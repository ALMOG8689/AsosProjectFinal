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0CE0" w:rsidRPr="0047415C" w:rsidRDefault="00720CE0" w:rsidP="00720CE0">
      <w:pPr>
        <w:autoSpaceDE w:val="0"/>
        <w:autoSpaceDN w:val="0"/>
        <w:adjustRightInd w:val="0"/>
        <w:spacing w:before="40" w:after="0" w:line="330" w:lineRule="exact"/>
        <w:jc w:val="center"/>
        <w:rPr>
          <w:rFonts w:ascii="Arial" w:eastAsia="Calibri" w:hAnsi="Arial" w:cs="Guttman Drogolin"/>
          <w:bCs/>
          <w:color w:val="000000"/>
          <w:sz w:val="32"/>
          <w:szCs w:val="32"/>
          <w:highlight w:val="green"/>
          <w:rtl/>
        </w:rPr>
      </w:pPr>
      <w:r w:rsidRPr="0047415C">
        <w:rPr>
          <w:rFonts w:ascii="Arial" w:eastAsia="Calibri" w:hAnsi="Arial" w:cs="Guttman Drogolin" w:hint="cs"/>
          <w:bCs/>
          <w:color w:val="000000"/>
          <w:sz w:val="32"/>
          <w:szCs w:val="32"/>
          <w:highlight w:val="green"/>
          <w:rtl/>
        </w:rPr>
        <w:t>הנהגת אדם בבוקר</w:t>
      </w:r>
    </w:p>
    <w:p w:rsidR="006650A6" w:rsidRPr="0047415C" w:rsidRDefault="006650A6" w:rsidP="00057238">
      <w:pPr>
        <w:autoSpaceDE w:val="0"/>
        <w:autoSpaceDN w:val="0"/>
        <w:adjustRightInd w:val="0"/>
        <w:spacing w:before="120" w:after="0" w:line="330" w:lineRule="exact"/>
        <w:jc w:val="center"/>
        <w:rPr>
          <w:rFonts w:ascii="Arial" w:eastAsia="Times New Roman" w:hAnsi="Arial" w:cs="Guttman Drogolin"/>
          <w:b/>
          <w:bCs/>
          <w:color w:val="000000"/>
          <w:sz w:val="28"/>
          <w:szCs w:val="28"/>
          <w:highlight w:val="green"/>
          <w:rtl/>
        </w:rPr>
      </w:pPr>
      <w:r w:rsidRPr="0047415C">
        <w:rPr>
          <w:rFonts w:ascii="Arial" w:eastAsia="Times New Roman" w:hAnsi="Arial" w:cs="Guttman Drogolin"/>
          <w:b/>
          <w:bCs/>
          <w:color w:val="000000"/>
          <w:sz w:val="28"/>
          <w:szCs w:val="28"/>
          <w:highlight w:val="green"/>
          <w:rtl/>
        </w:rPr>
        <w:t>סימן א'</w:t>
      </w:r>
    </w:p>
    <w:p w:rsidR="00720CE0" w:rsidRPr="0047415C" w:rsidRDefault="00720CE0" w:rsidP="006650A6">
      <w:pPr>
        <w:autoSpaceDE w:val="0"/>
        <w:autoSpaceDN w:val="0"/>
        <w:adjustRightInd w:val="0"/>
        <w:spacing w:before="40" w:after="0" w:line="330" w:lineRule="exact"/>
        <w:jc w:val="center"/>
        <w:rPr>
          <w:rFonts w:ascii="Arial" w:eastAsia="Times New Roman" w:hAnsi="Arial" w:cs="Guttman Drogolin"/>
          <w:b/>
          <w:bCs/>
          <w:color w:val="000000"/>
          <w:sz w:val="26"/>
          <w:szCs w:val="26"/>
          <w:highlight w:val="green"/>
          <w:rtl/>
        </w:rPr>
      </w:pPr>
      <w:r w:rsidRPr="0047415C">
        <w:rPr>
          <w:rFonts w:ascii="Arial" w:eastAsia="Times New Roman" w:hAnsi="Arial" w:cs="Guttman Drogolin" w:hint="cs"/>
          <w:b/>
          <w:bCs/>
          <w:color w:val="000000"/>
          <w:sz w:val="26"/>
          <w:szCs w:val="26"/>
          <w:highlight w:val="green"/>
          <w:rtl/>
        </w:rPr>
        <w:t>השכמת הבוקר</w:t>
      </w:r>
    </w:p>
    <w:p w:rsidR="008B2EF1" w:rsidRPr="0047415C" w:rsidRDefault="008B2EF1" w:rsidP="008B2EF1">
      <w:pPr>
        <w:autoSpaceDE w:val="0"/>
        <w:autoSpaceDN w:val="0"/>
        <w:adjustRightInd w:val="0"/>
        <w:spacing w:before="120" w:after="0" w:line="330" w:lineRule="exact"/>
        <w:rPr>
          <w:rFonts w:asciiTheme="minorBidi" w:eastAsia="Times New Roman" w:hAnsiTheme="minorBidi" w:cs="Guttman Drogolin"/>
          <w:b/>
          <w:bCs/>
          <w:color w:val="000000"/>
          <w:sz w:val="24"/>
          <w:szCs w:val="24"/>
          <w:highlight w:val="green"/>
          <w:rtl/>
        </w:rPr>
      </w:pPr>
      <w:bookmarkStart w:id="0" w:name="_Hlk233538183"/>
      <w:r w:rsidRPr="0047415C">
        <w:rPr>
          <w:rFonts w:asciiTheme="minorBidi" w:eastAsia="Times New Roman" w:hAnsiTheme="minorBidi" w:cs="Guttman Drogolin"/>
          <w:b/>
          <w:bCs/>
          <w:color w:val="000000"/>
          <w:sz w:val="24"/>
          <w:szCs w:val="24"/>
          <w:highlight w:val="green"/>
          <w:rtl/>
        </w:rPr>
        <w:t xml:space="preserve">א. שאלה. </w:t>
      </w:r>
      <w:del w:id="1001" w:author="מגיה" w:date="2026-10-15T09:00:00Z">
        <w:r w:rsidRPr="0047415C">
          <w:rPr>
            <w:rFonts w:asciiTheme="minorBidi" w:eastAsia="Times New Roman" w:hAnsiTheme="minorBidi" w:cs="Guttman Drogolin"/>
            <w:b/>
            <w:bCs/>
            <w:color w:val="000000"/>
            <w:sz w:val="24"/>
            <w:szCs w:val="24"/>
            <w:highlight w:val="green"/>
            <w:rtl/>
          </w:rPr>
          <w:delText xml:space="preserve">מה הן</w:delText>
        </w:r>
      </w:del>
      <w:ins w:id="1002" w:author="מגיה" w:date="2026-10-15T09:00:00Z">
        <w:r>
          <w:rPr>
            <w:rFonts w:asciiTheme="minorBidi" w:eastAsia="Times New Roman" w:hAnsiTheme="minorBidi" w:cs="Guttman Drogolin"/>
            <w:b/>
            <w:bCs/>
            <w:color w:val="000000"/>
            <w:sz w:val="24"/>
            <w:szCs w:val="24"/>
            <w:highlight w:val="green"/>
            <w:rtl/>
          </w:rPr>
          <w:t xml:space="preserve">מהן</w:t>
        </w:r>
      </w:ins>
      <w:r w:rsidRPr="0047415C">
        <w:rPr>
          <w:rFonts w:asciiTheme="minorBidi" w:eastAsia="Times New Roman" w:hAnsiTheme="minorBidi" w:cs="Guttman Drogolin"/>
          <w:b/>
          <w:bCs/>
          <w:color w:val="000000"/>
          <w:sz w:val="24"/>
          <w:szCs w:val="24"/>
          <w:highlight w:val="green"/>
          <w:rtl/>
        </w:rPr>
        <w:t xml:space="preserve"> הדרכים לקיים </w:t>
      </w:r>
      <w:proofErr w:type="spellStart"/>
      <w:r w:rsidRPr="0047415C">
        <w:rPr>
          <w:rFonts w:asciiTheme="minorBidi" w:eastAsia="Times New Roman" w:hAnsiTheme="minorBidi" w:cs="Guttman Drogolin"/>
          <w:b/>
          <w:bCs/>
          <w:color w:val="000000"/>
          <w:sz w:val="24"/>
          <w:szCs w:val="24"/>
          <w:highlight w:val="green"/>
          <w:rtl/>
        </w:rPr>
        <w:t>שויתי</w:t>
      </w:r>
      <w:proofErr w:type="spellEnd"/>
      <w:r w:rsidRPr="0047415C">
        <w:rPr>
          <w:rFonts w:asciiTheme="minorBidi" w:eastAsia="Times New Roman" w:hAnsiTheme="minorBidi" w:cs="Guttman Drogolin"/>
          <w:b/>
          <w:bCs/>
          <w:color w:val="000000"/>
          <w:sz w:val="24"/>
          <w:szCs w:val="24"/>
          <w:highlight w:val="green"/>
          <w:rtl/>
        </w:rPr>
        <w:t xml:space="preserve"> ה' לנגדי תמיד?</w:t>
      </w:r>
    </w:p>
    <w:p w:rsidR="008B2EF1" w:rsidRPr="004C2250" w:rsidRDefault="008B2EF1" w:rsidP="00D63C63">
      <w:pPr>
        <w:autoSpaceDE w:val="0"/>
        <w:autoSpaceDN w:val="0"/>
        <w:adjustRightInd w:val="0"/>
        <w:spacing w:before="40" w:after="0" w:line="330" w:lineRule="exact"/>
        <w:jc w:val="both"/>
        <w:rPr>
          <w:rFonts w:asciiTheme="minorBidi" w:eastAsia="Times New Roman" w:hAnsiTheme="minorBidi" w:cs="Guttman Drogolin"/>
          <w:color w:val="000000"/>
          <w:sz w:val="21"/>
          <w:szCs w:val="21"/>
          <w:highlight w:val="green"/>
          <w:rtl/>
        </w:rPr>
      </w:pPr>
      <w:r w:rsidRPr="0047415C">
        <w:rPr>
          <w:rFonts w:asciiTheme="minorBidi" w:eastAsia="Times New Roman" w:hAnsiTheme="minorBidi" w:cs="Guttman Drogolin"/>
          <w:b/>
          <w:bCs/>
          <w:color w:val="000000"/>
          <w:sz w:val="24"/>
          <w:szCs w:val="24"/>
          <w:highlight w:val="green"/>
          <w:rtl/>
        </w:rPr>
        <w:t xml:space="preserve">תשובה. </w:t>
      </w:r>
      <w:proofErr w:type="spellStart"/>
      <w:r w:rsidR="00D63C63" w:rsidRPr="00D63C63">
        <w:rPr>
          <w:rFonts w:asciiTheme="minorBidi" w:eastAsia="Times New Roman" w:hAnsiTheme="minorBidi" w:cs="Guttman Drogolin"/>
          <w:color w:val="000000"/>
          <w:sz w:val="21"/>
          <w:szCs w:val="21"/>
          <w:highlight w:val="green"/>
          <w:rtl/>
        </w:rPr>
        <w:t>ברמ"א</w:t>
      </w:r>
      <w:proofErr w:type="spellEnd"/>
      <w:r w:rsidR="00D63C63" w:rsidRPr="00D63C63">
        <w:rPr>
          <w:rFonts w:asciiTheme="minorBidi" w:eastAsia="Times New Roman" w:hAnsiTheme="minorBidi" w:cs="Guttman Drogolin"/>
          <w:color w:val="000000"/>
          <w:sz w:val="21"/>
          <w:szCs w:val="21"/>
          <w:highlight w:val="green"/>
          <w:rtl/>
        </w:rPr>
        <w:t xml:space="preserve"> (ס"א) כתב </w:t>
      </w:r>
      <w:proofErr w:type="spellStart"/>
      <w:r w:rsidR="00D63C63" w:rsidRPr="00D63C63">
        <w:rPr>
          <w:rFonts w:asciiTheme="minorBidi" w:eastAsia="Times New Roman" w:hAnsiTheme="minorBidi" w:cs="Guttman Drogolin"/>
          <w:color w:val="000000"/>
          <w:sz w:val="21"/>
          <w:szCs w:val="21"/>
          <w:highlight w:val="green"/>
          <w:rtl/>
        </w:rPr>
        <w:t>שויתי</w:t>
      </w:r>
      <w:proofErr w:type="spellEnd"/>
      <w:r w:rsidR="00D63C63" w:rsidRPr="00D63C63">
        <w:rPr>
          <w:rFonts w:asciiTheme="minorBidi" w:eastAsia="Times New Roman" w:hAnsiTheme="minorBidi" w:cs="Guttman Drogolin"/>
          <w:color w:val="000000"/>
          <w:sz w:val="21"/>
          <w:szCs w:val="21"/>
          <w:highlight w:val="green"/>
          <w:rtl/>
        </w:rPr>
        <w:t xml:space="preserve"> ה' לנגדי תמיד הוא כלל גדול בתורה ובמעלות הצדיקים אשר הולכים לפני </w:t>
      </w:r>
      <w:proofErr w:type="spellStart"/>
      <w:r w:rsidR="00D63C63" w:rsidRPr="00D63C63">
        <w:rPr>
          <w:rFonts w:asciiTheme="minorBidi" w:eastAsia="Times New Roman" w:hAnsiTheme="minorBidi" w:cs="Guttman Drogolin"/>
          <w:color w:val="000000"/>
          <w:sz w:val="21"/>
          <w:szCs w:val="21"/>
          <w:highlight w:val="green"/>
          <w:rtl/>
        </w:rPr>
        <w:t>האלהים</w:t>
      </w:r>
      <w:bookmarkStart w:id="1" w:name="_GoBack"/>
      <w:bookmarkEnd w:id="1"/>
      <w:proofErr w:type="spellEnd"/>
      <w:r w:rsidRPr="0047415C">
        <w:rPr>
          <w:rStyle w:val="a7"/>
          <w:rFonts w:asciiTheme="minorBidi" w:eastAsia="Times New Roman" w:hAnsiTheme="minorBidi" w:cs="Guttman Drogolin"/>
          <w:color w:val="000000"/>
          <w:sz w:val="21"/>
          <w:szCs w:val="21"/>
          <w:highlight w:val="green"/>
          <w:rtl/>
        </w:rPr>
        <w:footnoteReference w:id="1"/>
      </w:r>
      <w:r w:rsidRPr="0047415C">
        <w:rPr>
          <w:rFonts w:asciiTheme="minorBidi" w:eastAsia="Times New Roman" w:hAnsiTheme="minorBidi" w:cs="Guttman Drogolin"/>
          <w:color w:val="000000"/>
          <w:sz w:val="21"/>
          <w:szCs w:val="21"/>
          <w:highlight w:val="green"/>
          <w:rtl/>
        </w:rPr>
        <w:t>.</w:t>
      </w:r>
      <w:r w:rsidRPr="0047415C">
        <w:rPr>
          <w:rFonts w:asciiTheme="minorBidi" w:eastAsia="Times New Roman" w:hAnsiTheme="minorBidi" w:cs="Guttman Drogolin" w:hint="cs"/>
          <w:color w:val="000000"/>
          <w:sz w:val="21"/>
          <w:szCs w:val="21"/>
          <w:highlight w:val="green"/>
          <w:rtl/>
        </w:rPr>
        <w:t xml:space="preserve"> </w:t>
      </w:r>
      <w:r w:rsidRPr="0047415C">
        <w:rPr>
          <w:rFonts w:asciiTheme="minorBidi" w:eastAsia="Times New Roman" w:hAnsiTheme="minorBidi" w:cs="Guttman Drogolin"/>
          <w:color w:val="000000"/>
          <w:sz w:val="21"/>
          <w:szCs w:val="21"/>
          <w:highlight w:val="green"/>
          <w:rtl/>
        </w:rPr>
        <w:t>וכתב במ"ב (</w:t>
      </w:r>
      <w:proofErr w:type="spellStart"/>
      <w:r w:rsidRPr="0047415C">
        <w:rPr>
          <w:rFonts w:asciiTheme="minorBidi" w:eastAsia="Times New Roman" w:hAnsiTheme="minorBidi" w:cs="Guttman Drogolin"/>
          <w:color w:val="000000"/>
          <w:sz w:val="21"/>
          <w:szCs w:val="21"/>
          <w:highlight w:val="green"/>
          <w:rtl/>
        </w:rPr>
        <w:t>סק"ד</w:t>
      </w:r>
      <w:proofErr w:type="spellEnd"/>
      <w:r w:rsidRPr="0047415C">
        <w:rPr>
          <w:rFonts w:asciiTheme="minorBidi" w:eastAsia="Times New Roman" w:hAnsiTheme="minorBidi" w:cs="Guttman Drogolin"/>
          <w:color w:val="000000"/>
          <w:sz w:val="21"/>
          <w:szCs w:val="21"/>
          <w:highlight w:val="green"/>
          <w:rtl/>
        </w:rPr>
        <w:t>), שיצייר בנפשו תמיד איך שהוא עומד לפני השי"ת, כי הקדוש ברוך הוא מלא כל הארץ כבודו</w:t>
      </w:r>
      <w:r w:rsidR="007A27E1" w:rsidRPr="0047415C">
        <w:rPr>
          <w:rStyle w:val="a7"/>
          <w:rFonts w:asciiTheme="minorBidi" w:eastAsia="Times New Roman" w:hAnsiTheme="minorBidi" w:cs="Guttman Drogolin"/>
          <w:color w:val="000000"/>
          <w:sz w:val="21"/>
          <w:szCs w:val="21"/>
          <w:highlight w:val="green"/>
          <w:rtl/>
        </w:rPr>
        <w:footnoteReference w:id="2"/>
      </w:r>
      <w:r w:rsidRPr="0047415C">
        <w:rPr>
          <w:rFonts w:asciiTheme="minorBidi" w:eastAsia="Times New Roman" w:hAnsiTheme="minorBidi" w:cs="Guttman Drogolin"/>
          <w:color w:val="000000"/>
          <w:sz w:val="21"/>
          <w:szCs w:val="21"/>
          <w:highlight w:val="green"/>
          <w:rtl/>
        </w:rPr>
        <w:t>.</w:t>
      </w:r>
      <w:r w:rsidRPr="0047415C">
        <w:rPr>
          <w:rFonts w:asciiTheme="minorBidi" w:eastAsia="Times New Roman" w:hAnsiTheme="minorBidi" w:cs="Guttman Drogolin" w:hint="cs"/>
          <w:color w:val="000000"/>
          <w:sz w:val="21"/>
          <w:szCs w:val="21"/>
          <w:highlight w:val="green"/>
          <w:rtl/>
        </w:rPr>
        <w:t xml:space="preserve"> </w:t>
      </w:r>
      <w:r w:rsidRPr="0047415C">
        <w:rPr>
          <w:rFonts w:asciiTheme="minorBidi" w:eastAsia="Times New Roman" w:hAnsiTheme="minorBidi" w:cs="Guttman Drogolin"/>
          <w:color w:val="000000"/>
          <w:sz w:val="21"/>
          <w:szCs w:val="21"/>
          <w:highlight w:val="green"/>
          <w:rtl/>
        </w:rPr>
        <w:t xml:space="preserve">ויש להוסיף, דגם ע"י עסק התורה באופן תמידי, בכל עת פנויה, בלי להסיח הדעת ממנה, ככתוב: והגית בו יומם ולילה, מקיים מצוה זו של </w:t>
      </w:r>
      <w:proofErr w:type="spellStart"/>
      <w:r w:rsidRPr="0047415C">
        <w:rPr>
          <w:rFonts w:asciiTheme="minorBidi" w:eastAsia="Times New Roman" w:hAnsiTheme="minorBidi" w:cs="Guttman Drogolin"/>
          <w:color w:val="000000"/>
          <w:sz w:val="21"/>
          <w:szCs w:val="21"/>
          <w:highlight w:val="green"/>
          <w:rtl/>
        </w:rPr>
        <w:t>שויתי</w:t>
      </w:r>
      <w:proofErr w:type="spellEnd"/>
      <w:r w:rsidRPr="0047415C">
        <w:rPr>
          <w:rFonts w:asciiTheme="minorBidi" w:eastAsia="Times New Roman" w:hAnsiTheme="minorBidi" w:cs="Guttman Drogolin"/>
          <w:color w:val="000000"/>
          <w:sz w:val="21"/>
          <w:szCs w:val="21"/>
          <w:highlight w:val="green"/>
          <w:rtl/>
        </w:rPr>
        <w:t>; כי שמותיו של הקב"ה גנוזים בתורה, ונמצא שאינו מסיח דעתו ממנו, וה' לפניו תמיד.</w:t>
      </w:r>
      <w:r w:rsidRPr="0047415C">
        <w:rPr>
          <w:rFonts w:asciiTheme="minorBidi" w:eastAsia="Times New Roman" w:hAnsiTheme="minorBidi" w:cs="Guttman Drogolin" w:hint="cs"/>
          <w:color w:val="000000"/>
          <w:sz w:val="21"/>
          <w:szCs w:val="21"/>
          <w:highlight w:val="green"/>
          <w:rtl/>
        </w:rPr>
        <w:t xml:space="preserve"> </w:t>
      </w:r>
      <w:proofErr w:type="spellStart"/>
      <w:r w:rsidRPr="0047415C">
        <w:rPr>
          <w:rFonts w:asciiTheme="minorBidi" w:eastAsia="Times New Roman" w:hAnsiTheme="minorBidi" w:cs="Guttman Drogolin"/>
          <w:color w:val="000000"/>
          <w:sz w:val="21"/>
          <w:szCs w:val="21"/>
          <w:highlight w:val="green"/>
          <w:rtl/>
        </w:rPr>
        <w:t>ובביה"ל</w:t>
      </w:r>
      <w:proofErr w:type="spellEnd"/>
      <w:r w:rsidRPr="0047415C">
        <w:rPr>
          <w:rFonts w:asciiTheme="minorBidi" w:eastAsia="Times New Roman" w:hAnsiTheme="minorBidi" w:cs="Guttman Drogolin"/>
          <w:color w:val="000000"/>
          <w:sz w:val="21"/>
          <w:szCs w:val="21"/>
          <w:highlight w:val="green"/>
          <w:rtl/>
        </w:rPr>
        <w:t xml:space="preserve"> (ד"ה הוא כלל) כתב: הרוצה לקיים </w:t>
      </w:r>
      <w:proofErr w:type="spellStart"/>
      <w:r w:rsidRPr="0047415C">
        <w:rPr>
          <w:rFonts w:asciiTheme="minorBidi" w:eastAsia="Times New Roman" w:hAnsiTheme="minorBidi" w:cs="Guttman Drogolin"/>
          <w:color w:val="000000"/>
          <w:sz w:val="21"/>
          <w:szCs w:val="21"/>
          <w:highlight w:val="green"/>
          <w:rtl/>
        </w:rPr>
        <w:t>שויתי</w:t>
      </w:r>
      <w:proofErr w:type="spellEnd"/>
      <w:r w:rsidRPr="0047415C">
        <w:rPr>
          <w:rFonts w:asciiTheme="minorBidi" w:eastAsia="Times New Roman" w:hAnsiTheme="minorBidi" w:cs="Guttman Drogolin"/>
          <w:color w:val="000000"/>
          <w:sz w:val="21"/>
          <w:szCs w:val="21"/>
          <w:highlight w:val="green"/>
          <w:rtl/>
        </w:rPr>
        <w:t xml:space="preserve"> כראוי, יזדרז לקיים שש מצוות תמידיות, וכל זמן וכל רגע שיחשוב בהן, קיים מצות עשה.</w:t>
      </w:r>
      <w:r w:rsidRPr="0047415C">
        <w:rPr>
          <w:rFonts w:asciiTheme="minorBidi" w:eastAsia="Times New Roman" w:hAnsiTheme="minorBidi" w:cs="Guttman Drogolin" w:hint="cs"/>
          <w:color w:val="000000"/>
          <w:sz w:val="21"/>
          <w:szCs w:val="21"/>
          <w:highlight w:val="green"/>
          <w:rtl/>
        </w:rPr>
        <w:t xml:space="preserve"> </w:t>
      </w:r>
      <w:r w:rsidRPr="0047415C">
        <w:rPr>
          <w:rFonts w:asciiTheme="minorBidi" w:eastAsia="Times New Roman" w:hAnsiTheme="minorBidi" w:cs="Guttman Drogolin"/>
          <w:color w:val="000000"/>
          <w:sz w:val="21"/>
          <w:szCs w:val="21"/>
          <w:highlight w:val="green"/>
          <w:rtl/>
        </w:rPr>
        <w:t>ואלו הן</w:t>
      </w:r>
      <w:r w:rsidR="007A27E1" w:rsidRPr="0047415C">
        <w:rPr>
          <w:rStyle w:val="a7"/>
          <w:rFonts w:asciiTheme="minorBidi" w:eastAsia="Times New Roman" w:hAnsiTheme="minorBidi" w:cs="Guttman Drogolin"/>
          <w:color w:val="000000"/>
          <w:sz w:val="21"/>
          <w:szCs w:val="21"/>
          <w:highlight w:val="green"/>
          <w:rtl/>
        </w:rPr>
        <w:footnoteReference w:id="3"/>
      </w:r>
      <w:r w:rsidRPr="0047415C">
        <w:rPr>
          <w:rFonts w:asciiTheme="minorBidi" w:eastAsia="Times New Roman" w:hAnsiTheme="minorBidi" w:cs="Guttman Drogolin"/>
          <w:color w:val="000000"/>
          <w:sz w:val="21"/>
          <w:szCs w:val="21"/>
          <w:highlight w:val="green"/>
          <w:rtl/>
        </w:rPr>
        <w:t>:</w:t>
      </w:r>
      <w:r w:rsidRPr="0047415C">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lastRenderedPageBreak/>
        <w:t xml:space="preserve">א) להאמין שיש אלוה אחד בעולם, שהמציא כל הנמצאות, </w:t>
      </w:r>
      <w:proofErr w:type="spellStart"/>
      <w:r w:rsidRPr="004C2250">
        <w:rPr>
          <w:rFonts w:asciiTheme="minorBidi" w:eastAsia="Times New Roman" w:hAnsiTheme="minorBidi" w:cs="Guttman Drogolin"/>
          <w:color w:val="000000"/>
          <w:sz w:val="21"/>
          <w:szCs w:val="21"/>
          <w:highlight w:val="green"/>
          <w:rtl/>
        </w:rPr>
        <w:t>דכתיב</w:t>
      </w:r>
      <w:proofErr w:type="spellEnd"/>
      <w:r w:rsidRPr="004C2250">
        <w:rPr>
          <w:rFonts w:asciiTheme="minorBidi" w:eastAsia="Times New Roman" w:hAnsiTheme="minorBidi" w:cs="Guttman Drogolin"/>
          <w:color w:val="000000"/>
          <w:sz w:val="21"/>
          <w:szCs w:val="21"/>
          <w:highlight w:val="green"/>
          <w:rtl/>
        </w:rPr>
        <w:t xml:space="preserve">: אנכי ה' </w:t>
      </w:r>
      <w:proofErr w:type="spellStart"/>
      <w:r w:rsidRPr="004C2250">
        <w:rPr>
          <w:rFonts w:asciiTheme="minorBidi" w:eastAsia="Times New Roman" w:hAnsiTheme="minorBidi" w:cs="Guttman Drogolin"/>
          <w:color w:val="000000"/>
          <w:sz w:val="21"/>
          <w:szCs w:val="21"/>
          <w:highlight w:val="green"/>
          <w:rtl/>
        </w:rPr>
        <w:t>אלהיך</w:t>
      </w:r>
      <w:proofErr w:type="spellEnd"/>
      <w:r w:rsidRPr="004C2250">
        <w:rPr>
          <w:rFonts w:asciiTheme="minorBidi" w:eastAsia="Times New Roman" w:hAnsiTheme="minorBidi" w:cs="Guttman Drogolin"/>
          <w:color w:val="000000"/>
          <w:sz w:val="21"/>
          <w:szCs w:val="21"/>
          <w:highlight w:val="green"/>
          <w:rtl/>
        </w:rPr>
        <w:t xml:space="preserve"> אשר הוצאתיך וגו'. ופירושו: תדעו ותאמינו שיש לעולם אלוה המשגיח, שהרי הוצאתיך מארץ מצרים.</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ב) שלא נאמין בשום </w:t>
      </w:r>
      <w:proofErr w:type="spellStart"/>
      <w:r w:rsidRPr="004C2250">
        <w:rPr>
          <w:rFonts w:asciiTheme="minorBidi" w:eastAsia="Times New Roman" w:hAnsiTheme="minorBidi" w:cs="Guttman Drogolin"/>
          <w:color w:val="000000"/>
          <w:sz w:val="21"/>
          <w:szCs w:val="21"/>
          <w:highlight w:val="green"/>
          <w:rtl/>
        </w:rPr>
        <w:t>אלהים</w:t>
      </w:r>
      <w:proofErr w:type="spellEnd"/>
      <w:r w:rsidRPr="004C2250">
        <w:rPr>
          <w:rFonts w:asciiTheme="minorBidi" w:eastAsia="Times New Roman" w:hAnsiTheme="minorBidi" w:cs="Guttman Drogolin"/>
          <w:color w:val="000000"/>
          <w:sz w:val="21"/>
          <w:szCs w:val="21"/>
          <w:highlight w:val="green"/>
          <w:rtl/>
        </w:rPr>
        <w:t xml:space="preserve"> זולתו, ואפילו לא לדמות בדעתו שמסר הנהגת העולם למלאך או לכוכב; אלא יאמין שהקב"ה בעצמו משגיח בכל העולמות, ואין לשום נברא </w:t>
      </w:r>
      <w:proofErr w:type="spellStart"/>
      <w:r w:rsidRPr="004C2250">
        <w:rPr>
          <w:rFonts w:asciiTheme="minorBidi" w:eastAsia="Times New Roman" w:hAnsiTheme="minorBidi" w:cs="Guttman Drogolin"/>
          <w:color w:val="000000"/>
          <w:sz w:val="21"/>
          <w:szCs w:val="21"/>
          <w:highlight w:val="green"/>
          <w:rtl/>
        </w:rPr>
        <w:t>כח</w:t>
      </w:r>
      <w:proofErr w:type="spellEnd"/>
      <w:r w:rsidRPr="004C2250">
        <w:rPr>
          <w:rFonts w:asciiTheme="minorBidi" w:eastAsia="Times New Roman" w:hAnsiTheme="minorBidi" w:cs="Guttman Drogolin"/>
          <w:color w:val="000000"/>
          <w:sz w:val="21"/>
          <w:szCs w:val="21"/>
          <w:highlight w:val="green"/>
          <w:rtl/>
        </w:rPr>
        <w:t xml:space="preserve"> לעשות דבר בלתי רצונו. וזה נלמד מן הפסוק: לא יהיה לך </w:t>
      </w:r>
      <w:proofErr w:type="spellStart"/>
      <w:r w:rsidRPr="004C2250">
        <w:rPr>
          <w:rFonts w:asciiTheme="minorBidi" w:eastAsia="Times New Roman" w:hAnsiTheme="minorBidi" w:cs="Guttman Drogolin"/>
          <w:color w:val="000000"/>
          <w:sz w:val="21"/>
          <w:szCs w:val="21"/>
          <w:highlight w:val="green"/>
          <w:rtl/>
        </w:rPr>
        <w:t>אלהים</w:t>
      </w:r>
      <w:proofErr w:type="spellEnd"/>
      <w:r w:rsidRPr="004C2250">
        <w:rPr>
          <w:rFonts w:asciiTheme="minorBidi" w:eastAsia="Times New Roman" w:hAnsiTheme="minorBidi" w:cs="Guttman Drogolin"/>
          <w:color w:val="000000"/>
          <w:sz w:val="21"/>
          <w:szCs w:val="21"/>
          <w:highlight w:val="green"/>
          <w:rtl/>
        </w:rPr>
        <w:t xml:space="preserve"> אחרים על פני.</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ג) לייחדו, דהיינו לדעת כי ה' שהמציא את </w:t>
      </w:r>
      <w:proofErr w:type="spellStart"/>
      <w:r w:rsidRPr="004C2250">
        <w:rPr>
          <w:rFonts w:asciiTheme="minorBidi" w:eastAsia="Times New Roman" w:hAnsiTheme="minorBidi" w:cs="Guttman Drogolin"/>
          <w:color w:val="000000"/>
          <w:sz w:val="21"/>
          <w:szCs w:val="21"/>
          <w:highlight w:val="green"/>
          <w:rtl/>
        </w:rPr>
        <w:t>הכל</w:t>
      </w:r>
      <w:proofErr w:type="spellEnd"/>
      <w:r w:rsidRPr="004C2250">
        <w:rPr>
          <w:rFonts w:asciiTheme="minorBidi" w:eastAsia="Times New Roman" w:hAnsiTheme="minorBidi" w:cs="Guttman Drogolin"/>
          <w:color w:val="000000"/>
          <w:sz w:val="21"/>
          <w:szCs w:val="21"/>
          <w:highlight w:val="green"/>
          <w:rtl/>
        </w:rPr>
        <w:t xml:space="preserve"> הוא אחד, בלי שום שיתוף, שנאמר: שמע ישראל ה' </w:t>
      </w:r>
      <w:proofErr w:type="spellStart"/>
      <w:r w:rsidRPr="004C2250">
        <w:rPr>
          <w:rFonts w:asciiTheme="minorBidi" w:eastAsia="Times New Roman" w:hAnsiTheme="minorBidi" w:cs="Guttman Drogolin"/>
          <w:color w:val="000000"/>
          <w:sz w:val="21"/>
          <w:szCs w:val="21"/>
          <w:highlight w:val="green"/>
          <w:rtl/>
        </w:rPr>
        <w:t>אלהינו</w:t>
      </w:r>
      <w:proofErr w:type="spellEnd"/>
      <w:r w:rsidRPr="004C2250">
        <w:rPr>
          <w:rFonts w:asciiTheme="minorBidi" w:eastAsia="Times New Roman" w:hAnsiTheme="minorBidi" w:cs="Guttman Drogolin"/>
          <w:color w:val="000000"/>
          <w:sz w:val="21"/>
          <w:szCs w:val="21"/>
          <w:highlight w:val="green"/>
          <w:rtl/>
        </w:rPr>
        <w:t xml:space="preserve"> ה' אחד.</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ד) לאהוב את המקום ב"ה. וזה ע"י שיעריך בלבו כי כל מה שיש בעולם, מעושר ובנים וכבוד, </w:t>
      </w:r>
      <w:proofErr w:type="spellStart"/>
      <w:r w:rsidRPr="004C2250">
        <w:rPr>
          <w:rFonts w:asciiTheme="minorBidi" w:eastAsia="Times New Roman" w:hAnsiTheme="minorBidi" w:cs="Guttman Drogolin"/>
          <w:color w:val="000000"/>
          <w:sz w:val="21"/>
          <w:szCs w:val="21"/>
          <w:highlight w:val="green"/>
          <w:rtl/>
        </w:rPr>
        <w:t>הכל</w:t>
      </w:r>
      <w:proofErr w:type="spellEnd"/>
      <w:r w:rsidRPr="004C2250">
        <w:rPr>
          <w:rFonts w:asciiTheme="minorBidi" w:eastAsia="Times New Roman" w:hAnsiTheme="minorBidi" w:cs="Guttman Drogolin"/>
          <w:color w:val="000000"/>
          <w:sz w:val="21"/>
          <w:szCs w:val="21"/>
          <w:highlight w:val="green"/>
          <w:rtl/>
        </w:rPr>
        <w:t xml:space="preserve"> הוא כאין נגד אהבתו </w:t>
      </w:r>
      <w:proofErr w:type="spellStart"/>
      <w:r w:rsidRPr="004C2250">
        <w:rPr>
          <w:rFonts w:asciiTheme="minorBidi" w:eastAsia="Times New Roman" w:hAnsiTheme="minorBidi" w:cs="Guttman Drogolin"/>
          <w:color w:val="000000"/>
          <w:sz w:val="21"/>
          <w:szCs w:val="21"/>
          <w:highlight w:val="green"/>
          <w:rtl/>
        </w:rPr>
        <w:t>ית</w:t>
      </w:r>
      <w:proofErr w:type="spellEnd"/>
      <w:r w:rsidRPr="004C2250">
        <w:rPr>
          <w:rFonts w:asciiTheme="minorBidi" w:eastAsia="Times New Roman" w:hAnsiTheme="minorBidi" w:cs="Guttman Drogolin"/>
          <w:color w:val="000000"/>
          <w:sz w:val="21"/>
          <w:szCs w:val="21"/>
          <w:highlight w:val="green"/>
          <w:rtl/>
        </w:rPr>
        <w:t xml:space="preserve">', שנאמר: ואהבת את ה' </w:t>
      </w:r>
      <w:proofErr w:type="spellStart"/>
      <w:r w:rsidRPr="004C2250">
        <w:rPr>
          <w:rFonts w:asciiTheme="minorBidi" w:eastAsia="Times New Roman" w:hAnsiTheme="minorBidi" w:cs="Guttman Drogolin"/>
          <w:color w:val="000000"/>
          <w:sz w:val="21"/>
          <w:szCs w:val="21"/>
          <w:highlight w:val="green"/>
          <w:rtl/>
        </w:rPr>
        <w:t>אלהיך</w:t>
      </w:r>
      <w:proofErr w:type="spellEnd"/>
      <w:r w:rsidRPr="004C2250">
        <w:rPr>
          <w:rFonts w:asciiTheme="minorBidi" w:eastAsia="Times New Roman" w:hAnsiTheme="minorBidi" w:cs="Guttman Drogolin"/>
          <w:color w:val="000000"/>
          <w:sz w:val="21"/>
          <w:szCs w:val="21"/>
          <w:highlight w:val="green"/>
          <w:rtl/>
        </w:rPr>
        <w:t>. והקובע את מחשבתו בעניינים הגשמיים ובהבלי העולם, שלא לשם שמים אלא להתענג ולהשיג כבוד, ביטל מצות עשה זו, ועונשו גדול</w:t>
      </w:r>
      <w:r w:rsidR="007A27E1" w:rsidRPr="004C2250">
        <w:rPr>
          <w:rStyle w:val="a7"/>
          <w:rFonts w:asciiTheme="minorBidi" w:eastAsia="Times New Roman" w:hAnsiTheme="minorBidi" w:cs="Guttman Drogolin"/>
          <w:color w:val="000000"/>
          <w:sz w:val="21"/>
          <w:szCs w:val="21"/>
          <w:highlight w:val="green"/>
          <w:rtl/>
        </w:rPr>
        <w:footnoteReference w:id="4"/>
      </w:r>
      <w:r w:rsidRPr="004C2250">
        <w:rPr>
          <w:rFonts w:asciiTheme="minorBidi" w:eastAsia="Times New Roman" w:hAnsiTheme="minorBidi" w:cs="Guttman Drogolin"/>
          <w:color w:val="000000"/>
          <w:sz w:val="21"/>
          <w:szCs w:val="21"/>
          <w:highlight w:val="green"/>
          <w:rtl/>
        </w:rPr>
        <w:t xml:space="preserve">. ה) להיות יראת השי"ת על פניו תמיד, לבלתי יחטא. ועל זה נאמר: את ה' </w:t>
      </w:r>
      <w:proofErr w:type="spellStart"/>
      <w:r w:rsidRPr="004C2250">
        <w:rPr>
          <w:rFonts w:asciiTheme="minorBidi" w:eastAsia="Times New Roman" w:hAnsiTheme="minorBidi" w:cs="Guttman Drogolin"/>
          <w:color w:val="000000"/>
          <w:sz w:val="21"/>
          <w:szCs w:val="21"/>
          <w:highlight w:val="green"/>
          <w:rtl/>
        </w:rPr>
        <w:t>אלהיך</w:t>
      </w:r>
      <w:proofErr w:type="spellEnd"/>
      <w:r w:rsidRPr="004C2250">
        <w:rPr>
          <w:rFonts w:asciiTheme="minorBidi" w:eastAsia="Times New Roman" w:hAnsiTheme="minorBidi" w:cs="Guttman Drogolin"/>
          <w:color w:val="000000"/>
          <w:sz w:val="21"/>
          <w:szCs w:val="21"/>
          <w:highlight w:val="green"/>
          <w:rtl/>
        </w:rPr>
        <w:t xml:space="preserve"> תירא. ומי שבא דבר עבירה לידו, חייב להעיר רוחו ולתת אל לבו, באותו הפרק, שהקב"ה משגיח בכל מעשי בני אדם, אף אם יהיו במחשך מעשיהם, וישיב להם נקם לפי רוע המעשה, </w:t>
      </w:r>
      <w:proofErr w:type="spellStart"/>
      <w:r w:rsidRPr="004C2250">
        <w:rPr>
          <w:rFonts w:asciiTheme="minorBidi" w:eastAsia="Times New Roman" w:hAnsiTheme="minorBidi" w:cs="Guttman Drogolin"/>
          <w:color w:val="000000"/>
          <w:sz w:val="21"/>
          <w:szCs w:val="21"/>
          <w:highlight w:val="green"/>
          <w:rtl/>
        </w:rPr>
        <w:t>וכדכתיב</w:t>
      </w:r>
      <w:proofErr w:type="spellEnd"/>
      <w:r w:rsidRPr="004C2250">
        <w:rPr>
          <w:rFonts w:asciiTheme="minorBidi" w:eastAsia="Times New Roman" w:hAnsiTheme="minorBidi" w:cs="Guttman Drogolin"/>
          <w:color w:val="000000"/>
          <w:sz w:val="21"/>
          <w:szCs w:val="21"/>
          <w:highlight w:val="green"/>
          <w:rtl/>
        </w:rPr>
        <w:t xml:space="preserve">: אם </w:t>
      </w:r>
      <w:proofErr w:type="spellStart"/>
      <w:r w:rsidRPr="004C2250">
        <w:rPr>
          <w:rFonts w:asciiTheme="minorBidi" w:eastAsia="Times New Roman" w:hAnsiTheme="minorBidi" w:cs="Guttman Drogolin"/>
          <w:color w:val="000000"/>
          <w:sz w:val="21"/>
          <w:szCs w:val="21"/>
          <w:highlight w:val="green"/>
          <w:rtl/>
        </w:rPr>
        <w:t>יסתר</w:t>
      </w:r>
      <w:proofErr w:type="spellEnd"/>
      <w:r w:rsidRPr="004C2250">
        <w:rPr>
          <w:rFonts w:asciiTheme="minorBidi" w:eastAsia="Times New Roman" w:hAnsiTheme="minorBidi" w:cs="Guttman Drogolin"/>
          <w:color w:val="000000"/>
          <w:sz w:val="21"/>
          <w:szCs w:val="21"/>
          <w:highlight w:val="green"/>
          <w:rtl/>
        </w:rPr>
        <w:t xml:space="preserve"> איש במסתרים ואני לא </w:t>
      </w:r>
      <w:proofErr w:type="spellStart"/>
      <w:r w:rsidRPr="004C2250">
        <w:rPr>
          <w:rFonts w:asciiTheme="minorBidi" w:eastAsia="Times New Roman" w:hAnsiTheme="minorBidi" w:cs="Guttman Drogolin"/>
          <w:color w:val="000000"/>
          <w:sz w:val="21"/>
          <w:szCs w:val="21"/>
          <w:highlight w:val="green"/>
          <w:rtl/>
        </w:rPr>
        <w:t>אראנו</w:t>
      </w:r>
      <w:proofErr w:type="spellEnd"/>
      <w:r w:rsidRPr="004C2250">
        <w:rPr>
          <w:rFonts w:asciiTheme="minorBidi" w:eastAsia="Times New Roman" w:hAnsiTheme="minorBidi" w:cs="Guttman Drogolin"/>
          <w:color w:val="000000"/>
          <w:sz w:val="21"/>
          <w:szCs w:val="21"/>
          <w:highlight w:val="green"/>
          <w:rtl/>
        </w:rPr>
        <w:t xml:space="preserve"> נאום ה' וגו'.</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ו) שלא נתור אחר מחשבת הלב וראיית </w:t>
      </w:r>
      <w:proofErr w:type="spellStart"/>
      <w:r w:rsidRPr="004C2250">
        <w:rPr>
          <w:rFonts w:asciiTheme="minorBidi" w:eastAsia="Times New Roman" w:hAnsiTheme="minorBidi" w:cs="Guttman Drogolin"/>
          <w:color w:val="000000"/>
          <w:sz w:val="21"/>
          <w:szCs w:val="21"/>
          <w:highlight w:val="green"/>
          <w:rtl/>
        </w:rPr>
        <w:t>העינים</w:t>
      </w:r>
      <w:proofErr w:type="spellEnd"/>
      <w:r w:rsidRPr="004C2250">
        <w:rPr>
          <w:rFonts w:asciiTheme="minorBidi" w:eastAsia="Times New Roman" w:hAnsiTheme="minorBidi" w:cs="Guttman Drogolin"/>
          <w:color w:val="000000"/>
          <w:sz w:val="21"/>
          <w:szCs w:val="21"/>
          <w:highlight w:val="green"/>
          <w:rtl/>
        </w:rPr>
        <w:t>, שנאמר: ולא תתורו אחרי לבבכם וגו'. ואמרו חכמים: אחרי לבבכם זו אפיקורסות, ואחרי עיניכם זו זנות. ובכלל אפיקורסות הן כל המחשבות הזרות שהן היפך דעת התורה. ובכלל זנות הוא מי שרודף אחר תאוות העולם, מבלי שיכוון בהן כלל לכוונה טובה; כלומר, שלא יעשה אותן כדי שיעמוד בריא ויוכל להשתדל בעבודת בוראו, אלא כוונתו תמיד להרבות תענוגים גדולים לנפשו.</w:t>
      </w:r>
    </w:p>
    <w:p w:rsidR="002D3FC4" w:rsidRPr="004C2250" w:rsidRDefault="002D3FC4" w:rsidP="002D3FC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highlight w:val="green"/>
        </w:rPr>
      </w:pPr>
      <w:r w:rsidRPr="004C2250">
        <w:rPr>
          <w:rFonts w:asciiTheme="minorBidi" w:eastAsia="Times New Roman" w:hAnsiTheme="minorBidi" w:cs="Guttman Drogolin"/>
          <w:b/>
          <w:bCs/>
          <w:color w:val="000000"/>
          <w:sz w:val="24"/>
          <w:szCs w:val="24"/>
          <w:highlight w:val="green"/>
          <w:rtl/>
        </w:rPr>
        <w:t xml:space="preserve">ב. שאלה. האם מותר לחשוב על </w:t>
      </w:r>
      <w:proofErr w:type="spellStart"/>
      <w:r w:rsidRPr="004C2250">
        <w:rPr>
          <w:rFonts w:asciiTheme="minorBidi" w:eastAsia="Times New Roman" w:hAnsiTheme="minorBidi" w:cs="Guttman Drogolin"/>
          <w:b/>
          <w:bCs/>
          <w:color w:val="000000"/>
          <w:sz w:val="24"/>
          <w:szCs w:val="24"/>
          <w:highlight w:val="green"/>
          <w:rtl/>
        </w:rPr>
        <w:t>שויתי</w:t>
      </w:r>
      <w:proofErr w:type="spellEnd"/>
      <w:r w:rsidRPr="004C2250">
        <w:rPr>
          <w:rFonts w:asciiTheme="minorBidi" w:eastAsia="Times New Roman" w:hAnsiTheme="minorBidi" w:cs="Guttman Drogolin"/>
          <w:b/>
          <w:bCs/>
          <w:color w:val="000000"/>
          <w:sz w:val="24"/>
          <w:szCs w:val="24"/>
          <w:highlight w:val="green"/>
          <w:rtl/>
        </w:rPr>
        <w:t xml:space="preserve"> במקומות מטונפי</w:t>
      </w:r>
      <w:r w:rsidRPr="004C2250">
        <w:rPr>
          <w:rFonts w:asciiTheme="minorBidi" w:eastAsia="Times New Roman" w:hAnsiTheme="minorBidi" w:cs="Guttman Drogolin" w:hint="cs"/>
          <w:b/>
          <w:bCs/>
          <w:color w:val="000000"/>
          <w:sz w:val="24"/>
          <w:szCs w:val="24"/>
          <w:highlight w:val="green"/>
          <w:rtl/>
        </w:rPr>
        <w:t>ם?</w:t>
      </w:r>
    </w:p>
    <w:p w:rsidR="002D3FC4" w:rsidRPr="004C2250" w:rsidRDefault="002D3FC4" w:rsidP="002F3320">
      <w:pPr>
        <w:autoSpaceDE w:val="0"/>
        <w:autoSpaceDN w:val="0"/>
        <w:adjustRightInd w:val="0"/>
        <w:spacing w:before="40" w:after="0" w:line="330" w:lineRule="exact"/>
        <w:jc w:val="both"/>
        <w:rPr>
          <w:rFonts w:asciiTheme="minorBidi" w:eastAsia="Times New Roman" w:hAnsiTheme="minorBidi" w:cs="Guttman Drogolin"/>
          <w:color w:val="000000"/>
          <w:sz w:val="21"/>
          <w:szCs w:val="21"/>
          <w:highlight w:val="green"/>
          <w:rtl/>
        </w:rPr>
      </w:pPr>
      <w:r w:rsidRPr="004C2250">
        <w:rPr>
          <w:rFonts w:asciiTheme="minorBidi" w:eastAsia="Times New Roman" w:hAnsiTheme="minorBidi" w:cs="Guttman Drogolin"/>
          <w:color w:val="000000"/>
          <w:sz w:val="21"/>
          <w:szCs w:val="21"/>
          <w:highlight w:val="green"/>
          <w:rtl/>
        </w:rPr>
        <w:lastRenderedPageBreak/>
        <w:t xml:space="preserve">תשובה. </w:t>
      </w:r>
      <w:r w:rsidR="002F3320" w:rsidRPr="002F3320">
        <w:rPr>
          <w:rFonts w:asciiTheme="minorBidi" w:eastAsia="Times New Roman" w:hAnsiTheme="minorBidi" w:cs="Guttman Drogolin"/>
          <w:color w:val="000000"/>
          <w:sz w:val="21"/>
          <w:szCs w:val="21"/>
          <w:highlight w:val="green"/>
          <w:rtl/>
        </w:rPr>
        <w:t>בחכמת שלמה (</w:t>
      </w:r>
      <w:proofErr w:type="spellStart"/>
      <w:r w:rsidR="002F3320" w:rsidRPr="002F3320">
        <w:rPr>
          <w:rFonts w:asciiTheme="minorBidi" w:eastAsia="Times New Roman" w:hAnsiTheme="minorBidi" w:cs="Guttman Drogolin"/>
          <w:color w:val="000000"/>
          <w:sz w:val="21"/>
          <w:szCs w:val="21"/>
          <w:highlight w:val="green"/>
          <w:rtl/>
        </w:rPr>
        <w:t>או"ח</w:t>
      </w:r>
      <w:proofErr w:type="spellEnd"/>
      <w:r w:rsidR="002F3320" w:rsidRPr="002F3320">
        <w:rPr>
          <w:rFonts w:asciiTheme="minorBidi" w:eastAsia="Times New Roman" w:hAnsiTheme="minorBidi" w:cs="Guttman Drogolin"/>
          <w:color w:val="000000"/>
          <w:sz w:val="21"/>
          <w:szCs w:val="21"/>
          <w:highlight w:val="green"/>
          <w:rtl/>
        </w:rPr>
        <w:t xml:space="preserve"> סי' פה) כתב שלמרות </w:t>
      </w:r>
      <w:del w:id="1013" w:author="מגיה" w:date="2026-10-15T09:00:00Z">
        <w:r w:rsidR="002F3320" w:rsidRPr="002F3320">
          <w:rPr>
            <w:rFonts w:asciiTheme="minorBidi" w:eastAsia="Times New Roman" w:hAnsiTheme="minorBidi" w:cs="Guttman Drogolin"/>
            <w:color w:val="000000"/>
            <w:sz w:val="21"/>
            <w:szCs w:val="21"/>
            <w:highlight w:val="green"/>
            <w:rtl/>
          </w:rPr>
          <w:delText xml:space="preserve">שדברי</w:delText>
        </w:r>
      </w:del>
      <w:ins w:id="1014" w:author="מגיה" w:date="2026-10-15T09:00:00Z">
        <w:r>
          <w:rPr>
            <w:rFonts w:asciiTheme="minorBidi" w:eastAsia="Times New Roman" w:hAnsiTheme="minorBidi" w:cs="Guttman Drogolin"/>
            <w:color w:val="000000"/>
            <w:sz w:val="21"/>
            <w:szCs w:val="21"/>
            <w:highlight w:val="green"/>
            <w:rtl/>
          </w:rPr>
          <w:t xml:space="preserve">שאסור להרהר בדברי</w:t>
        </w:r>
      </w:ins>
      <w:r w:rsidR="002F3320" w:rsidRPr="002F3320">
        <w:rPr>
          <w:rFonts w:asciiTheme="minorBidi" w:eastAsia="Times New Roman" w:hAnsiTheme="minorBidi" w:cs="Guttman Drogolin"/>
          <w:color w:val="000000"/>
          <w:sz w:val="21"/>
          <w:szCs w:val="21"/>
          <w:highlight w:val="green"/>
          <w:rtl/>
        </w:rPr>
        <w:t xml:space="preserve"> תורה</w:t>
      </w:r>
      <w:del w:id="1012" w:author="מגיה" w:date="2026-10-15T09:00:00Z">
        <w:r w:rsidR="002F3320" w:rsidRPr="002F3320">
          <w:rPr>
            <w:rFonts w:asciiTheme="minorBidi" w:eastAsia="Times New Roman" w:hAnsiTheme="minorBidi" w:cs="Guttman Drogolin"/>
            <w:color w:val="000000"/>
            <w:sz w:val="21"/>
            <w:szCs w:val="21"/>
            <w:highlight w:val="green"/>
            <w:rtl/>
          </w:rPr>
          <w:delText xml:space="preserve"> אסור להרהר</w:delText>
        </w:r>
      </w:del>
      <w:r w:rsidR="002F3320" w:rsidRPr="002F3320">
        <w:rPr>
          <w:rFonts w:asciiTheme="minorBidi" w:eastAsia="Times New Roman" w:hAnsiTheme="minorBidi" w:cs="Guttman Drogolin"/>
          <w:color w:val="000000"/>
          <w:sz w:val="21"/>
          <w:szCs w:val="21"/>
          <w:highlight w:val="green"/>
          <w:rtl/>
        </w:rPr>
        <w:t xml:space="preserve"> במקומות אלו</w:t>
      </w:r>
      <w:r w:rsidR="002F3320">
        <w:rPr>
          <w:rFonts w:asciiTheme="minorBidi" w:eastAsia="Times New Roman" w:hAnsiTheme="minorBidi" w:cs="Guttman Drogolin" w:hint="cs"/>
          <w:color w:val="000000"/>
          <w:sz w:val="21"/>
          <w:szCs w:val="21"/>
          <w:highlight w:val="green"/>
          <w:rtl/>
        </w:rPr>
        <w:t>, כ</w:t>
      </w:r>
      <w:r w:rsidRPr="004C2250">
        <w:rPr>
          <w:rFonts w:asciiTheme="minorBidi" w:eastAsia="Times New Roman" w:hAnsiTheme="minorBidi" w:cs="Guttman Drogolin"/>
          <w:color w:val="000000"/>
          <w:sz w:val="21"/>
          <w:szCs w:val="21"/>
          <w:highlight w:val="green"/>
          <w:rtl/>
        </w:rPr>
        <w:t xml:space="preserve">מו שמבואר </w:t>
      </w:r>
      <w:proofErr w:type="spellStart"/>
      <w:r w:rsidRPr="004C2250">
        <w:rPr>
          <w:rFonts w:asciiTheme="minorBidi" w:eastAsia="Times New Roman" w:hAnsiTheme="minorBidi" w:cs="Guttman Drogolin"/>
          <w:color w:val="000000"/>
          <w:sz w:val="21"/>
          <w:szCs w:val="21"/>
          <w:highlight w:val="green"/>
          <w:rtl/>
        </w:rPr>
        <w:t>בשו"ע</w:t>
      </w:r>
      <w:proofErr w:type="spellEnd"/>
      <w:r w:rsidRPr="004C2250">
        <w:rPr>
          <w:rFonts w:asciiTheme="minorBidi" w:eastAsia="Times New Roman" w:hAnsiTheme="minorBidi" w:cs="Guttman Drogolin"/>
          <w:color w:val="000000"/>
          <w:sz w:val="21"/>
          <w:szCs w:val="21"/>
          <w:highlight w:val="green"/>
          <w:rtl/>
        </w:rPr>
        <w:t xml:space="preserve"> סימן פה, מ"מ לחשוב במציאות השם מותר</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ואחד מנימוקיו הוא מהא שכתבו המקובלים, </w:t>
      </w:r>
      <w:proofErr w:type="spellStart"/>
      <w:r w:rsidRPr="004C2250">
        <w:rPr>
          <w:rFonts w:asciiTheme="minorBidi" w:eastAsia="Times New Roman" w:hAnsiTheme="minorBidi" w:cs="Guttman Drogolin"/>
          <w:color w:val="000000"/>
          <w:sz w:val="21"/>
          <w:szCs w:val="21"/>
          <w:highlight w:val="green"/>
          <w:rtl/>
        </w:rPr>
        <w:t>דתפילין</w:t>
      </w:r>
      <w:proofErr w:type="spellEnd"/>
      <w:r w:rsidRPr="004C2250">
        <w:rPr>
          <w:rFonts w:asciiTheme="minorBidi" w:eastAsia="Times New Roman" w:hAnsiTheme="minorBidi" w:cs="Guttman Drogolin"/>
          <w:color w:val="000000"/>
          <w:sz w:val="21"/>
          <w:szCs w:val="21"/>
          <w:highlight w:val="green"/>
          <w:rtl/>
        </w:rPr>
        <w:t xml:space="preserve"> </w:t>
      </w:r>
      <w:proofErr w:type="spellStart"/>
      <w:r w:rsidRPr="004C2250">
        <w:rPr>
          <w:rFonts w:asciiTheme="minorBidi" w:eastAsia="Times New Roman" w:hAnsiTheme="minorBidi" w:cs="Guttman Drogolin"/>
          <w:color w:val="000000"/>
          <w:sz w:val="21"/>
          <w:szCs w:val="21"/>
          <w:highlight w:val="green"/>
          <w:rtl/>
        </w:rPr>
        <w:t>דר"ת</w:t>
      </w:r>
      <w:proofErr w:type="spellEnd"/>
      <w:r w:rsidRPr="004C2250">
        <w:rPr>
          <w:rFonts w:asciiTheme="minorBidi" w:eastAsia="Times New Roman" w:hAnsiTheme="minorBidi" w:cs="Guttman Drogolin"/>
          <w:color w:val="000000"/>
          <w:sz w:val="21"/>
          <w:szCs w:val="21"/>
          <w:highlight w:val="green"/>
          <w:rtl/>
        </w:rPr>
        <w:t xml:space="preserve"> מותר </w:t>
      </w:r>
      <w:proofErr w:type="spellStart"/>
      <w:r w:rsidRPr="004C2250">
        <w:rPr>
          <w:rFonts w:asciiTheme="minorBidi" w:eastAsia="Times New Roman" w:hAnsiTheme="minorBidi" w:cs="Guttman Drogolin"/>
          <w:color w:val="000000"/>
          <w:sz w:val="21"/>
          <w:szCs w:val="21"/>
          <w:highlight w:val="green"/>
          <w:rtl/>
        </w:rPr>
        <w:t>לשוח</w:t>
      </w:r>
      <w:proofErr w:type="spellEnd"/>
      <w:r w:rsidRPr="004C2250">
        <w:rPr>
          <w:rFonts w:asciiTheme="minorBidi" w:eastAsia="Times New Roman" w:hAnsiTheme="minorBidi" w:cs="Guttman Drogolin"/>
          <w:color w:val="000000"/>
          <w:sz w:val="21"/>
          <w:szCs w:val="21"/>
          <w:highlight w:val="green"/>
          <w:rtl/>
        </w:rPr>
        <w:t xml:space="preserve"> בהם שיחת חולין, </w:t>
      </w:r>
      <w:proofErr w:type="spellStart"/>
      <w:r w:rsidRPr="004C2250">
        <w:rPr>
          <w:rFonts w:asciiTheme="minorBidi" w:eastAsia="Times New Roman" w:hAnsiTheme="minorBidi" w:cs="Guttman Drogolin"/>
          <w:color w:val="000000"/>
          <w:sz w:val="21"/>
          <w:szCs w:val="21"/>
          <w:highlight w:val="green"/>
          <w:rtl/>
        </w:rPr>
        <w:t>מכח</w:t>
      </w:r>
      <w:proofErr w:type="spellEnd"/>
      <w:r w:rsidRPr="004C2250">
        <w:rPr>
          <w:rFonts w:asciiTheme="minorBidi" w:eastAsia="Times New Roman" w:hAnsiTheme="minorBidi" w:cs="Guttman Drogolin"/>
          <w:color w:val="000000"/>
          <w:sz w:val="21"/>
          <w:szCs w:val="21"/>
          <w:highlight w:val="green"/>
          <w:rtl/>
        </w:rPr>
        <w:t xml:space="preserve"> </w:t>
      </w:r>
      <w:proofErr w:type="spellStart"/>
      <w:del w:id="1010" w:author="מגיה" w:date="2026-10-15T09:00:00Z">
        <w:r w:rsidRPr="004C2250">
          <w:rPr>
            <w:rFonts w:asciiTheme="minorBidi" w:eastAsia="Times New Roman" w:hAnsiTheme="minorBidi" w:cs="Guttman Drogolin"/>
            <w:color w:val="000000"/>
            <w:sz w:val="21"/>
            <w:szCs w:val="21"/>
            <w:highlight w:val="green"/>
            <w:rtl/>
          </w:rPr>
          <w:delText xml:space="preserve">דקדושים</w:delText>
        </w:r>
      </w:del>
      <w:ins w:id="1011" w:author="מגיה" w:date="2026-10-15T09:00:00Z">
        <w:r>
          <w:rPr>
            <w:rFonts w:asciiTheme="minorBidi" w:eastAsia="Times New Roman" w:hAnsiTheme="minorBidi" w:cs="Guttman Drogolin"/>
            <w:color w:val="000000"/>
            <w:sz w:val="21"/>
            <w:szCs w:val="21"/>
            <w:highlight w:val="green"/>
            <w:rtl/>
          </w:rPr>
          <w:t xml:space="preserve">שהם קדושים</w:t>
        </w:r>
      </w:ins>
      <w:proofErr w:type="spellEnd"/>
      <w:r w:rsidRPr="004C2250">
        <w:rPr>
          <w:rFonts w:asciiTheme="minorBidi" w:eastAsia="Times New Roman" w:hAnsiTheme="minorBidi" w:cs="Guttman Drogolin"/>
          <w:color w:val="000000"/>
          <w:sz w:val="21"/>
          <w:szCs w:val="21"/>
          <w:highlight w:val="green"/>
          <w:rtl/>
        </w:rPr>
        <w:t xml:space="preserve"> ביותר ואין דבר טמא נתפס בהם</w:t>
      </w:r>
      <w:r w:rsidR="00DE03B2" w:rsidRPr="004C2250">
        <w:rPr>
          <w:rStyle w:val="a7"/>
          <w:rFonts w:asciiTheme="minorBidi" w:eastAsia="Times New Roman" w:hAnsiTheme="minorBidi" w:cs="Guttman Drogolin"/>
          <w:color w:val="000000"/>
          <w:sz w:val="21"/>
          <w:szCs w:val="21"/>
          <w:highlight w:val="green"/>
          <w:rtl/>
        </w:rPr>
        <w:footnoteReference w:id="5"/>
      </w:r>
      <w:r w:rsidR="00DE03B2"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ובציץ אליעזר (</w:t>
      </w:r>
      <w:proofErr w:type="spellStart"/>
      <w:r w:rsidRPr="004C2250">
        <w:rPr>
          <w:rFonts w:asciiTheme="minorBidi" w:eastAsia="Times New Roman" w:hAnsiTheme="minorBidi" w:cs="Guttman Drogolin"/>
          <w:color w:val="000000"/>
          <w:sz w:val="21"/>
          <w:szCs w:val="21"/>
          <w:highlight w:val="green"/>
          <w:rtl/>
        </w:rPr>
        <w:t>חי"ג</w:t>
      </w:r>
      <w:proofErr w:type="spellEnd"/>
      <w:r w:rsidRPr="004C2250">
        <w:rPr>
          <w:rFonts w:asciiTheme="minorBidi" w:eastAsia="Times New Roman" w:hAnsiTheme="minorBidi" w:cs="Guttman Drogolin"/>
          <w:color w:val="000000"/>
          <w:sz w:val="21"/>
          <w:szCs w:val="21"/>
          <w:highlight w:val="green"/>
          <w:rtl/>
        </w:rPr>
        <w:t xml:space="preserve"> סי' א') הביא כן גם מספר נחל אשכול, ששמע בשם גדול אחד שאמר, </w:t>
      </w:r>
      <w:proofErr w:type="spellStart"/>
      <w:r w:rsidRPr="004C2250">
        <w:rPr>
          <w:rFonts w:asciiTheme="minorBidi" w:eastAsia="Times New Roman" w:hAnsiTheme="minorBidi" w:cs="Guttman Drogolin"/>
          <w:color w:val="000000"/>
          <w:sz w:val="21"/>
          <w:szCs w:val="21"/>
          <w:highlight w:val="green"/>
          <w:rtl/>
        </w:rPr>
        <w:t>דבגדולתו</w:t>
      </w:r>
      <w:proofErr w:type="spellEnd"/>
      <w:r w:rsidRPr="004C2250">
        <w:rPr>
          <w:rFonts w:asciiTheme="minorBidi" w:eastAsia="Times New Roman" w:hAnsiTheme="minorBidi" w:cs="Guttman Drogolin"/>
          <w:color w:val="000000"/>
          <w:sz w:val="21"/>
          <w:szCs w:val="21"/>
          <w:highlight w:val="green"/>
          <w:rtl/>
        </w:rPr>
        <w:t xml:space="preserve"> של הקדוש ברוך הוא מותר להרהר </w:t>
      </w:r>
      <w:proofErr w:type="spellStart"/>
      <w:r w:rsidRPr="004C2250">
        <w:rPr>
          <w:rFonts w:asciiTheme="minorBidi" w:eastAsia="Times New Roman" w:hAnsiTheme="minorBidi" w:cs="Guttman Drogolin"/>
          <w:color w:val="000000"/>
          <w:sz w:val="21"/>
          <w:szCs w:val="21"/>
          <w:highlight w:val="green"/>
          <w:rtl/>
        </w:rPr>
        <w:t>בביהכ"ס</w:t>
      </w:r>
      <w:proofErr w:type="spellEnd"/>
      <w:r w:rsidRPr="004C2250">
        <w:rPr>
          <w:rFonts w:asciiTheme="minorBidi" w:eastAsia="Times New Roman" w:hAnsiTheme="minorBidi" w:cs="Guttman Drogolin"/>
          <w:color w:val="000000"/>
          <w:sz w:val="21"/>
          <w:szCs w:val="21"/>
          <w:highlight w:val="green"/>
          <w:rtl/>
        </w:rPr>
        <w:t xml:space="preserve">, ושזו כוונת המשורר בשיר </w:t>
      </w:r>
      <w:proofErr w:type="spellStart"/>
      <w:r w:rsidRPr="004C2250">
        <w:rPr>
          <w:rFonts w:asciiTheme="minorBidi" w:eastAsia="Times New Roman" w:hAnsiTheme="minorBidi" w:cs="Guttman Drogolin"/>
          <w:color w:val="000000"/>
          <w:sz w:val="21"/>
          <w:szCs w:val="21"/>
          <w:highlight w:val="green"/>
          <w:rtl/>
        </w:rPr>
        <w:t>היחוד</w:t>
      </w:r>
      <w:proofErr w:type="spellEnd"/>
      <w:r w:rsidRPr="004C2250">
        <w:rPr>
          <w:rFonts w:asciiTheme="minorBidi" w:eastAsia="Times New Roman" w:hAnsiTheme="minorBidi" w:cs="Guttman Drogolin"/>
          <w:color w:val="000000"/>
          <w:sz w:val="21"/>
          <w:szCs w:val="21"/>
          <w:highlight w:val="green"/>
          <w:rtl/>
        </w:rPr>
        <w:t xml:space="preserve"> ליום ג': "אף כל </w:t>
      </w:r>
      <w:proofErr w:type="spellStart"/>
      <w:r w:rsidRPr="004C2250">
        <w:rPr>
          <w:rFonts w:asciiTheme="minorBidi" w:eastAsia="Times New Roman" w:hAnsiTheme="minorBidi" w:cs="Guttman Drogolin"/>
          <w:color w:val="000000"/>
          <w:sz w:val="21"/>
          <w:szCs w:val="21"/>
          <w:highlight w:val="green"/>
          <w:rtl/>
        </w:rPr>
        <w:t>טנופת</w:t>
      </w:r>
      <w:proofErr w:type="spellEnd"/>
      <w:r w:rsidRPr="004C2250">
        <w:rPr>
          <w:rFonts w:asciiTheme="minorBidi" w:eastAsia="Times New Roman" w:hAnsiTheme="minorBidi" w:cs="Guttman Drogolin"/>
          <w:color w:val="000000"/>
          <w:sz w:val="21"/>
          <w:szCs w:val="21"/>
          <w:highlight w:val="green"/>
          <w:rtl/>
        </w:rPr>
        <w:t xml:space="preserve"> לא תטנפך</w:t>
      </w:r>
      <w:r w:rsidRPr="004C2250">
        <w:rPr>
          <w:rFonts w:asciiTheme="minorBidi" w:eastAsia="Times New Roman" w:hAnsiTheme="minorBidi" w:cs="Guttman Drogolin"/>
          <w:color w:val="000000"/>
          <w:sz w:val="21"/>
          <w:szCs w:val="21"/>
          <w:highlight w:val="green"/>
        </w:rPr>
        <w:t>".</w:t>
      </w:r>
      <w:r w:rsidRPr="004C2250">
        <w:rPr>
          <w:rFonts w:asciiTheme="minorBidi" w:eastAsia="Times New Roman" w:hAnsiTheme="minorBidi" w:cs="Guttman Drogolin" w:hint="cs"/>
          <w:color w:val="000000"/>
          <w:sz w:val="21"/>
          <w:szCs w:val="21"/>
          <w:highlight w:val="green"/>
          <w:rtl/>
        </w:rPr>
        <w:t xml:space="preserve"> </w:t>
      </w:r>
      <w:bookmarkEnd w:id="0"/>
      <w:r w:rsidRPr="004C2250">
        <w:rPr>
          <w:rFonts w:asciiTheme="minorBidi" w:eastAsia="Times New Roman" w:hAnsiTheme="minorBidi" w:cs="Guttman Drogolin"/>
          <w:color w:val="000000"/>
          <w:sz w:val="21"/>
          <w:szCs w:val="21"/>
          <w:highlight w:val="green"/>
          <w:rtl/>
        </w:rPr>
        <w:t xml:space="preserve">אלא שתמה, </w:t>
      </w:r>
      <w:del w:id="1008" w:author="מגיה" w:date="2026-10-15T09:00:00Z">
        <w:r w:rsidRPr="004C2250">
          <w:rPr>
            <w:rFonts w:asciiTheme="minorBidi" w:eastAsia="Times New Roman" w:hAnsiTheme="minorBidi" w:cs="Guttman Drogolin"/>
            <w:color w:val="000000"/>
            <w:sz w:val="21"/>
            <w:szCs w:val="21"/>
            <w:highlight w:val="green"/>
            <w:rtl/>
          </w:rPr>
          <w:delText xml:space="preserve">מה</w:delText>
        </w:r>
      </w:del>
      <w:ins w:id="1009" w:author="מגיה" w:date="2026-10-15T09:00:00Z">
        <w:r>
          <w:rPr>
            <w:rFonts w:asciiTheme="minorBidi" w:eastAsia="Times New Roman" w:hAnsiTheme="minorBidi" w:cs="Guttman Drogolin"/>
            <w:color w:val="000000"/>
            <w:sz w:val="21"/>
            <w:szCs w:val="21"/>
            <w:highlight w:val="green"/>
            <w:rtl/>
          </w:rPr>
          <w:t xml:space="preserve">במה שונה</w:t>
        </w:r>
      </w:ins>
      <w:r w:rsidRPr="004C2250">
        <w:rPr>
          <w:rFonts w:asciiTheme="minorBidi" w:eastAsia="Times New Roman" w:hAnsiTheme="minorBidi" w:cs="Guttman Drogolin"/>
          <w:color w:val="000000"/>
          <w:sz w:val="21"/>
          <w:szCs w:val="21"/>
          <w:highlight w:val="green"/>
          <w:rtl/>
        </w:rPr>
        <w:t xml:space="preserve"> זה</w:t>
      </w:r>
      <w:del w:id="1007" w:author="מגיה" w:date="2026-10-15T09:00:00Z">
        <w:r w:rsidRPr="004C2250">
          <w:rPr>
            <w:rFonts w:asciiTheme="minorBidi" w:eastAsia="Times New Roman" w:hAnsiTheme="minorBidi" w:cs="Guttman Drogolin"/>
            <w:color w:val="000000"/>
            <w:sz w:val="21"/>
            <w:szCs w:val="21"/>
            <w:highlight w:val="green"/>
            <w:rtl/>
          </w:rPr>
          <w:delText xml:space="preserve"> שונה</w:delText>
        </w:r>
      </w:del>
      <w:r w:rsidRPr="004C2250">
        <w:rPr>
          <w:rFonts w:asciiTheme="minorBidi" w:eastAsia="Times New Roman" w:hAnsiTheme="minorBidi" w:cs="Guttman Drogolin"/>
          <w:color w:val="000000"/>
          <w:sz w:val="21"/>
          <w:szCs w:val="21"/>
          <w:highlight w:val="green"/>
          <w:rtl/>
        </w:rPr>
        <w:t xml:space="preserve"> מדברי תורה, </w:t>
      </w:r>
      <w:del w:id="1005" w:author="מגיה" w:date="2026-10-15T09:00:00Z">
        <w:r w:rsidRPr="004C2250">
          <w:rPr>
            <w:rFonts w:asciiTheme="minorBidi" w:eastAsia="Times New Roman" w:hAnsiTheme="minorBidi" w:cs="Guttman Drogolin"/>
            <w:color w:val="000000"/>
            <w:sz w:val="21"/>
            <w:szCs w:val="21"/>
            <w:highlight w:val="green"/>
            <w:rtl/>
          </w:rPr>
          <w:delText xml:space="preserve">שג"כ</w:delText>
        </w:r>
      </w:del>
      <w:ins w:id="1006" w:author="מגיה" w:date="2026-10-15T09:00:00Z">
        <w:r>
          <w:rPr>
            <w:rFonts w:asciiTheme="minorBidi" w:eastAsia="Times New Roman" w:hAnsiTheme="minorBidi" w:cs="Guttman Drogolin"/>
            <w:color w:val="000000"/>
            <w:sz w:val="21"/>
            <w:szCs w:val="21"/>
            <w:highlight w:val="green"/>
            <w:rtl/>
          </w:rPr>
          <w:t xml:space="preserve">שגם הם</w:t>
        </w:r>
      </w:ins>
      <w:r w:rsidRPr="004C2250">
        <w:rPr>
          <w:rFonts w:asciiTheme="minorBidi" w:eastAsia="Times New Roman" w:hAnsiTheme="minorBidi" w:cs="Guttman Drogolin"/>
          <w:color w:val="000000"/>
          <w:sz w:val="21"/>
          <w:szCs w:val="21"/>
          <w:highlight w:val="green"/>
          <w:rtl/>
        </w:rPr>
        <w:t xml:space="preserve"> אינם מקבלים טומאה, ואסור להרהר בהם במקומות הנ"ל.</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ולענ"ד אין זה קשה, כי יש לחלק בין לחשוב על דברי תורה לבין לחשוב על מציאות ה'. </w:t>
      </w:r>
      <w:proofErr w:type="spellStart"/>
      <w:r w:rsidRPr="004C2250">
        <w:rPr>
          <w:rFonts w:asciiTheme="minorBidi" w:eastAsia="Times New Roman" w:hAnsiTheme="minorBidi" w:cs="Guttman Drogolin"/>
          <w:color w:val="000000"/>
          <w:sz w:val="21"/>
          <w:szCs w:val="21"/>
          <w:highlight w:val="green"/>
          <w:rtl/>
        </w:rPr>
        <w:t>שענין</w:t>
      </w:r>
      <w:proofErr w:type="spellEnd"/>
      <w:r w:rsidRPr="004C2250">
        <w:rPr>
          <w:rFonts w:asciiTheme="minorBidi" w:eastAsia="Times New Roman" w:hAnsiTheme="minorBidi" w:cs="Guttman Drogolin"/>
          <w:color w:val="000000"/>
          <w:sz w:val="21"/>
          <w:szCs w:val="21"/>
          <w:highlight w:val="green"/>
          <w:rtl/>
        </w:rPr>
        <w:t xml:space="preserve"> </w:t>
      </w:r>
      <w:del w:id="1003" w:author="מגיה" w:date="2026-10-15T09:00:00Z">
        <w:r w:rsidRPr="004C2250">
          <w:rPr>
            <w:rFonts w:asciiTheme="minorBidi" w:eastAsia="Times New Roman" w:hAnsiTheme="minorBidi" w:cs="Guttman Drogolin"/>
            <w:color w:val="000000"/>
            <w:sz w:val="21"/>
            <w:szCs w:val="21"/>
            <w:highlight w:val="green"/>
            <w:rtl/>
          </w:rPr>
          <w:delText xml:space="preserve">כבוד</w:delText>
        </w:r>
      </w:del>
      <w:ins w:id="1004" w:author="מגיה" w:date="2026-10-15T09:00:00Z">
        <w:r>
          <w:rPr>
            <w:rFonts w:asciiTheme="minorBidi" w:eastAsia="Times New Roman" w:hAnsiTheme="minorBidi" w:cs="Guttman Drogolin"/>
            <w:color w:val="000000"/>
            <w:sz w:val="21"/>
            <w:szCs w:val="21"/>
            <w:highlight w:val="green"/>
            <w:rtl/>
          </w:rPr>
          <w:t xml:space="preserve">הכבוד</w:t>
        </w:r>
      </w:ins>
      <w:r w:rsidRPr="004C2250">
        <w:rPr>
          <w:rFonts w:asciiTheme="minorBidi" w:eastAsia="Times New Roman" w:hAnsiTheme="minorBidi" w:cs="Guttman Drogolin"/>
          <w:color w:val="000000"/>
          <w:sz w:val="21"/>
          <w:szCs w:val="21"/>
          <w:highlight w:val="green"/>
          <w:rtl/>
        </w:rPr>
        <w:t xml:space="preserve"> הוא </w:t>
      </w:r>
      <w:proofErr w:type="spellStart"/>
      <w:r w:rsidRPr="004C2250">
        <w:rPr>
          <w:rFonts w:asciiTheme="minorBidi" w:eastAsia="Times New Roman" w:hAnsiTheme="minorBidi" w:cs="Guttman Drogolin"/>
          <w:color w:val="000000"/>
          <w:sz w:val="21"/>
          <w:szCs w:val="21"/>
          <w:highlight w:val="green"/>
          <w:rtl/>
        </w:rPr>
        <w:t>דוקא</w:t>
      </w:r>
      <w:proofErr w:type="spellEnd"/>
      <w:r w:rsidRPr="004C2250">
        <w:rPr>
          <w:rFonts w:asciiTheme="minorBidi" w:eastAsia="Times New Roman" w:hAnsiTheme="minorBidi" w:cs="Guttman Drogolin"/>
          <w:color w:val="000000"/>
          <w:sz w:val="21"/>
          <w:szCs w:val="21"/>
          <w:highlight w:val="green"/>
          <w:rtl/>
        </w:rPr>
        <w:t xml:space="preserve"> במקום שיש העלם והסתר. ולכן, לחשוב על מציאות ה' אין בו בזיון אף במקומות המטונפים, כי מלא כל הארץ כבודו, ואף כל טינופת לא תטנפך, וכנ"ל.</w:t>
      </w:r>
      <w:r w:rsidRPr="004C2250">
        <w:rPr>
          <w:rFonts w:asciiTheme="minorBidi" w:eastAsia="Times New Roman" w:hAnsiTheme="minorBidi" w:cs="Guttman Drogolin" w:hint="cs"/>
          <w:color w:val="000000"/>
          <w:sz w:val="21"/>
          <w:szCs w:val="21"/>
          <w:highlight w:val="green"/>
          <w:rtl/>
        </w:rPr>
        <w:t xml:space="preserve"> </w:t>
      </w:r>
      <w:proofErr w:type="spellStart"/>
      <w:r w:rsidRPr="004C2250">
        <w:rPr>
          <w:rFonts w:asciiTheme="minorBidi" w:eastAsia="Times New Roman" w:hAnsiTheme="minorBidi" w:cs="Guttman Drogolin"/>
          <w:color w:val="000000"/>
          <w:sz w:val="21"/>
          <w:szCs w:val="21"/>
          <w:highlight w:val="green"/>
          <w:rtl/>
        </w:rPr>
        <w:t>משא"כ</w:t>
      </w:r>
      <w:proofErr w:type="spellEnd"/>
      <w:r w:rsidRPr="004C2250">
        <w:rPr>
          <w:rFonts w:asciiTheme="minorBidi" w:eastAsia="Times New Roman" w:hAnsiTheme="minorBidi" w:cs="Guttman Drogolin"/>
          <w:color w:val="000000"/>
          <w:sz w:val="21"/>
          <w:szCs w:val="21"/>
          <w:highlight w:val="green"/>
          <w:rtl/>
        </w:rPr>
        <w:t xml:space="preserve"> התורה, הרי היא נרתיק לשמותיו של הקב"ה הגנוזים בתוכה, כמו </w:t>
      </w:r>
      <w:proofErr w:type="spellStart"/>
      <w:r w:rsidRPr="004C2250">
        <w:rPr>
          <w:rFonts w:asciiTheme="minorBidi" w:eastAsia="Times New Roman" w:hAnsiTheme="minorBidi" w:cs="Guttman Drogolin"/>
          <w:color w:val="000000"/>
          <w:sz w:val="21"/>
          <w:szCs w:val="21"/>
          <w:highlight w:val="green"/>
          <w:rtl/>
        </w:rPr>
        <w:t>דאיתא</w:t>
      </w:r>
      <w:proofErr w:type="spellEnd"/>
      <w:r w:rsidRPr="004C2250">
        <w:rPr>
          <w:rFonts w:asciiTheme="minorBidi" w:eastAsia="Times New Roman" w:hAnsiTheme="minorBidi" w:cs="Guttman Drogolin"/>
          <w:color w:val="000000"/>
          <w:sz w:val="21"/>
          <w:szCs w:val="21"/>
          <w:highlight w:val="green"/>
          <w:rtl/>
        </w:rPr>
        <w:t xml:space="preserve"> שהקב"ה צמצם את אור אין סוף </w:t>
      </w:r>
      <w:proofErr w:type="spellStart"/>
      <w:r w:rsidRPr="004C2250">
        <w:rPr>
          <w:rFonts w:asciiTheme="minorBidi" w:eastAsia="Times New Roman" w:hAnsiTheme="minorBidi" w:cs="Guttman Drogolin"/>
          <w:color w:val="000000"/>
          <w:sz w:val="21"/>
          <w:szCs w:val="21"/>
          <w:highlight w:val="green"/>
          <w:rtl/>
        </w:rPr>
        <w:t>בתרי"ג</w:t>
      </w:r>
      <w:proofErr w:type="spellEnd"/>
      <w:r w:rsidRPr="004C2250">
        <w:rPr>
          <w:rFonts w:asciiTheme="minorBidi" w:eastAsia="Times New Roman" w:hAnsiTheme="minorBidi" w:cs="Guttman Drogolin"/>
          <w:color w:val="000000"/>
          <w:sz w:val="21"/>
          <w:szCs w:val="21"/>
          <w:highlight w:val="green"/>
          <w:rtl/>
        </w:rPr>
        <w:t xml:space="preserve"> מצוות, כדי שנוכל להיות דבקים בבורא יתברך שמו גם בהיותנו בעולם הזה.</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ולכן, כדי שלא יבואו לזלזל בדברי תורה, הנראים לעין כדברים פשוטים, יש צורך להיזהר בכבודם יותר</w:t>
      </w:r>
      <w:r w:rsidR="00DE03B2" w:rsidRPr="004C2250">
        <w:rPr>
          <w:rStyle w:val="a7"/>
          <w:rFonts w:asciiTheme="minorBidi" w:eastAsia="Times New Roman" w:hAnsiTheme="minorBidi" w:cs="Guttman Drogolin"/>
          <w:color w:val="000000"/>
          <w:sz w:val="21"/>
          <w:szCs w:val="21"/>
          <w:highlight w:val="green"/>
          <w:rtl/>
        </w:rPr>
        <w:footnoteReference w:id="6"/>
      </w:r>
      <w:r w:rsidRPr="004C2250">
        <w:rPr>
          <w:rFonts w:asciiTheme="minorBidi" w:eastAsia="Times New Roman" w:hAnsiTheme="minorBidi" w:cs="Guttman Drogolin"/>
          <w:color w:val="000000"/>
          <w:sz w:val="21"/>
          <w:szCs w:val="21"/>
          <w:highlight w:val="green"/>
          <w:rtl/>
        </w:rPr>
        <w:t>.</w:t>
      </w:r>
    </w:p>
    <w:p w:rsidR="002D3FC4" w:rsidRPr="004C2250" w:rsidRDefault="002D3FC4" w:rsidP="002D3FC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highlight w:val="green"/>
          <w:rtl/>
        </w:rPr>
      </w:pPr>
      <w:r w:rsidRPr="004C2250">
        <w:rPr>
          <w:rFonts w:asciiTheme="minorBidi" w:eastAsia="Times New Roman" w:hAnsiTheme="minorBidi" w:cs="Guttman Drogolin"/>
          <w:b/>
          <w:bCs/>
          <w:color w:val="000000"/>
          <w:sz w:val="24"/>
          <w:szCs w:val="24"/>
          <w:highlight w:val="green"/>
          <w:rtl/>
        </w:rPr>
        <w:t xml:space="preserve">ג. שאלה. האם מה שכתב מרן </w:t>
      </w:r>
      <w:proofErr w:type="spellStart"/>
      <w:r w:rsidRPr="004C2250">
        <w:rPr>
          <w:rFonts w:asciiTheme="minorBidi" w:eastAsia="Times New Roman" w:hAnsiTheme="minorBidi" w:cs="Guttman Drogolin"/>
          <w:b/>
          <w:bCs/>
          <w:color w:val="000000"/>
          <w:sz w:val="24"/>
          <w:szCs w:val="24"/>
          <w:highlight w:val="green"/>
          <w:rtl/>
        </w:rPr>
        <w:t>השו"ע</w:t>
      </w:r>
      <w:proofErr w:type="spellEnd"/>
      <w:r w:rsidRPr="004C2250">
        <w:rPr>
          <w:rFonts w:asciiTheme="minorBidi" w:eastAsia="Times New Roman" w:hAnsiTheme="minorBidi" w:cs="Guttman Drogolin"/>
          <w:b/>
          <w:bCs/>
          <w:color w:val="000000"/>
          <w:sz w:val="24"/>
          <w:szCs w:val="24"/>
          <w:highlight w:val="green"/>
          <w:rtl/>
        </w:rPr>
        <w:t xml:space="preserve"> שיש לקום "כדי שיהא הוא מעורר השחר" הוא חובה?</w:t>
      </w:r>
    </w:p>
    <w:p w:rsidR="002D3FC4" w:rsidRPr="002F3320" w:rsidRDefault="002D3FC4" w:rsidP="002F3320">
      <w:pPr>
        <w:autoSpaceDE w:val="0"/>
        <w:autoSpaceDN w:val="0"/>
        <w:adjustRightInd w:val="0"/>
        <w:spacing w:before="40" w:after="0" w:line="330" w:lineRule="exact"/>
        <w:jc w:val="both"/>
        <w:rPr>
          <w:rFonts w:asciiTheme="minorBidi" w:eastAsia="Times New Roman" w:hAnsiTheme="minorBidi" w:cs="Guttman Drogolin"/>
          <w:color w:val="000000"/>
          <w:sz w:val="21"/>
          <w:szCs w:val="21"/>
          <w:highlight w:val="green"/>
          <w:rtl/>
        </w:rPr>
      </w:pPr>
      <w:r w:rsidRPr="004C2250">
        <w:rPr>
          <w:rFonts w:asciiTheme="minorBidi" w:eastAsia="Times New Roman" w:hAnsiTheme="minorBidi" w:cs="Guttman Drogolin"/>
          <w:color w:val="000000"/>
          <w:sz w:val="21"/>
          <w:szCs w:val="21"/>
          <w:highlight w:val="green"/>
          <w:rtl/>
        </w:rPr>
        <w:t xml:space="preserve">תשובה. </w:t>
      </w:r>
      <w:r w:rsidR="002F3320" w:rsidRPr="002F3320">
        <w:rPr>
          <w:rFonts w:asciiTheme="minorBidi" w:eastAsia="Times New Roman" w:hAnsiTheme="minorBidi" w:cs="Guttman Drogolin"/>
          <w:color w:val="000000"/>
          <w:sz w:val="21"/>
          <w:szCs w:val="21"/>
          <w:highlight w:val="green"/>
          <w:rtl/>
        </w:rPr>
        <w:t>מרן הבית יוסף פותח את חיבורו בשלחן ערוך: יתגבר כארי לעמוד בבוקר לעבודת בוראו</w:t>
      </w:r>
      <w:r w:rsidR="002F3320" w:rsidRPr="002F3320">
        <w:rPr>
          <w:rFonts w:asciiTheme="minorBidi" w:eastAsia="Times New Roman" w:hAnsiTheme="minorBidi" w:cs="Guttman Drogolin"/>
          <w:color w:val="000000"/>
          <w:sz w:val="21"/>
          <w:szCs w:val="21"/>
          <w:highlight w:val="green"/>
        </w:rPr>
        <w:t>.</w:t>
      </w:r>
      <w:r w:rsidR="002F3320">
        <w:rPr>
          <w:rFonts w:asciiTheme="minorBidi" w:eastAsia="Times New Roman" w:hAnsiTheme="minorBidi" w:cs="Guttman Drogolin" w:hint="cs"/>
          <w:color w:val="000000"/>
          <w:sz w:val="21"/>
          <w:szCs w:val="21"/>
          <w:highlight w:val="green"/>
          <w:rtl/>
        </w:rPr>
        <w:t xml:space="preserve"> </w:t>
      </w:r>
      <w:r w:rsidR="002F3320" w:rsidRPr="002F3320">
        <w:rPr>
          <w:rFonts w:asciiTheme="minorBidi" w:eastAsia="Times New Roman" w:hAnsiTheme="minorBidi" w:cs="Guttman Drogolin"/>
          <w:color w:val="000000"/>
          <w:sz w:val="21"/>
          <w:szCs w:val="21"/>
          <w:highlight w:val="green"/>
          <w:rtl/>
        </w:rPr>
        <w:t xml:space="preserve">וכמו שאמר דוד המלך בתהלים: אעירה שחר, כלומר, </w:t>
      </w:r>
      <w:r w:rsidR="002F3320" w:rsidRPr="002F3320">
        <w:rPr>
          <w:rFonts w:asciiTheme="minorBidi" w:eastAsia="Times New Roman" w:hAnsiTheme="minorBidi" w:cs="Guttman Drogolin"/>
          <w:color w:val="000000"/>
          <w:sz w:val="21"/>
          <w:szCs w:val="21"/>
          <w:highlight w:val="green"/>
          <w:rtl/>
        </w:rPr>
        <w:lastRenderedPageBreak/>
        <w:t>אני מעיר את השחר ולא השחר מעיר אותי</w:t>
      </w:r>
      <w:r w:rsidR="00DE03B2" w:rsidRPr="004C2250">
        <w:rPr>
          <w:rStyle w:val="a7"/>
          <w:rFonts w:asciiTheme="minorBidi" w:eastAsia="Times New Roman" w:hAnsiTheme="minorBidi" w:cs="Guttman Drogolin"/>
          <w:color w:val="000000"/>
          <w:sz w:val="21"/>
          <w:szCs w:val="21"/>
          <w:highlight w:val="green"/>
          <w:rtl/>
        </w:rPr>
        <w:footnoteReference w:id="7"/>
      </w:r>
      <w:r w:rsidRPr="004C2250">
        <w:rPr>
          <w:rFonts w:asciiTheme="minorBidi" w:eastAsia="Times New Roman" w:hAnsiTheme="minorBidi" w:cs="Guttman Drogolin"/>
          <w:color w:val="000000"/>
          <w:sz w:val="21"/>
          <w:szCs w:val="21"/>
          <w:highlight w:val="green"/>
          <w:rtl/>
        </w:rPr>
        <w:t>.</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 xml:space="preserve">וכתב </w:t>
      </w:r>
      <w:proofErr w:type="spellStart"/>
      <w:r w:rsidRPr="004C2250">
        <w:rPr>
          <w:rFonts w:asciiTheme="minorBidi" w:eastAsia="Times New Roman" w:hAnsiTheme="minorBidi" w:cs="Guttman Drogolin"/>
          <w:color w:val="000000"/>
          <w:sz w:val="21"/>
          <w:szCs w:val="21"/>
          <w:highlight w:val="green"/>
          <w:rtl/>
        </w:rPr>
        <w:t>הט"ז</w:t>
      </w:r>
      <w:proofErr w:type="spellEnd"/>
      <w:r w:rsidRPr="004C2250">
        <w:rPr>
          <w:rFonts w:asciiTheme="minorBidi" w:eastAsia="Times New Roman" w:hAnsiTheme="minorBidi" w:cs="Guttman Drogolin"/>
          <w:color w:val="000000"/>
          <w:sz w:val="21"/>
          <w:szCs w:val="21"/>
          <w:highlight w:val="green"/>
          <w:rtl/>
        </w:rPr>
        <w:t xml:space="preserve"> (</w:t>
      </w:r>
      <w:proofErr w:type="spellStart"/>
      <w:r w:rsidRPr="004C2250">
        <w:rPr>
          <w:rFonts w:asciiTheme="minorBidi" w:eastAsia="Times New Roman" w:hAnsiTheme="minorBidi" w:cs="Guttman Drogolin"/>
          <w:color w:val="000000"/>
          <w:sz w:val="21"/>
          <w:szCs w:val="21"/>
          <w:highlight w:val="green"/>
          <w:rtl/>
        </w:rPr>
        <w:t>סק"ב</w:t>
      </w:r>
      <w:proofErr w:type="spellEnd"/>
      <w:r w:rsidRPr="004C2250">
        <w:rPr>
          <w:rFonts w:asciiTheme="minorBidi" w:eastAsia="Times New Roman" w:hAnsiTheme="minorBidi" w:cs="Guttman Drogolin"/>
          <w:color w:val="000000"/>
          <w:sz w:val="21"/>
          <w:szCs w:val="21"/>
          <w:highlight w:val="green"/>
          <w:rtl/>
        </w:rPr>
        <w:t xml:space="preserve">), </w:t>
      </w:r>
      <w:proofErr w:type="spellStart"/>
      <w:r w:rsidRPr="004C2250">
        <w:rPr>
          <w:rFonts w:asciiTheme="minorBidi" w:eastAsia="Times New Roman" w:hAnsiTheme="minorBidi" w:cs="Guttman Drogolin"/>
          <w:color w:val="000000"/>
          <w:sz w:val="21"/>
          <w:szCs w:val="21"/>
          <w:highlight w:val="green"/>
          <w:rtl/>
        </w:rPr>
        <w:t>שענין</w:t>
      </w:r>
      <w:proofErr w:type="spellEnd"/>
      <w:r w:rsidRPr="004C2250">
        <w:rPr>
          <w:rFonts w:asciiTheme="minorBidi" w:eastAsia="Times New Roman" w:hAnsiTheme="minorBidi" w:cs="Guttman Drogolin"/>
          <w:color w:val="000000"/>
          <w:sz w:val="21"/>
          <w:szCs w:val="21"/>
          <w:highlight w:val="green"/>
          <w:rtl/>
        </w:rPr>
        <w:t xml:space="preserve"> לעורר השחר הוא שלא יקום מחמת האור וכבר אינו יכול לישון, אלא יקום מהתעוררות שלו; כיון שאין דומה העושה מצוה ע"י התעוררות של אחרים לעושה ע"י עצמו.</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וכן בכל דבר יש לעשות מתוך רצון וחשק עצמי, ולא מחמת הכרח</w:t>
      </w:r>
      <w:r w:rsidR="00DE03B2" w:rsidRPr="004C2250">
        <w:rPr>
          <w:rStyle w:val="a7"/>
          <w:rFonts w:asciiTheme="minorBidi" w:eastAsia="Times New Roman" w:hAnsiTheme="minorBidi" w:cs="Guttman Drogolin"/>
          <w:color w:val="000000"/>
          <w:sz w:val="21"/>
          <w:szCs w:val="21"/>
          <w:highlight w:val="green"/>
          <w:rtl/>
        </w:rPr>
        <w:footnoteReference w:id="8"/>
      </w:r>
      <w:r w:rsidRPr="004C2250">
        <w:rPr>
          <w:rFonts w:asciiTheme="minorBidi" w:eastAsia="Times New Roman" w:hAnsiTheme="minorBidi" w:cs="Guttman Drogolin"/>
          <w:color w:val="000000"/>
          <w:sz w:val="21"/>
          <w:szCs w:val="21"/>
          <w:highlight w:val="green"/>
          <w:rtl/>
        </w:rPr>
        <w:t>.</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ולפי המבואר, יכול אדם לקיים שיהא הוא מעורר השחר ע"י שיקום לעבודת הבורא מתוך התעוררות של עצמו, כל אחד בזמן שקבע לעצמו לפי מצבו וענינו</w:t>
      </w:r>
      <w:r w:rsidR="00DE03B2" w:rsidRPr="004C2250">
        <w:rPr>
          <w:rStyle w:val="a7"/>
          <w:rFonts w:asciiTheme="minorBidi" w:eastAsia="Times New Roman" w:hAnsiTheme="minorBidi" w:cs="Guttman Drogolin"/>
          <w:color w:val="000000"/>
          <w:sz w:val="21"/>
          <w:szCs w:val="21"/>
          <w:highlight w:val="green"/>
          <w:rtl/>
        </w:rPr>
        <w:footnoteReference w:id="9"/>
      </w:r>
      <w:r w:rsidRPr="004C2250">
        <w:rPr>
          <w:rFonts w:asciiTheme="minorBidi" w:eastAsia="Times New Roman" w:hAnsiTheme="minorBidi" w:cs="Guttman Drogolin"/>
          <w:color w:val="000000"/>
          <w:sz w:val="21"/>
          <w:szCs w:val="21"/>
          <w:highlight w:val="green"/>
          <w:rtl/>
        </w:rPr>
        <w:t>.</w:t>
      </w:r>
      <w:r w:rsidRPr="004C2250">
        <w:rPr>
          <w:rFonts w:asciiTheme="minorBidi" w:eastAsia="Times New Roman" w:hAnsiTheme="minorBidi" w:cs="Guttman Drogolin" w:hint="cs"/>
          <w:color w:val="000000"/>
          <w:sz w:val="21"/>
          <w:szCs w:val="21"/>
          <w:highlight w:val="green"/>
          <w:rtl/>
        </w:rPr>
        <w:t xml:space="preserve"> </w:t>
      </w:r>
      <w:r w:rsidRPr="004C2250">
        <w:rPr>
          <w:rFonts w:asciiTheme="minorBidi" w:eastAsia="Times New Roman" w:hAnsiTheme="minorBidi" w:cs="Guttman Drogolin"/>
          <w:color w:val="000000"/>
          <w:sz w:val="21"/>
          <w:szCs w:val="21"/>
          <w:highlight w:val="green"/>
          <w:rtl/>
        </w:rPr>
        <w:t>וכן בכל ענייני עבודת השי"ת יכול לקיים ענין זה, שיהא הוא מעורר השחר, כשיתעורר מעצמו לעבדו</w:t>
      </w:r>
      <w:r w:rsidR="00DE03B2" w:rsidRPr="004C2250">
        <w:rPr>
          <w:rStyle w:val="a7"/>
          <w:rFonts w:asciiTheme="minorBidi" w:eastAsia="Times New Roman" w:hAnsiTheme="minorBidi" w:cs="Guttman Drogolin"/>
          <w:color w:val="000000"/>
          <w:sz w:val="21"/>
          <w:szCs w:val="21"/>
          <w:highlight w:val="green"/>
          <w:rtl/>
        </w:rPr>
        <w:footnoteReference w:id="10"/>
      </w:r>
      <w:r w:rsidRPr="004C2250">
        <w:rPr>
          <w:rFonts w:asciiTheme="minorBidi" w:eastAsia="Times New Roman" w:hAnsiTheme="minorBidi" w:cs="Guttman Drogolin"/>
          <w:color w:val="000000"/>
          <w:sz w:val="21"/>
          <w:szCs w:val="21"/>
          <w:highlight w:val="green"/>
          <w:rtl/>
        </w:rPr>
        <w:t>.</w:t>
      </w:r>
    </w:p>
    <w:p w:rsidR="00BA33C9" w:rsidRDefault="00BA33C9" w:rsidP="006F4E7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sidRPr="00BA33C9">
        <w:rPr>
          <w:rFonts w:asciiTheme="minorBidi" w:eastAsia="Times New Roman" w:hAnsiTheme="minorBidi" w:cs="Guttman Drogolin"/>
          <w:b/>
          <w:bCs/>
          <w:color w:val="000000"/>
          <w:sz w:val="24"/>
          <w:szCs w:val="24"/>
          <w:rtl/>
        </w:rPr>
        <w:t>ד. שאלה. האם יש משמעות באמירת תיקון חצות, פרשת המן, תהלים, פרק שירה או שאר בקשות, כשאין האדם נותן לבו לדברים היוצאים מפיו, ולבו בל עמו?</w:t>
      </w:r>
    </w:p>
    <w:p w:rsidR="00BA33C9" w:rsidRPr="00EA66FF" w:rsidRDefault="00BA33C9" w:rsidP="00EA66FF">
      <w:pPr>
        <w:autoSpaceDE w:val="0"/>
        <w:autoSpaceDN w:val="0"/>
        <w:adjustRightInd w:val="0"/>
        <w:spacing w:before="240" w:after="0" w:line="330" w:lineRule="exact"/>
        <w:jc w:val="both"/>
        <w:rPr>
          <w:rFonts w:asciiTheme="minorBidi" w:eastAsia="Times New Roman" w:hAnsiTheme="minorBidi" w:cs="Guttman Drogolin"/>
          <w:color w:val="000000"/>
          <w:sz w:val="21"/>
          <w:szCs w:val="21"/>
          <w:highlight w:val="green"/>
          <w:rtl/>
        </w:rPr>
      </w:pPr>
      <w:r w:rsidRPr="00BA33C9">
        <w:rPr>
          <w:rFonts w:asciiTheme="minorBidi" w:eastAsia="Times New Roman" w:hAnsiTheme="minorBidi" w:cs="Guttman Drogolin"/>
          <w:b/>
          <w:bCs/>
          <w:color w:val="000000"/>
          <w:sz w:val="24"/>
          <w:szCs w:val="24"/>
          <w:rtl/>
        </w:rPr>
        <w:lastRenderedPageBreak/>
        <w:t xml:space="preserve">תשובה. </w:t>
      </w:r>
      <w:proofErr w:type="spellStart"/>
      <w:r w:rsidR="00EA66FF" w:rsidRPr="00EA66FF">
        <w:rPr>
          <w:rFonts w:asciiTheme="minorBidi" w:eastAsia="Times New Roman" w:hAnsiTheme="minorBidi" w:cs="Guttman Drogolin"/>
          <w:color w:val="000000"/>
          <w:sz w:val="21"/>
          <w:szCs w:val="21"/>
          <w:highlight w:val="green"/>
          <w:rtl/>
        </w:rPr>
        <w:t>בשו"ע</w:t>
      </w:r>
      <w:proofErr w:type="spellEnd"/>
      <w:r w:rsidR="00EA66FF" w:rsidRPr="00EA66FF">
        <w:rPr>
          <w:rFonts w:asciiTheme="minorBidi" w:eastAsia="Times New Roman" w:hAnsiTheme="minorBidi" w:cs="Guttman Drogolin"/>
          <w:color w:val="000000"/>
          <w:sz w:val="21"/>
          <w:szCs w:val="21"/>
          <w:highlight w:val="green"/>
          <w:rtl/>
        </w:rPr>
        <w:t xml:space="preserve"> (א' ס"ד) כתב טוב מעט תחנונים בכוונה, מהרבות בלא כוונה</w:t>
      </w:r>
      <w:r>
        <w:rPr>
          <w:rStyle w:val="a7"/>
          <w:rFonts w:asciiTheme="minorBidi" w:eastAsia="Times New Roman" w:hAnsiTheme="minorBidi" w:cs="Guttman Drogolin"/>
          <w:color w:val="000000"/>
          <w:sz w:val="21"/>
          <w:szCs w:val="21"/>
          <w:highlight w:val="green"/>
          <w:rtl/>
        </w:rPr>
        <w:footnoteReference w:id="11"/>
      </w:r>
      <w:r w:rsidRPr="00BA33C9">
        <w:rPr>
          <w:rFonts w:asciiTheme="minorBidi" w:eastAsia="Times New Roman" w:hAnsiTheme="minorBidi" w:cs="Guttman Drogolin"/>
          <w:color w:val="000000"/>
          <w:sz w:val="21"/>
          <w:szCs w:val="21"/>
          <w:highlight w:val="green"/>
          <w:rtl/>
        </w:rPr>
        <w:t>. כי לפעמים ריבוי התפילה הוא עצמו הסיבה לכך שאין האדם יכול לכוון, ולכן מי שממעט בתפילה כדי שיכוון לבו – עדיף.</w:t>
      </w:r>
      <w:r>
        <w:rPr>
          <w:rFonts w:asciiTheme="minorBidi" w:eastAsia="Times New Roman" w:hAnsiTheme="minorBidi" w:cs="Guttman Drogolin" w:hint="cs"/>
          <w:color w:val="000000"/>
          <w:sz w:val="21"/>
          <w:szCs w:val="21"/>
          <w:highlight w:val="green"/>
          <w:rtl/>
        </w:rPr>
        <w:t xml:space="preserve"> </w:t>
      </w:r>
      <w:r w:rsidRPr="00BA33C9">
        <w:rPr>
          <w:rFonts w:asciiTheme="minorBidi" w:eastAsia="Times New Roman" w:hAnsiTheme="minorBidi" w:cs="Guttman Drogolin"/>
          <w:color w:val="000000"/>
          <w:sz w:val="21"/>
          <w:szCs w:val="21"/>
          <w:highlight w:val="green"/>
          <w:rtl/>
        </w:rPr>
        <w:t xml:space="preserve">אמנם, אין דין זה בא למעט או למנוע את מי שקשה לו לכוון, כאילו אין מעלה באמירתם בלי כוונה; שהרי עצם חיתוך התיבות של התפילה והבקשה בשפתיו לפני הקב"ה</w:t>
      </w:r>
      <w:del w:id="1018" w:author="מגיה" w:date="2026-10-15T09:00:00Z">
        <w:r w:rsidRPr="00BA33C9">
          <w:rPr>
            <w:rFonts w:asciiTheme="minorBidi" w:eastAsia="Times New Roman" w:hAnsiTheme="minorBidi" w:cs="Guttman Drogolin"/>
            <w:color w:val="000000"/>
            <w:sz w:val="21"/>
            <w:szCs w:val="21"/>
            <w:highlight w:val="green"/>
            <w:rtl/>
          </w:rPr>
          <w:delText xml:space="preserve">,</w:delText>
        </w:r>
      </w:del>
      <w:r w:rsidRPr="00BA33C9">
        <w:rPr>
          <w:rFonts w:asciiTheme="minorBidi" w:eastAsia="Times New Roman" w:hAnsiTheme="minorBidi" w:cs="Guttman Drogolin"/>
          <w:color w:val="000000"/>
          <w:sz w:val="21"/>
          <w:szCs w:val="21"/>
          <w:highlight w:val="green"/>
          <w:rtl/>
        </w:rPr>
        <w:t xml:space="preserve"> יש לו חשיבות ומעלה גדולה גם כשאין כוונה</w:t>
      </w:r>
      <w:r>
        <w:rPr>
          <w:rStyle w:val="a7"/>
          <w:rFonts w:asciiTheme="minorBidi" w:eastAsia="Times New Roman" w:hAnsiTheme="minorBidi" w:cs="Guttman Drogolin"/>
          <w:color w:val="000000"/>
          <w:sz w:val="21"/>
          <w:szCs w:val="21"/>
          <w:highlight w:val="green"/>
          <w:rtl/>
        </w:rPr>
        <w:footnoteReference w:id="12"/>
      </w:r>
      <w:r w:rsidRPr="00BA33C9">
        <w:rPr>
          <w:rFonts w:asciiTheme="minorBidi" w:eastAsia="Times New Roman" w:hAnsiTheme="minorBidi" w:cs="Guttman Drogolin"/>
          <w:color w:val="000000"/>
          <w:sz w:val="21"/>
          <w:szCs w:val="21"/>
          <w:highlight w:val="green"/>
          <w:rtl/>
        </w:rPr>
        <w:t xml:space="preserve">. ולא בא המחבר לומר אלא באופן שישנן שתי </w:t>
      </w:r>
      <w:r w:rsidRPr="00BA33C9">
        <w:rPr>
          <w:rFonts w:asciiTheme="minorBidi" w:eastAsia="Times New Roman" w:hAnsiTheme="minorBidi" w:cs="Guttman Drogolin"/>
          <w:color w:val="000000"/>
          <w:sz w:val="21"/>
          <w:szCs w:val="21"/>
          <w:highlight w:val="green"/>
          <w:rtl/>
        </w:rPr>
        <w:lastRenderedPageBreak/>
        <w:t>אפש</w:t>
      </w:r>
      <w:r w:rsidRPr="00EA66FF">
        <w:rPr>
          <w:rFonts w:asciiTheme="minorBidi" w:eastAsia="Times New Roman" w:hAnsiTheme="minorBidi" w:cs="Guttman Drogolin"/>
          <w:color w:val="000000"/>
          <w:sz w:val="21"/>
          <w:szCs w:val="21"/>
          <w:highlight w:val="green"/>
          <w:rtl/>
        </w:rPr>
        <w:t xml:space="preserve">רויות לפני האדם: או לומר הרבה שלא בתחנונים ובלא כוונה, או לומר מעט עם תחנונים ובכוונה</w:t>
      </w:r>
      <w:ins w:id="1017" w:author="מגיה" w:date="2026-10-15T09:00:00Z">
        <w:r>
          <w:rPr>
            <w:rFonts w:asciiTheme="minorBidi" w:eastAsia="Times New Roman" w:hAnsiTheme="minorBidi" w:cs="Guttman Drogolin"/>
            <w:color w:val="000000"/>
            <w:sz w:val="21"/>
            <w:szCs w:val="21"/>
            <w:highlight w:val="green"/>
            <w:rtl/>
          </w:rPr>
          <w:t xml:space="preserve">,</w:t>
        </w:r>
      </w:ins>
      <w:r w:rsidRPr="00EA66FF">
        <w:rPr>
          <w:rFonts w:asciiTheme="minorBidi" w:eastAsia="Times New Roman" w:hAnsiTheme="minorBidi" w:cs="Guttman Drogolin"/>
          <w:color w:val="000000"/>
          <w:sz w:val="21"/>
          <w:szCs w:val="21"/>
          <w:highlight w:val="green"/>
          <w:rtl/>
        </w:rPr>
        <w:t xml:space="preserve"> דאז </w:t>
      </w:r>
      <w:proofErr w:type="spellStart"/>
      <w:r w:rsidRPr="00EA66FF">
        <w:rPr>
          <w:rFonts w:asciiTheme="minorBidi" w:eastAsia="Times New Roman" w:hAnsiTheme="minorBidi" w:cs="Guttman Drogolin"/>
          <w:color w:val="000000"/>
          <w:sz w:val="21"/>
          <w:szCs w:val="21"/>
          <w:highlight w:val="green"/>
          <w:rtl/>
        </w:rPr>
        <w:t>בודאי</w:t>
      </w:r>
      <w:proofErr w:type="spellEnd"/>
      <w:r w:rsidRPr="00EA66FF">
        <w:rPr>
          <w:rFonts w:asciiTheme="minorBidi" w:eastAsia="Times New Roman" w:hAnsiTheme="minorBidi" w:cs="Guttman Drogolin"/>
          <w:color w:val="000000"/>
          <w:sz w:val="21"/>
          <w:szCs w:val="21"/>
          <w:highlight w:val="green"/>
          <w:rtl/>
        </w:rPr>
        <w:t xml:space="preserve"> עדיף לנקוט את המועט בכוונה.</w:t>
      </w:r>
      <w:r w:rsidRPr="00EA66FF">
        <w:rPr>
          <w:rFonts w:asciiTheme="minorBidi" w:eastAsia="Times New Roman" w:hAnsiTheme="minorBidi" w:cs="Guttman Drogolin" w:hint="cs"/>
          <w:color w:val="000000"/>
          <w:sz w:val="21"/>
          <w:szCs w:val="21"/>
          <w:highlight w:val="green"/>
          <w:rtl/>
        </w:rPr>
        <w:t xml:space="preserve"> </w:t>
      </w:r>
      <w:r w:rsidRPr="00EA66FF">
        <w:rPr>
          <w:rFonts w:asciiTheme="minorBidi" w:eastAsia="Times New Roman" w:hAnsiTheme="minorBidi" w:cs="Guttman Drogolin"/>
          <w:color w:val="000000"/>
          <w:sz w:val="21"/>
          <w:szCs w:val="21"/>
          <w:highlight w:val="green"/>
          <w:rtl/>
        </w:rPr>
        <w:t xml:space="preserve">אמנם כשהשאלה היא כפי שהיא, האם לומר את הדברים בלא כוונה או שלא לומר כלל, </w:t>
      </w:r>
      <w:proofErr w:type="spellStart"/>
      <w:r w:rsidRPr="00EA66FF">
        <w:rPr>
          <w:rFonts w:asciiTheme="minorBidi" w:eastAsia="Times New Roman" w:hAnsiTheme="minorBidi" w:cs="Guttman Drogolin"/>
          <w:color w:val="000000"/>
          <w:sz w:val="21"/>
          <w:szCs w:val="21"/>
          <w:highlight w:val="green"/>
          <w:rtl/>
        </w:rPr>
        <w:t>בודאי</w:t>
      </w:r>
      <w:proofErr w:type="spellEnd"/>
      <w:r w:rsidRPr="00EA66FF">
        <w:rPr>
          <w:rFonts w:asciiTheme="minorBidi" w:eastAsia="Times New Roman" w:hAnsiTheme="minorBidi" w:cs="Guttman Drogolin"/>
          <w:color w:val="000000"/>
          <w:sz w:val="21"/>
          <w:szCs w:val="21"/>
          <w:highlight w:val="green"/>
          <w:rtl/>
        </w:rPr>
        <w:t xml:space="preserve"> התשובה היא לומר, </w:t>
      </w:r>
      <w:del w:id="1015" w:author="מגיה" w:date="2026-10-15T09:00:00Z">
        <w:r w:rsidRPr="00EA66FF">
          <w:rPr>
            <w:rFonts w:asciiTheme="minorBidi" w:eastAsia="Times New Roman" w:hAnsiTheme="minorBidi" w:cs="Guttman Drogolin"/>
            <w:color w:val="000000"/>
            <w:sz w:val="21"/>
            <w:szCs w:val="21"/>
            <w:highlight w:val="green"/>
            <w:rtl/>
          </w:rPr>
          <w:delText xml:space="preserve">ואף</w:delText>
        </w:r>
      </w:del>
      <w:ins w:id="1016" w:author="מגיה" w:date="2026-10-15T09:00:00Z">
        <w:r>
          <w:rPr>
            <w:rFonts w:asciiTheme="minorBidi" w:eastAsia="Times New Roman" w:hAnsiTheme="minorBidi" w:cs="Guttman Drogolin"/>
            <w:color w:val="000000"/>
            <w:sz w:val="21"/>
            <w:szCs w:val="21"/>
            <w:highlight w:val="green"/>
            <w:rtl/>
          </w:rPr>
          <w:t xml:space="preserve">אף</w:t>
        </w:r>
      </w:ins>
      <w:r w:rsidRPr="00EA66FF">
        <w:rPr>
          <w:rFonts w:asciiTheme="minorBidi" w:eastAsia="Times New Roman" w:hAnsiTheme="minorBidi" w:cs="Guttman Drogolin"/>
          <w:color w:val="000000"/>
          <w:sz w:val="21"/>
          <w:szCs w:val="21"/>
          <w:highlight w:val="green"/>
          <w:rtl/>
        </w:rPr>
        <w:t xml:space="preserve"> על פי שהוא בלא כוונה.</w:t>
      </w:r>
    </w:p>
    <w:p w:rsidR="006650A6" w:rsidRPr="00EA66FF" w:rsidRDefault="006650A6" w:rsidP="006650A6">
      <w:pPr>
        <w:autoSpaceDE w:val="0"/>
        <w:autoSpaceDN w:val="0"/>
        <w:adjustRightInd w:val="0"/>
        <w:spacing w:before="180" w:after="0" w:line="330" w:lineRule="exact"/>
        <w:jc w:val="center"/>
        <w:rPr>
          <w:rFonts w:ascii="Arial" w:eastAsia="Calibri" w:hAnsi="Arial" w:cs="Guttman Drogolin"/>
          <w:bCs/>
          <w:color w:val="000000"/>
          <w:sz w:val="28"/>
          <w:szCs w:val="28"/>
          <w:highlight w:val="green"/>
          <w:rtl/>
        </w:rPr>
      </w:pPr>
      <w:r w:rsidRPr="00EA66FF">
        <w:rPr>
          <w:rFonts w:ascii="Arial" w:eastAsia="Calibri" w:hAnsi="Arial" w:cs="Guttman Drogolin"/>
          <w:bCs/>
          <w:color w:val="000000"/>
          <w:sz w:val="28"/>
          <w:szCs w:val="28"/>
          <w:highlight w:val="green"/>
          <w:rtl/>
        </w:rPr>
        <w:t>סימן ב'</w:t>
      </w:r>
    </w:p>
    <w:p w:rsidR="006650A6" w:rsidRPr="00EA66FF" w:rsidRDefault="006650A6" w:rsidP="00E45DCD">
      <w:pPr>
        <w:autoSpaceDE w:val="0"/>
        <w:autoSpaceDN w:val="0"/>
        <w:adjustRightInd w:val="0"/>
        <w:spacing w:before="40" w:after="0" w:line="330" w:lineRule="exact"/>
        <w:jc w:val="center"/>
        <w:rPr>
          <w:rFonts w:ascii="Arial" w:eastAsia="Calibri" w:hAnsi="Arial" w:cs="Guttman Drogolin"/>
          <w:bCs/>
          <w:color w:val="000000"/>
          <w:sz w:val="26"/>
          <w:szCs w:val="26"/>
          <w:highlight w:val="green"/>
          <w:rtl/>
        </w:rPr>
      </w:pPr>
      <w:r w:rsidRPr="00EA66FF">
        <w:rPr>
          <w:rFonts w:ascii="Arial" w:eastAsia="Calibri" w:hAnsi="Arial" w:cs="Guttman Drogolin" w:hint="cs"/>
          <w:bCs/>
          <w:color w:val="000000"/>
          <w:sz w:val="26"/>
          <w:szCs w:val="26"/>
          <w:highlight w:val="green"/>
          <w:rtl/>
        </w:rPr>
        <w:t>לבישת בגדים</w:t>
      </w:r>
    </w:p>
    <w:p w:rsidR="006650A6" w:rsidRPr="00EA66FF" w:rsidRDefault="00DA147D" w:rsidP="001A64D9">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highlight w:val="green"/>
          <w:rtl/>
        </w:rPr>
      </w:pPr>
      <w:r w:rsidRPr="00EA66FF">
        <w:rPr>
          <w:rFonts w:asciiTheme="minorBidi" w:eastAsia="Times New Roman" w:hAnsiTheme="minorBidi" w:cs="Guttman Drogolin" w:hint="cs"/>
          <w:b/>
          <w:bCs/>
          <w:color w:val="000000"/>
          <w:sz w:val="24"/>
          <w:szCs w:val="24"/>
          <w:highlight w:val="green"/>
          <w:rtl/>
        </w:rPr>
        <w:t>ה</w:t>
      </w:r>
      <w:r w:rsidR="006650A6" w:rsidRPr="00EA66FF">
        <w:rPr>
          <w:rFonts w:asciiTheme="minorBidi" w:eastAsia="Times New Roman" w:hAnsiTheme="minorBidi" w:cs="Guttman Drogolin" w:hint="cs"/>
          <w:b/>
          <w:bCs/>
          <w:color w:val="000000"/>
          <w:sz w:val="24"/>
          <w:szCs w:val="24"/>
          <w:highlight w:val="green"/>
          <w:rtl/>
        </w:rPr>
        <w:t>. שאלה. האם מותר ל</w:t>
      </w:r>
      <w:r w:rsidR="001A64D9" w:rsidRPr="00EA66FF">
        <w:rPr>
          <w:rFonts w:asciiTheme="minorBidi" w:eastAsia="Times New Roman" w:hAnsiTheme="minorBidi" w:cs="Guttman Drogolin" w:hint="cs"/>
          <w:b/>
          <w:bCs/>
          <w:color w:val="000000"/>
          <w:sz w:val="24"/>
          <w:szCs w:val="24"/>
          <w:highlight w:val="green"/>
          <w:rtl/>
        </w:rPr>
        <w:t xml:space="preserve">התפשט ולהחליף בגדיו </w:t>
      </w:r>
      <w:r w:rsidR="006650A6" w:rsidRPr="00EA66FF">
        <w:rPr>
          <w:rFonts w:asciiTheme="minorBidi" w:eastAsia="Times New Roman" w:hAnsiTheme="minorBidi" w:cs="Guttman Drogolin" w:hint="cs"/>
          <w:b/>
          <w:bCs/>
          <w:color w:val="000000"/>
          <w:sz w:val="24"/>
          <w:szCs w:val="24"/>
          <w:highlight w:val="green"/>
          <w:rtl/>
        </w:rPr>
        <w:t xml:space="preserve">בבית </w:t>
      </w:r>
      <w:proofErr w:type="spellStart"/>
      <w:r w:rsidR="006650A6" w:rsidRPr="00EA66FF">
        <w:rPr>
          <w:rFonts w:asciiTheme="minorBidi" w:eastAsia="Times New Roman" w:hAnsiTheme="minorBidi" w:cs="Guttman Drogolin" w:hint="cs"/>
          <w:b/>
          <w:bCs/>
          <w:color w:val="000000"/>
          <w:sz w:val="24"/>
          <w:szCs w:val="24"/>
          <w:highlight w:val="green"/>
          <w:rtl/>
        </w:rPr>
        <w:t>הכסא</w:t>
      </w:r>
      <w:proofErr w:type="spellEnd"/>
      <w:r w:rsidR="006650A6" w:rsidRPr="00EA66FF">
        <w:rPr>
          <w:rFonts w:asciiTheme="minorBidi" w:eastAsia="Times New Roman" w:hAnsiTheme="minorBidi" w:cs="Guttman Drogolin" w:hint="cs"/>
          <w:b/>
          <w:bCs/>
          <w:color w:val="000000"/>
          <w:sz w:val="24"/>
          <w:szCs w:val="24"/>
          <w:highlight w:val="green"/>
          <w:rtl/>
        </w:rPr>
        <w:t>?</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EA66FF">
        <w:rPr>
          <w:rFonts w:asciiTheme="minorBidi" w:eastAsia="Times New Roman" w:hAnsiTheme="minorBidi" w:cs="Guttman Drogolin" w:hint="cs"/>
          <w:b/>
          <w:bCs/>
          <w:color w:val="000000"/>
          <w:sz w:val="24"/>
          <w:szCs w:val="24"/>
          <w:highlight w:val="green"/>
          <w:rtl/>
        </w:rPr>
        <w:t>תשובה</w:t>
      </w:r>
      <w:r w:rsidRPr="00EA66FF">
        <w:rPr>
          <w:rFonts w:ascii="Arial" w:eastAsia="Calibri" w:hAnsi="Arial" w:cs="Guttman Drogolin" w:hint="cs"/>
          <w:bCs/>
          <w:color w:val="000000"/>
          <w:sz w:val="21"/>
          <w:szCs w:val="21"/>
          <w:highlight w:val="green"/>
          <w:rtl/>
        </w:rPr>
        <w:t xml:space="preserve">. </w:t>
      </w:r>
      <w:proofErr w:type="spellStart"/>
      <w:r w:rsidRPr="00EA66FF">
        <w:rPr>
          <w:rFonts w:ascii="Arial" w:eastAsia="Calibri" w:hAnsi="Arial" w:cs="Guttman Drogolin" w:hint="cs"/>
          <w:color w:val="000000"/>
          <w:sz w:val="21"/>
          <w:szCs w:val="21"/>
          <w:highlight w:val="green"/>
          <w:rtl/>
        </w:rPr>
        <w:t>בשו"ע</w:t>
      </w:r>
      <w:proofErr w:type="spellEnd"/>
      <w:r w:rsidRPr="00EA66FF">
        <w:rPr>
          <w:rFonts w:ascii="Arial" w:eastAsia="Calibri" w:hAnsi="Arial" w:cs="Guttman Drogolin" w:hint="cs"/>
          <w:color w:val="000000"/>
          <w:sz w:val="21"/>
          <w:szCs w:val="21"/>
          <w:highlight w:val="green"/>
          <w:rtl/>
        </w:rPr>
        <w:t xml:space="preserve"> </w:t>
      </w:r>
      <w:r w:rsidR="002C71D3" w:rsidRPr="00EA66FF">
        <w:rPr>
          <w:rFonts w:ascii="Arial" w:eastAsia="Calibri" w:hAnsi="Arial" w:cs="Guttman Drogolin" w:hint="cs"/>
          <w:color w:val="000000"/>
          <w:sz w:val="21"/>
          <w:szCs w:val="21"/>
          <w:highlight w:val="green"/>
          <w:rtl/>
        </w:rPr>
        <w:t xml:space="preserve">(ב' </w:t>
      </w:r>
      <w:r w:rsidRPr="00EA66FF">
        <w:rPr>
          <w:rFonts w:ascii="Arial" w:eastAsia="Calibri" w:hAnsi="Arial" w:cs="Guttman Drogolin" w:hint="cs"/>
          <w:color w:val="000000"/>
          <w:sz w:val="21"/>
          <w:szCs w:val="21"/>
          <w:highlight w:val="green"/>
          <w:rtl/>
        </w:rPr>
        <w:t>ס"א</w:t>
      </w:r>
      <w:r w:rsidR="002C71D3" w:rsidRPr="00EA66FF">
        <w:rPr>
          <w:rFonts w:ascii="Arial" w:eastAsia="Calibri" w:hAnsi="Arial" w:cs="Guttman Drogolin" w:hint="cs"/>
          <w:color w:val="000000"/>
          <w:sz w:val="21"/>
          <w:szCs w:val="21"/>
          <w:highlight w:val="green"/>
          <w:rtl/>
        </w:rPr>
        <w:t>)</w:t>
      </w:r>
      <w:r w:rsidRPr="00EA66FF">
        <w:rPr>
          <w:rFonts w:ascii="Arial" w:eastAsia="Calibri" w:hAnsi="Arial" w:cs="Guttman Drogolin"/>
          <w:color w:val="000000"/>
          <w:sz w:val="21"/>
          <w:szCs w:val="21"/>
          <w:highlight w:val="green"/>
          <w:rtl/>
        </w:rPr>
        <w:t xml:space="preserve"> </w:t>
      </w:r>
      <w:r w:rsidRPr="00EA66FF">
        <w:rPr>
          <w:rFonts w:ascii="Arial" w:eastAsia="Calibri" w:hAnsi="Arial" w:cs="Guttman Drogolin" w:hint="cs"/>
          <w:color w:val="000000"/>
          <w:sz w:val="21"/>
          <w:szCs w:val="21"/>
          <w:highlight w:val="green"/>
          <w:rtl/>
        </w:rPr>
        <w:t xml:space="preserve">כתב </w:t>
      </w:r>
      <w:r w:rsidRPr="00EA66FF">
        <w:rPr>
          <w:rFonts w:ascii="Arial" w:eastAsia="Calibri" w:hAnsi="Arial" w:cs="Guttman Drogolin"/>
          <w:color w:val="000000"/>
          <w:sz w:val="21"/>
          <w:szCs w:val="21"/>
          <w:highlight w:val="green"/>
          <w:rtl/>
        </w:rPr>
        <w:t xml:space="preserve">לא ילבש חלוקו מיושב אלא </w:t>
      </w:r>
      <w:proofErr w:type="spellStart"/>
      <w:r w:rsidRPr="00EA66FF">
        <w:rPr>
          <w:rFonts w:ascii="Arial" w:eastAsia="Calibri" w:hAnsi="Arial" w:cs="Guttman Drogolin"/>
          <w:color w:val="000000"/>
          <w:sz w:val="21"/>
          <w:szCs w:val="21"/>
          <w:highlight w:val="green"/>
          <w:rtl/>
        </w:rPr>
        <w:t>יקח</w:t>
      </w:r>
      <w:proofErr w:type="spellEnd"/>
      <w:r w:rsidRPr="00EA66FF">
        <w:rPr>
          <w:rFonts w:ascii="Arial" w:eastAsia="Calibri" w:hAnsi="Arial" w:cs="Guttman Drogolin"/>
          <w:color w:val="000000"/>
          <w:sz w:val="21"/>
          <w:szCs w:val="21"/>
          <w:highlight w:val="green"/>
          <w:rtl/>
        </w:rPr>
        <w:t xml:space="preserve"> חלוקו ויכניס בו ראשו וזרועותיו בעודנו</w:t>
      </w:r>
      <w:r w:rsidRPr="00EA66FF">
        <w:rPr>
          <w:rFonts w:ascii="Arial" w:eastAsia="Calibri" w:hAnsi="Arial" w:cs="Guttman Drogolin"/>
          <w:b/>
          <w:color w:val="000000"/>
          <w:sz w:val="21"/>
          <w:szCs w:val="21"/>
          <w:highlight w:val="green"/>
          <w:rtl/>
        </w:rPr>
        <w:t xml:space="preserve"> שוכב, ונמצא כשיקום שהוא מכוסה. </w:t>
      </w:r>
      <w:proofErr w:type="spellStart"/>
      <w:r w:rsidRPr="00EA66FF">
        <w:rPr>
          <w:rFonts w:ascii="Arial" w:eastAsia="Calibri" w:hAnsi="Arial" w:cs="Guttman Drogolin" w:hint="cs"/>
          <w:b/>
          <w:color w:val="000000"/>
          <w:sz w:val="21"/>
          <w:szCs w:val="21"/>
          <w:highlight w:val="green"/>
          <w:rtl/>
        </w:rPr>
        <w:t>ובס"ב</w:t>
      </w:r>
      <w:proofErr w:type="spellEnd"/>
      <w:r w:rsidRPr="00EA66FF">
        <w:rPr>
          <w:rFonts w:ascii="Arial" w:eastAsia="Calibri" w:hAnsi="Arial" w:cs="Guttman Drogolin" w:hint="cs"/>
          <w:b/>
          <w:color w:val="000000"/>
          <w:sz w:val="21"/>
          <w:szCs w:val="21"/>
          <w:highlight w:val="green"/>
          <w:rtl/>
        </w:rPr>
        <w:t xml:space="preserve"> כתב </w:t>
      </w:r>
      <w:r w:rsidRPr="00EA66FF">
        <w:rPr>
          <w:rFonts w:ascii="Arial" w:eastAsia="Calibri" w:hAnsi="Arial" w:cs="Guttman Drogolin"/>
          <w:b/>
          <w:color w:val="000000"/>
          <w:sz w:val="21"/>
          <w:szCs w:val="21"/>
          <w:highlight w:val="green"/>
          <w:rtl/>
        </w:rPr>
        <w:t>אל יאמר: הנני בחדרי חדרים מי רואני, כי הקדוש ברוך הוא מלא כל הארץ כבודו (ישעיה ו, ג).</w:t>
      </w:r>
      <w:r w:rsidRPr="00EA66FF">
        <w:rPr>
          <w:rFonts w:ascii="Arial" w:eastAsia="Calibri" w:hAnsi="Arial" w:cs="Guttman Drogolin" w:hint="cs"/>
          <w:b/>
          <w:color w:val="000000"/>
          <w:sz w:val="21"/>
          <w:szCs w:val="21"/>
          <w:highlight w:val="green"/>
          <w:rtl/>
        </w:rPr>
        <w:t xml:space="preserve"> ומבואר לכאורה </w:t>
      </w:r>
      <w:del w:id="1022" w:author="מגיה" w:date="2026-10-15T09:00:00Z">
        <w:r w:rsidRPr="00EA66FF">
          <w:rPr>
            <w:rFonts w:ascii="Arial" w:eastAsia="Calibri" w:hAnsi="Arial" w:cs="Guttman Drogolin" w:hint="cs"/>
            <w:b/>
            <w:color w:val="000000"/>
            <w:sz w:val="21"/>
            <w:szCs w:val="21"/>
            <w:highlight w:val="green"/>
            <w:rtl/>
          </w:rPr>
          <w:delText xml:space="preserve">לאסור</w:delText>
        </w:r>
      </w:del>
      <w:ins w:id="1023" w:author="מגיה" w:date="2026-10-15T09:00:00Z">
        <w:r>
          <w:rPr>
            <w:rFonts w:ascii="Arial" w:eastAsia="Calibri" w:hAnsi="Arial" w:cs="Guttman Drogolin" w:hint="cs"/>
            <w:b/>
            <w:color w:val="000000"/>
            <w:sz w:val="21"/>
            <w:szCs w:val="21"/>
            <w:highlight w:val="green"/>
            <w:rtl/>
          </w:rPr>
          <w:t xml:space="preserve">שאסור</w:t>
        </w:r>
      </w:ins>
      <w:r w:rsidRPr="00EA66FF">
        <w:rPr>
          <w:rFonts w:ascii="Arial" w:eastAsia="Calibri" w:hAnsi="Arial" w:cs="Guttman Drogolin" w:hint="cs"/>
          <w:b/>
          <w:color w:val="000000"/>
          <w:sz w:val="21"/>
          <w:szCs w:val="21"/>
          <w:highlight w:val="green"/>
          <w:rtl/>
        </w:rPr>
        <w:t xml:space="preserve"> להתפשט גם בחדר שירותים שהוא ריק מאדם, אלא שכתבו הפוסקים שאין דין זה אלא במקומות </w:t>
      </w:r>
      <w:del w:id="1020" w:author="מגיה" w:date="2026-10-15T09:00:00Z">
        <w:r w:rsidRPr="00EA66FF">
          <w:rPr>
            <w:rFonts w:ascii="Arial" w:eastAsia="Calibri" w:hAnsi="Arial" w:cs="Guttman Drogolin" w:hint="cs"/>
            <w:b/>
            <w:color w:val="000000"/>
            <w:sz w:val="21"/>
            <w:szCs w:val="21"/>
            <w:highlight w:val="green"/>
            <w:rtl/>
          </w:rPr>
          <w:delText xml:space="preserve">שלא</w:delText>
        </w:r>
      </w:del>
      <w:ins w:id="1021" w:author="מגיה" w:date="2026-10-15T09:00:00Z">
        <w:r>
          <w:rPr>
            <w:rFonts w:ascii="Arial" w:eastAsia="Calibri" w:hAnsi="Arial" w:cs="Guttman Drogolin" w:hint="cs"/>
            <w:b/>
            <w:color w:val="000000"/>
            <w:sz w:val="21"/>
            <w:szCs w:val="21"/>
            <w:highlight w:val="green"/>
            <w:rtl/>
          </w:rPr>
          <w:t xml:space="preserve">שאינם</w:t>
        </w:r>
      </w:ins>
      <w:r w:rsidRPr="00EA66FF">
        <w:rPr>
          <w:rFonts w:ascii="Arial" w:eastAsia="Calibri" w:hAnsi="Arial" w:cs="Guttman Drogolin" w:hint="cs"/>
          <w:b/>
          <w:color w:val="000000"/>
          <w:sz w:val="21"/>
          <w:szCs w:val="21"/>
          <w:highlight w:val="green"/>
          <w:rtl/>
        </w:rPr>
        <w:t xml:space="preserve"> מיועדים להתפשט שם, אבל במקומות שמיועדים לזה</w:t>
      </w:r>
      <w:del w:id="1019" w:author="מגיה" w:date="2026-10-15T09:00:00Z">
        <w:r w:rsidRPr="00EA66FF">
          <w:rPr>
            <w:rFonts w:ascii="Arial" w:eastAsia="Calibri" w:hAnsi="Arial" w:cs="Guttman Drogolin" w:hint="cs"/>
            <w:b/>
            <w:color w:val="000000"/>
            <w:sz w:val="21"/>
            <w:szCs w:val="21"/>
            <w:highlight w:val="green"/>
            <w:rtl/>
          </w:rPr>
          <w:delText xml:space="preserve">,</w:delText>
        </w:r>
      </w:del>
      <w:r w:rsidRPr="00EA66FF">
        <w:rPr>
          <w:rFonts w:ascii="Arial" w:eastAsia="Calibri" w:hAnsi="Arial" w:cs="Guttman Drogolin" w:hint="cs"/>
          <w:b/>
          <w:color w:val="000000"/>
          <w:sz w:val="21"/>
          <w:szCs w:val="21"/>
          <w:highlight w:val="green"/>
          <w:rtl/>
        </w:rPr>
        <w:t xml:space="preserve"> אינם בכלל האיסור, כיון שמקומות אלו אינם מקומות שיש לנהוג בהם כבוד לשכינה</w:t>
      </w:r>
      <w:r w:rsidRPr="00EA66FF">
        <w:rPr>
          <w:rFonts w:ascii="Arial" w:eastAsia="Calibri" w:hAnsi="Arial" w:cs="Guttman Drogolin"/>
          <w:b/>
          <w:color w:val="000000"/>
          <w:sz w:val="21"/>
          <w:szCs w:val="21"/>
          <w:highlight w:val="green"/>
          <w:vertAlign w:val="superscript"/>
          <w:rtl/>
        </w:rPr>
        <w:footnoteReference w:id="13"/>
      </w:r>
      <w:r w:rsidRPr="00EA66FF">
        <w:rPr>
          <w:rFonts w:ascii="Arial" w:eastAsia="Calibri" w:hAnsi="Arial" w:cs="Guttman Drogolin" w:hint="cs"/>
          <w:b/>
          <w:color w:val="000000"/>
          <w:sz w:val="21"/>
          <w:szCs w:val="21"/>
          <w:highlight w:val="green"/>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ו</w:t>
      </w:r>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האם יש להקפיד להוריד גרביים </w:t>
      </w:r>
      <w:r w:rsidR="006650A6" w:rsidRPr="006650A6">
        <w:rPr>
          <w:rFonts w:asciiTheme="minorBidi" w:eastAsia="Times New Roman" w:hAnsiTheme="minorBidi" w:cs="Guttman Drogolin" w:hint="cs"/>
          <w:b/>
          <w:bCs/>
          <w:color w:val="000000"/>
          <w:sz w:val="24"/>
          <w:szCs w:val="24"/>
          <w:rtl/>
        </w:rPr>
        <w:t xml:space="preserve">מתחת </w:t>
      </w:r>
      <w:del w:id="1024" w:author="מגיה" w:date="2026-10-15T09:00:00Z">
        <w:r w:rsidR="006650A6" w:rsidRPr="006650A6">
          <w:rPr>
            <w:rFonts w:asciiTheme="minorBidi" w:eastAsia="Times New Roman" w:hAnsiTheme="minorBidi" w:cs="Guttman Drogolin" w:hint="cs"/>
            <w:b/>
            <w:bCs/>
            <w:color w:val="000000"/>
            <w:sz w:val="24"/>
            <w:szCs w:val="24"/>
            <w:rtl/>
          </w:rPr>
          <w:delText xml:space="preserve">השמיכה</w:delText>
        </w:r>
      </w:del>
      <w:ins w:id="1025" w:author="מגיה" w:date="2026-10-15T09:00:00Z">
        <w:r>
          <w:rPr>
            <w:rFonts w:asciiTheme="minorBidi" w:eastAsia="Times New Roman" w:hAnsiTheme="minorBidi" w:cs="Guttman Drogolin" w:hint="cs"/>
            <w:b/>
            <w:bCs/>
            <w:color w:val="000000"/>
            <w:sz w:val="24"/>
            <w:szCs w:val="24"/>
            <w:rtl/>
          </w:rPr>
          <w:t xml:space="preserve">לשמיכה</w:t>
        </w:r>
      </w:ins>
      <w:r w:rsidR="006650A6" w:rsidRPr="006650A6">
        <w:rPr>
          <w:rFonts w:asciiTheme="minorBidi" w:eastAsia="Times New Roman" w:hAnsiTheme="minorBidi" w:cs="Guttman Drogolin" w:hint="cs"/>
          <w:b/>
          <w:bCs/>
          <w:color w:val="000000"/>
          <w:sz w:val="24"/>
          <w:szCs w:val="24"/>
          <w:rtl/>
        </w:rPr>
        <w:t xml:space="preserve">?</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Cs/>
          <w:color w:val="000000"/>
          <w:sz w:val="21"/>
          <w:szCs w:val="21"/>
          <w:rtl/>
        </w:rPr>
      </w:pPr>
      <w:r w:rsidRPr="006650A6">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4"/>
          <w:szCs w:val="24"/>
          <w:rtl/>
        </w:rPr>
        <w:t>.</w:t>
      </w:r>
      <w:r w:rsidRPr="006650A6">
        <w:rPr>
          <w:rFonts w:ascii="Arial" w:eastAsia="Calibri" w:hAnsi="Arial" w:cs="Guttman Drogolin" w:hint="cs"/>
          <w:bCs/>
          <w:color w:val="000000"/>
          <w:sz w:val="21"/>
          <w:szCs w:val="21"/>
          <w:rtl/>
        </w:rPr>
        <w:t xml:space="preserve"> </w:t>
      </w:r>
      <w:r w:rsidR="002C71D3">
        <w:rPr>
          <w:rFonts w:ascii="Arial" w:eastAsia="Calibri" w:hAnsi="Arial" w:cs="Guttman Drogolin" w:hint="cs"/>
          <w:b/>
          <w:color w:val="000000"/>
          <w:sz w:val="21"/>
          <w:szCs w:val="21"/>
          <w:rtl/>
        </w:rPr>
        <w:t>במ"ב (</w:t>
      </w:r>
      <w:r w:rsidRPr="006650A6">
        <w:rPr>
          <w:rFonts w:ascii="Arial" w:eastAsia="Calibri" w:hAnsi="Arial" w:cs="Guttman Drogolin" w:hint="cs"/>
          <w:b/>
          <w:color w:val="000000"/>
          <w:sz w:val="21"/>
          <w:szCs w:val="21"/>
          <w:rtl/>
        </w:rPr>
        <w:t xml:space="preserve">ב' </w:t>
      </w:r>
      <w:proofErr w:type="spellStart"/>
      <w:r w:rsidRPr="006650A6">
        <w:rPr>
          <w:rFonts w:ascii="Arial" w:eastAsia="Calibri" w:hAnsi="Arial" w:cs="Guttman Drogolin" w:hint="cs"/>
          <w:b/>
          <w:color w:val="000000"/>
          <w:sz w:val="21"/>
          <w:szCs w:val="21"/>
          <w:rtl/>
        </w:rPr>
        <w:t>סק"א</w:t>
      </w:r>
      <w:proofErr w:type="spellEnd"/>
      <w:r w:rsidR="002C71D3">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כתב</w:t>
      </w:r>
      <w:r>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צריך</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ליזהר</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תמיד</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מלגלות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מבשרו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ואפילו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מעט</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שדרכו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להיות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מכוסה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בבגדים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לעולם,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ע</w:t>
      </w:r>
      <w:r w:rsidRPr="006650A6">
        <w:rPr>
          <w:rFonts w:ascii="Arial" w:eastAsia="Calibri" w:hAnsi="Arial" w:cs="Guttman Drogolin"/>
          <w:b/>
          <w:color w:val="000000"/>
          <w:sz w:val="21"/>
          <w:szCs w:val="21"/>
          <w:rtl/>
        </w:rPr>
        <w:t>"</w:t>
      </w:r>
      <w:r w:rsidRPr="006650A6">
        <w:rPr>
          <w:rFonts w:ascii="Arial" w:eastAsia="Calibri" w:hAnsi="Arial" w:cs="Guttman Drogolin" w:hint="cs"/>
          <w:b/>
          <w:color w:val="000000"/>
          <w:sz w:val="21"/>
          <w:szCs w:val="21"/>
          <w:rtl/>
        </w:rPr>
        <w:t>כ</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האנפילאות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יראה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ללבשם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לפשטם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ג"כ תחת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הסדין</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שלא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לגלות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רגליו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שדרכן</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להיות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מכוסות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לעולם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במדינות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אלו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שאין</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הולכין</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יחף</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אפילו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בקיץ, וכן</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כיוצא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בזה,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שאי</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אפשר</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בענין</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אחר</w:t>
      </w:r>
      <w:r w:rsidR="00080462">
        <w:rPr>
          <w:rFonts w:ascii="Arial" w:eastAsia="Calibri" w:hAnsi="Arial" w:cs="Guttman Drogolin" w:hint="cs"/>
          <w:b/>
          <w:color w:val="000000"/>
          <w:sz w:val="21"/>
          <w:szCs w:val="21"/>
          <w:rtl/>
        </w:rPr>
        <w:t>, ע"כ</w:t>
      </w:r>
      <w:r w:rsidRPr="006650A6">
        <w:rPr>
          <w:rFonts w:ascii="Arial" w:eastAsia="Calibri" w:hAnsi="Arial" w:cs="Guttman Drogolin" w:hint="cs"/>
          <w:b/>
          <w:color w:val="000000"/>
          <w:sz w:val="21"/>
          <w:szCs w:val="21"/>
          <w:rtl/>
        </w:rPr>
        <w:t>.</w:t>
      </w:r>
      <w:r w:rsidRPr="00080462">
        <w:rPr>
          <w:rFonts w:ascii="Arial" w:eastAsia="Calibri" w:hAnsi="Arial" w:cs="Guttman Drogolin"/>
          <w:b/>
          <w:color w:val="000000"/>
          <w:sz w:val="21"/>
          <w:szCs w:val="21"/>
          <w:rtl/>
        </w:rPr>
        <w:t xml:space="preserve"> </w:t>
      </w:r>
      <w:r w:rsidR="00080462" w:rsidRPr="00080462">
        <w:rPr>
          <w:rFonts w:ascii="Arial" w:eastAsia="Calibri" w:hAnsi="Arial" w:cs="Guttman Drogolin" w:hint="cs"/>
          <w:b/>
          <w:color w:val="000000"/>
          <w:sz w:val="21"/>
          <w:szCs w:val="21"/>
          <w:rtl/>
        </w:rPr>
        <w:t xml:space="preserve">ומבואר </w:t>
      </w:r>
      <w:r w:rsidR="00080462" w:rsidRPr="00080462">
        <w:rPr>
          <w:rFonts w:ascii="Arial" w:eastAsia="Calibri" w:hAnsi="Arial" w:cs="Guttman Drogolin" w:hint="cs"/>
          <w:b/>
          <w:color w:val="000000"/>
          <w:sz w:val="23"/>
          <w:szCs w:val="23"/>
          <w:rtl/>
        </w:rPr>
        <w:t>שתלוי במנהג המקומות אם דרכן לגלות או לכסות</w:t>
      </w:r>
      <w:r w:rsidR="00080462" w:rsidRPr="00080462">
        <w:rPr>
          <w:rFonts w:ascii="Arial" w:eastAsia="Calibri" w:hAnsi="Arial" w:cs="Guttman Drogolin" w:hint="cs"/>
          <w:b/>
          <w:color w:val="000000"/>
          <w:sz w:val="21"/>
          <w:szCs w:val="21"/>
          <w:rtl/>
        </w:rPr>
        <w:t>.</w:t>
      </w:r>
      <w:r w:rsidR="00080462">
        <w:rPr>
          <w:rFonts w:ascii="Arial" w:eastAsia="Calibri" w:hAnsi="Arial" w:cs="Guttman Drogolin" w:hint="cs"/>
          <w:bCs/>
          <w:color w:val="000000"/>
          <w:sz w:val="21"/>
          <w:szCs w:val="21"/>
          <w:rtl/>
        </w:rPr>
        <w:t xml:space="preserve"> </w:t>
      </w:r>
      <w:r w:rsidRPr="006650A6">
        <w:rPr>
          <w:rFonts w:ascii="Arial" w:eastAsia="Calibri" w:hAnsi="Arial" w:cs="Guttman Drogolin" w:hint="cs"/>
          <w:b/>
          <w:color w:val="000000"/>
          <w:sz w:val="21"/>
          <w:szCs w:val="21"/>
          <w:rtl/>
        </w:rPr>
        <w:t>ויש לציין שגדר המקומות שהדרך לכסות הוא מה שהדרך לכסות</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גם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כשיושב</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בביתו, ולא כפי שהדרך לכסות ברחוב שהדרך אז לכסות טפי</w:t>
      </w:r>
      <w:r w:rsidRPr="006650A6">
        <w:rPr>
          <w:rFonts w:ascii="Arial" w:eastAsia="Calibri" w:hAnsi="Arial" w:cs="Guttman Drogolin"/>
          <w:b/>
          <w:color w:val="000000"/>
          <w:sz w:val="21"/>
          <w:szCs w:val="21"/>
          <w:vertAlign w:val="superscript"/>
          <w:rtl/>
        </w:rPr>
        <w:footnoteReference w:id="14"/>
      </w:r>
      <w:r w:rsidRPr="006650A6">
        <w:rPr>
          <w:rFonts w:ascii="Arial" w:eastAsia="Calibri" w:hAnsi="Arial" w:cs="Guttman Drogolin" w:hint="cs"/>
          <w:b/>
          <w:color w:val="000000"/>
          <w:sz w:val="21"/>
          <w:szCs w:val="21"/>
          <w:rtl/>
        </w:rPr>
        <w:t>, וכל מה שרגילים לכסות אף</w:t>
      </w:r>
      <w:r w:rsidRPr="006650A6">
        <w:rPr>
          <w:rFonts w:ascii="Arial" w:eastAsia="Calibri" w:hAnsi="Arial" w:cs="Guttman Drogolin"/>
          <w:b/>
          <w:color w:val="000000"/>
          <w:sz w:val="21"/>
          <w:szCs w:val="21"/>
          <w:rtl/>
        </w:rPr>
        <w:t xml:space="preserve"> </w:t>
      </w:r>
      <w:del w:id="1034" w:author="מגיה" w:date="2026-10-15T09:00:00Z">
        <w:r w:rsidRPr="006650A6">
          <w:rPr>
            <w:rFonts w:ascii="Arial" w:eastAsia="Calibri" w:hAnsi="Arial" w:cs="Guttman Drogolin" w:hint="cs"/>
            <w:b/>
            <w:color w:val="000000"/>
            <w:sz w:val="21"/>
            <w:szCs w:val="21"/>
            <w:rtl/>
          </w:rPr>
          <w:delText xml:space="preserve">לא</w:delText>
        </w:r>
      </w:del>
      <w:ins w:id="1035" w:author="מגיה" w:date="2026-10-15T09:00:00Z">
        <w:r>
          <w:rPr>
            <w:rFonts w:ascii="Arial" w:eastAsia="Calibri" w:hAnsi="Arial" w:cs="Guttman Drogolin" w:hint="cs"/>
            <w:b/>
            <w:color w:val="000000"/>
            <w:sz w:val="21"/>
            <w:szCs w:val="21"/>
            <w:rtl/>
          </w:rPr>
          <w:t xml:space="preserve">שלא</w:t>
        </w:r>
      </w:ins>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בשביל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קור</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וחום,</w:t>
      </w:r>
      <w:r w:rsidRPr="006650A6">
        <w:rPr>
          <w:rFonts w:ascii="Arial" w:eastAsia="Calibri" w:hAnsi="Arial" w:cs="Guttman Drogolin"/>
          <w:b/>
          <w:color w:val="000000"/>
          <w:sz w:val="21"/>
          <w:szCs w:val="21"/>
          <w:rtl/>
        </w:rPr>
        <w:t xml:space="preserve"> </w:t>
      </w:r>
      <w:del w:id="1032" w:author="מגיה" w:date="2026-10-15T09:00:00Z">
        <w:r w:rsidRPr="006650A6">
          <w:rPr>
            <w:rFonts w:ascii="Arial" w:eastAsia="Calibri" w:hAnsi="Arial" w:cs="Guttman Drogolin" w:hint="cs"/>
            <w:b/>
            <w:color w:val="000000"/>
            <w:sz w:val="21"/>
            <w:szCs w:val="21"/>
            <w:rtl/>
          </w:rPr>
          <w:delText xml:space="preserve">זה</w:delText>
        </w:r>
      </w:del>
      <w:ins w:id="1033" w:author="מגיה" w:date="2026-10-15T09:00:00Z">
        <w:r>
          <w:rPr>
            <w:rFonts w:ascii="Arial" w:eastAsia="Calibri" w:hAnsi="Arial" w:cs="Guttman Drogolin" w:hint="cs"/>
            <w:b/>
            <w:color w:val="000000"/>
            <w:sz w:val="21"/>
            <w:szCs w:val="21"/>
            <w:rtl/>
          </w:rPr>
          <w:t xml:space="preserve">זו</w:t>
        </w:r>
      </w:ins>
      <w:r w:rsidRPr="006650A6">
        <w:rPr>
          <w:rFonts w:ascii="Arial" w:eastAsia="Calibri" w:hAnsi="Arial" w:cs="Guttman Drogolin" w:hint="cs"/>
          <w:b/>
          <w:color w:val="000000"/>
          <w:sz w:val="21"/>
          <w:szCs w:val="21"/>
          <w:rtl/>
        </w:rPr>
        <w:t xml:space="preserve"> הוכחה</w:t>
      </w:r>
      <w:r w:rsidRPr="006650A6">
        <w:rPr>
          <w:rFonts w:ascii="Arial" w:eastAsia="Calibri" w:hAnsi="Arial" w:cs="Guttman Drogolin"/>
          <w:b/>
          <w:color w:val="000000"/>
          <w:sz w:val="21"/>
          <w:szCs w:val="21"/>
          <w:rtl/>
        </w:rPr>
        <w:t xml:space="preserve"> </w:t>
      </w:r>
      <w:proofErr w:type="spellStart"/>
      <w:del w:id="1030" w:author="מגיה" w:date="2026-10-15T09:00:00Z">
        <w:r w:rsidRPr="006650A6">
          <w:rPr>
            <w:rFonts w:ascii="Arial" w:eastAsia="Calibri" w:hAnsi="Arial" w:cs="Guttman Drogolin" w:hint="cs"/>
            <w:b/>
            <w:color w:val="000000"/>
            <w:sz w:val="21"/>
            <w:szCs w:val="21"/>
            <w:rtl/>
          </w:rPr>
          <w:delText xml:space="preserve">שחושבין</w:delText>
        </w:r>
      </w:del>
      <w:ins w:id="1031" w:author="מגיה" w:date="2026-10-15T09:00:00Z">
        <w:r>
          <w:rPr>
            <w:rFonts w:ascii="Arial" w:eastAsia="Calibri" w:hAnsi="Arial" w:cs="Guttman Drogolin" w:hint="cs"/>
            <w:b/>
            <w:color w:val="000000"/>
            <w:sz w:val="21"/>
            <w:szCs w:val="21"/>
            <w:rtl/>
          </w:rPr>
          <w:t xml:space="preserve">שחושבים</w:t>
        </w:r>
      </w:ins>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מקום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זה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לגנאי</w:t>
      </w:r>
      <w:r w:rsidRPr="006650A6">
        <w:rPr>
          <w:rFonts w:ascii="Arial" w:eastAsia="Calibri" w:hAnsi="Arial" w:cs="Guttman Drogolin"/>
          <w:b/>
          <w:color w:val="000000"/>
          <w:sz w:val="21"/>
          <w:szCs w:val="21"/>
          <w:rtl/>
        </w:rPr>
        <w:t xml:space="preserve"> </w:t>
      </w:r>
      <w:del w:id="1026" w:author="מגיה" w:date="2026-10-15T09:00:00Z">
        <w:r w:rsidRPr="006650A6">
          <w:rPr>
            <w:rFonts w:ascii="Arial" w:eastAsia="Calibri" w:hAnsi="Arial" w:cs="Guttman Drogolin" w:hint="cs"/>
            <w:b/>
            <w:color w:val="000000"/>
            <w:sz w:val="21"/>
            <w:szCs w:val="21"/>
            <w:rtl/>
          </w:rPr>
          <w:delText xml:space="preserve">כשיהיה</w:delText>
        </w:r>
      </w:del>
      <w:del w:id="1027" w:author="מגיה" w:date="2026-10-15T09:00:00Z">
        <w:r w:rsidRPr="006650A6">
          <w:rPr>
            <w:rFonts w:ascii="Arial" w:eastAsia="Calibri" w:hAnsi="Arial" w:cs="Guttman Drogolin"/>
            <w:b/>
            <w:color w:val="000000"/>
            <w:sz w:val="21"/>
            <w:szCs w:val="21"/>
            <w:rtl/>
          </w:rPr>
          <w:delText xml:space="preserve"> </w:delText>
        </w:r>
      </w:del>
      <w:del w:id="1028" w:author="מגיה" w:date="2026-10-15T09:00:00Z">
        <w:r w:rsidRPr="006650A6">
          <w:rPr>
            <w:rFonts w:ascii="Arial" w:eastAsia="Calibri" w:hAnsi="Arial" w:cs="Guttman Drogolin" w:hint="cs"/>
            <w:b/>
            <w:color w:val="000000"/>
            <w:sz w:val="21"/>
            <w:szCs w:val="21"/>
            <w:rtl/>
          </w:rPr>
          <w:delText xml:space="preserve">בשרו</w:delText>
        </w:r>
      </w:del>
      <w:ins w:id="1029" w:author="מגיה" w:date="2026-10-15T09:00:00Z">
        <w:r>
          <w:rPr>
            <w:rFonts w:ascii="Arial" w:eastAsia="Calibri" w:hAnsi="Arial" w:cs="Guttman Drogolin" w:hint="cs"/>
            <w:b/>
            <w:color w:val="000000"/>
            <w:sz w:val="21"/>
            <w:szCs w:val="21"/>
            <w:rtl/>
          </w:rPr>
          <w:t xml:space="preserve">כשבשרו</w:t>
        </w:r>
      </w:ins>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מגולה, ונחשב מקומות מכוסים.</w:t>
      </w:r>
    </w:p>
    <w:p w:rsidR="006650A6" w:rsidRPr="006650A6" w:rsidRDefault="00DA147D" w:rsidP="006F4E7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ז</w:t>
      </w:r>
      <w:r w:rsidR="006650A6" w:rsidRPr="006650A6">
        <w:rPr>
          <w:rFonts w:asciiTheme="minorBidi" w:eastAsia="Times New Roman" w:hAnsiTheme="minorBidi" w:cs="Guttman Drogolin" w:hint="cs"/>
          <w:b/>
          <w:bCs/>
          <w:color w:val="000000"/>
          <w:sz w:val="24"/>
          <w:szCs w:val="24"/>
          <w:rtl/>
        </w:rPr>
        <w:t>. שאלה. מדוע</w:t>
      </w:r>
      <w:r w:rsidR="006650A6" w:rsidRPr="006650A6">
        <w:rPr>
          <w:rFonts w:asciiTheme="minorBidi" w:eastAsia="Times New Roman" w:hAnsiTheme="minorBidi" w:cs="Guttman Drogolin"/>
          <w:b/>
          <w:bCs/>
          <w:color w:val="000000"/>
          <w:sz w:val="24"/>
          <w:szCs w:val="24"/>
          <w:rtl/>
        </w:rPr>
        <w:t xml:space="preserve"> לדקדק בלבושו שלא </w:t>
      </w:r>
      <w:proofErr w:type="spellStart"/>
      <w:del w:id="1036" w:author="מגיה" w:date="2026-10-15T09:00:00Z">
        <w:r w:rsidR="006650A6" w:rsidRPr="006650A6">
          <w:rPr>
            <w:rFonts w:asciiTheme="minorBidi" w:eastAsia="Times New Roman" w:hAnsiTheme="minorBidi" w:cs="Guttman Drogolin" w:hint="cs"/>
            <w:b/>
            <w:bCs/>
            <w:color w:val="000000"/>
            <w:sz w:val="24"/>
            <w:szCs w:val="24"/>
            <w:rtl/>
          </w:rPr>
          <w:delText xml:space="preserve">י</w:delText>
        </w:r>
      </w:del>
      <w:del w:id="1037" w:author="מגיה" w:date="2026-10-15T09:00:00Z">
        <w:r w:rsidR="006650A6" w:rsidRPr="006650A6">
          <w:rPr>
            <w:rFonts w:asciiTheme="minorBidi" w:eastAsia="Times New Roman" w:hAnsiTheme="minorBidi" w:cs="Guttman Drogolin"/>
            <w:b/>
            <w:bCs/>
            <w:color w:val="000000"/>
            <w:sz w:val="24"/>
            <w:szCs w:val="24"/>
            <w:rtl/>
          </w:rPr>
          <w:delText xml:space="preserve">הפך</w:delText>
        </w:r>
      </w:del>
      <w:ins w:id="1038" w:author="מגיה" w:date="2026-10-15T09:00:00Z">
        <w:r>
          <w:rPr>
            <w:rFonts w:asciiTheme="minorBidi" w:eastAsia="Times New Roman" w:hAnsiTheme="minorBidi" w:cs="Guttman Drogolin" w:hint="cs"/>
            <w:b/>
            <w:bCs/>
            <w:color w:val="000000"/>
            <w:sz w:val="24"/>
            <w:szCs w:val="24"/>
            <w:rtl/>
          </w:rPr>
          <w:t xml:space="preserve">יהפוך</w:t>
        </w:r>
      </w:ins>
      <w:proofErr w:type="spellEnd"/>
      <w:r w:rsidR="006650A6" w:rsidRPr="006650A6">
        <w:rPr>
          <w:rFonts w:asciiTheme="minorBidi" w:eastAsia="Times New Roman" w:hAnsiTheme="minorBidi" w:cs="Guttman Drogolin"/>
          <w:b/>
          <w:bCs/>
          <w:color w:val="000000"/>
          <w:sz w:val="24"/>
          <w:szCs w:val="24"/>
          <w:rtl/>
        </w:rPr>
        <w:t xml:space="preserve"> הפנימי לחוץ?</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Pr="00FD31EB">
        <w:rPr>
          <w:rFonts w:ascii="Arial" w:eastAsia="Calibri" w:hAnsi="Arial" w:cs="Guttman Drogolin" w:hint="cs"/>
          <w:color w:val="000000"/>
          <w:sz w:val="21"/>
          <w:szCs w:val="21"/>
          <w:rtl/>
        </w:rPr>
        <w:t>בשו"ע</w:t>
      </w:r>
      <w:proofErr w:type="spellEnd"/>
      <w:r w:rsidRPr="00FD31EB">
        <w:rPr>
          <w:rFonts w:ascii="Arial" w:eastAsia="Calibri" w:hAnsi="Arial" w:cs="Guttman Drogolin" w:hint="cs"/>
          <w:color w:val="000000"/>
          <w:sz w:val="21"/>
          <w:szCs w:val="21"/>
          <w:rtl/>
        </w:rPr>
        <w:t xml:space="preserve"> </w:t>
      </w:r>
      <w:r w:rsidR="002C71D3">
        <w:rPr>
          <w:rFonts w:ascii="Arial" w:eastAsia="Calibri" w:hAnsi="Arial" w:cs="Guttman Drogolin" w:hint="cs"/>
          <w:color w:val="000000"/>
          <w:sz w:val="21"/>
          <w:szCs w:val="21"/>
          <w:rtl/>
        </w:rPr>
        <w:t>(</w:t>
      </w:r>
      <w:r>
        <w:rPr>
          <w:rFonts w:ascii="Arial" w:eastAsia="Calibri" w:hAnsi="Arial" w:cs="Guttman Drogolin" w:hint="cs"/>
          <w:color w:val="000000"/>
          <w:sz w:val="21"/>
          <w:szCs w:val="21"/>
          <w:rtl/>
        </w:rPr>
        <w:t xml:space="preserve">ב' </w:t>
      </w:r>
      <w:r w:rsidRPr="006650A6">
        <w:rPr>
          <w:rFonts w:ascii="Arial" w:eastAsia="Calibri" w:hAnsi="Arial" w:cs="Guttman Drogolin"/>
          <w:color w:val="000000"/>
          <w:sz w:val="21"/>
          <w:szCs w:val="21"/>
          <w:rtl/>
        </w:rPr>
        <w:t>ס"ג</w:t>
      </w:r>
      <w:r w:rsidR="002C71D3">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כתב,</w:t>
      </w:r>
      <w:r w:rsidRPr="006650A6">
        <w:rPr>
          <w:rFonts w:ascii="Arial" w:eastAsia="Calibri" w:hAnsi="Arial" w:cs="Guttman Drogolin"/>
          <w:color w:val="000000"/>
          <w:sz w:val="21"/>
          <w:szCs w:val="21"/>
          <w:rtl/>
        </w:rPr>
        <w:t xml:space="preserve"> ידקדק בחלוקו </w:t>
      </w:r>
      <w:proofErr w:type="spellStart"/>
      <w:r w:rsidRPr="006650A6">
        <w:rPr>
          <w:rFonts w:ascii="Arial" w:eastAsia="Calibri" w:hAnsi="Arial" w:cs="Guttman Drogolin"/>
          <w:color w:val="000000"/>
          <w:sz w:val="21"/>
          <w:szCs w:val="21"/>
          <w:rtl/>
        </w:rPr>
        <w:t>ללובשו</w:t>
      </w:r>
      <w:proofErr w:type="spellEnd"/>
      <w:r w:rsidRPr="006650A6">
        <w:rPr>
          <w:rFonts w:ascii="Arial" w:eastAsia="Calibri" w:hAnsi="Arial" w:cs="Guttman Drogolin"/>
          <w:color w:val="000000"/>
          <w:sz w:val="21"/>
          <w:szCs w:val="21"/>
          <w:rtl/>
        </w:rPr>
        <w:t xml:space="preserve"> כדרכו שלא יהפוך הפנימי לחוץ. והטעם </w:t>
      </w:r>
      <w:r w:rsidRPr="006650A6">
        <w:rPr>
          <w:rFonts w:ascii="Arial" w:eastAsia="Calibri" w:hAnsi="Arial" w:cs="Guttman Drogolin" w:hint="cs"/>
          <w:color w:val="000000"/>
          <w:sz w:val="21"/>
          <w:szCs w:val="21"/>
          <w:rtl/>
        </w:rPr>
        <w:t xml:space="preserve">בזה </w:t>
      </w:r>
      <w:r w:rsidRPr="006650A6">
        <w:rPr>
          <w:rFonts w:ascii="Arial" w:eastAsia="Calibri" w:hAnsi="Arial" w:cs="Guttman Drogolin"/>
          <w:color w:val="000000"/>
          <w:sz w:val="21"/>
          <w:szCs w:val="21"/>
          <w:rtl/>
        </w:rPr>
        <w:t>כתב הלבוש</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כיון שחייב אדם למצוא חן בעיני </w:t>
      </w:r>
      <w:proofErr w:type="spellStart"/>
      <w:r w:rsidRPr="006650A6">
        <w:rPr>
          <w:rFonts w:ascii="Arial" w:eastAsia="Calibri" w:hAnsi="Arial" w:cs="Guttman Drogolin"/>
          <w:color w:val="000000"/>
          <w:sz w:val="21"/>
          <w:szCs w:val="21"/>
          <w:rtl/>
        </w:rPr>
        <w:t>אלקים</w:t>
      </w:r>
      <w:proofErr w:type="spellEnd"/>
      <w:r w:rsidRPr="006650A6">
        <w:rPr>
          <w:rFonts w:ascii="Arial" w:eastAsia="Calibri" w:hAnsi="Arial" w:cs="Guttman Drogolin"/>
          <w:color w:val="000000"/>
          <w:sz w:val="21"/>
          <w:szCs w:val="21"/>
          <w:rtl/>
        </w:rPr>
        <w:t xml:space="preserve"> ואדם, כי כל מי שאין דעת הבריות נוחה הימנו, גם אין דעת המקום נוחה הימנו, ולא תהיה תפלתו מקובלת לפניו יתברך</w:t>
      </w:r>
      <w:r w:rsidRPr="006650A6">
        <w:rPr>
          <w:rFonts w:ascii="Arial" w:eastAsia="Calibri" w:hAnsi="Arial" w:cs="Guttman Drogolin"/>
          <w:color w:val="000000"/>
          <w:sz w:val="21"/>
          <w:szCs w:val="21"/>
          <w:vertAlign w:val="superscript"/>
          <w:rtl/>
        </w:rPr>
        <w:footnoteReference w:id="15"/>
      </w:r>
      <w:r w:rsidRPr="006650A6">
        <w:rPr>
          <w:rFonts w:ascii="Arial" w:eastAsia="Calibri" w:hAnsi="Arial" w:cs="Guttman Drogolin"/>
          <w:color w:val="000000"/>
          <w:sz w:val="21"/>
          <w:szCs w:val="21"/>
          <w:rtl/>
        </w:rPr>
        <w:t xml:space="preserve">. ועל דרך רמז </w:t>
      </w:r>
      <w:proofErr w:type="spellStart"/>
      <w:r w:rsidRPr="006650A6">
        <w:rPr>
          <w:rFonts w:ascii="Arial" w:eastAsia="Calibri" w:hAnsi="Arial" w:cs="Guttman Drogolin"/>
          <w:color w:val="000000"/>
          <w:sz w:val="21"/>
          <w:szCs w:val="21"/>
          <w:rtl/>
        </w:rPr>
        <w:t>י"ל</w:t>
      </w:r>
      <w:ins w:id="1072" w:author="מגיה" w:date="2026-10-15T09:00:00Z">
        <w:r>
          <w:rPr>
            <w:rFonts w:ascii="Arial" w:eastAsia="Calibri" w:hAnsi="Arial" w:cs="Guttman Drogolin"/>
            <w:color w:val="000000"/>
            <w:sz w:val="21"/>
            <w:szCs w:val="21"/>
            <w:rtl/>
          </w:rPr>
          <w:t xml:space="preserve">:</w:t>
        </w:r>
      </w:ins>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חלוקו</w:t>
      </w:r>
      <w:ins w:id="1071"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w:t>
      </w:r>
      <w:proofErr w:type="spellStart"/>
      <w:del w:id="1069" w:author="מגיה" w:date="2026-10-15T09:00:00Z">
        <w:r w:rsidRPr="006650A6">
          <w:rPr>
            <w:rFonts w:ascii="Arial" w:eastAsia="Calibri" w:hAnsi="Arial" w:cs="Guttman Drogolin" w:hint="cs"/>
            <w:color w:val="000000"/>
            <w:sz w:val="21"/>
            <w:szCs w:val="21"/>
            <w:rtl/>
          </w:rPr>
          <w:delText xml:space="preserve">הכונה</w:delText>
        </w:r>
      </w:del>
      <w:ins w:id="1070" w:author="מגיה" w:date="2026-10-15T09:00:00Z">
        <w:r>
          <w:rPr>
            <w:rFonts w:ascii="Arial" w:eastAsia="Calibri" w:hAnsi="Arial" w:cs="Guttman Drogolin" w:hint="cs"/>
            <w:color w:val="000000"/>
            <w:sz w:val="21"/>
            <w:szCs w:val="21"/>
            <w:rtl/>
          </w:rPr>
          <w:t xml:space="preserve">הכוונה</w:t>
        </w:r>
      </w:ins>
      <w:proofErr w:type="spellEnd"/>
      <w:r w:rsidRPr="006650A6">
        <w:rPr>
          <w:rFonts w:ascii="Arial" w:eastAsia="Calibri" w:hAnsi="Arial" w:cs="Guttman Drogolin" w:hint="cs"/>
          <w:color w:val="000000"/>
          <w:sz w:val="21"/>
          <w:szCs w:val="21"/>
          <w:rtl/>
        </w:rPr>
        <w:t xml:space="preserve"> </w:t>
      </w:r>
      <w:del w:id="1067" w:author="מגיה" w:date="2026-10-15T09:00:00Z">
        <w:r w:rsidRPr="006650A6">
          <w:rPr>
            <w:rFonts w:ascii="Arial" w:eastAsia="Calibri" w:hAnsi="Arial" w:cs="Guttman Drogolin" w:hint="cs"/>
            <w:color w:val="000000"/>
            <w:sz w:val="21"/>
            <w:szCs w:val="21"/>
            <w:rtl/>
          </w:rPr>
          <w:delText xml:space="preserve">על מצוות</w:delText>
        </w:r>
      </w:del>
      <w:ins w:id="1068" w:author="מגיה" w:date="2026-10-15T09:00:00Z">
        <w:r>
          <w:rPr>
            <w:rFonts w:ascii="Arial" w:eastAsia="Calibri" w:hAnsi="Arial" w:cs="Guttman Drogolin" w:hint="cs"/>
            <w:color w:val="000000"/>
            <w:sz w:val="21"/>
            <w:szCs w:val="21"/>
            <w:rtl/>
          </w:rPr>
          <w:t xml:space="preserve">למצוות</w:t>
        </w:r>
      </w:ins>
      <w:r w:rsidRPr="006650A6">
        <w:rPr>
          <w:rFonts w:ascii="Arial" w:eastAsia="Calibri" w:hAnsi="Arial" w:cs="Guttman Drogolin" w:hint="cs"/>
          <w:color w:val="000000"/>
          <w:sz w:val="21"/>
          <w:szCs w:val="21"/>
          <w:rtl/>
        </w:rPr>
        <w:t xml:space="preserve"> שאדם מקיימם</w:t>
      </w:r>
      <w:ins w:id="1066"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w:t>
      </w:r>
      <w:del w:id="1064" w:author="מגיה" w:date="2026-10-15T09:00:00Z">
        <w:r w:rsidRPr="006650A6">
          <w:rPr>
            <w:rFonts w:ascii="Arial" w:eastAsia="Calibri" w:hAnsi="Arial" w:cs="Guttman Drogolin" w:hint="cs"/>
            <w:color w:val="000000"/>
            <w:sz w:val="21"/>
            <w:szCs w:val="21"/>
            <w:rtl/>
          </w:rPr>
          <w:delText xml:space="preserve">שהם</w:delText>
        </w:r>
      </w:del>
      <w:ins w:id="1065" w:author="מגיה" w:date="2026-10-15T09:00:00Z">
        <w:r>
          <w:rPr>
            <w:rFonts w:ascii="Arial" w:eastAsia="Calibri" w:hAnsi="Arial" w:cs="Guttman Drogolin" w:hint="cs"/>
            <w:color w:val="000000"/>
            <w:sz w:val="21"/>
            <w:szCs w:val="21"/>
            <w:rtl/>
          </w:rPr>
          <w:t xml:space="preserve">שהן</w:t>
        </w:r>
      </w:ins>
      <w:r w:rsidRPr="006650A6">
        <w:rPr>
          <w:rFonts w:ascii="Arial" w:eastAsia="Calibri" w:hAnsi="Arial" w:cs="Guttman Drogolin" w:hint="cs"/>
          <w:color w:val="000000"/>
          <w:sz w:val="21"/>
          <w:szCs w:val="21"/>
          <w:rtl/>
        </w:rPr>
        <w:t xml:space="preserve"> לבושים לנשמה הקדושה</w:t>
      </w:r>
      <w:ins w:id="1063"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ובמצוות יש את מעשה </w:t>
      </w:r>
      <w:del w:id="1061" w:author="מגיה" w:date="2026-10-15T09:00:00Z">
        <w:r w:rsidRPr="006650A6">
          <w:rPr>
            <w:rFonts w:ascii="Arial" w:eastAsia="Calibri" w:hAnsi="Arial" w:cs="Guttman Drogolin" w:hint="cs"/>
            <w:color w:val="000000"/>
            <w:sz w:val="21"/>
            <w:szCs w:val="21"/>
            <w:rtl/>
          </w:rPr>
          <w:delText xml:space="preserve">המצווה</w:delText>
        </w:r>
      </w:del>
      <w:ins w:id="1062" w:author="מגיה" w:date="2026-10-15T09:00:00Z">
        <w:r>
          <w:rPr>
            <w:rFonts w:ascii="Arial" w:eastAsia="Calibri" w:hAnsi="Arial" w:cs="Guttman Drogolin" w:hint="cs"/>
            <w:color w:val="000000"/>
            <w:sz w:val="21"/>
            <w:szCs w:val="21"/>
            <w:rtl/>
          </w:rPr>
          <w:t xml:space="preserve">המצוה,</w:t>
        </w:r>
      </w:ins>
      <w:r w:rsidRPr="006650A6">
        <w:rPr>
          <w:rFonts w:ascii="Arial" w:eastAsia="Calibri" w:hAnsi="Arial" w:cs="Guttman Drogolin" w:hint="cs"/>
          <w:color w:val="000000"/>
          <w:sz w:val="21"/>
          <w:szCs w:val="21"/>
          <w:rtl/>
        </w:rPr>
        <w:t xml:space="preserve"> שזה מה שאנו רואים בחיצוניות</w:t>
      </w:r>
      <w:ins w:id="1060"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ויש את פנימיות </w:t>
      </w:r>
      <w:del w:id="1058" w:author="מגיה" w:date="2026-10-15T09:00:00Z">
        <w:r w:rsidRPr="006650A6">
          <w:rPr>
            <w:rFonts w:ascii="Arial" w:eastAsia="Calibri" w:hAnsi="Arial" w:cs="Guttman Drogolin" w:hint="cs"/>
            <w:color w:val="000000"/>
            <w:sz w:val="21"/>
            <w:szCs w:val="21"/>
            <w:rtl/>
          </w:rPr>
          <w:delText xml:space="preserve">המצווה</w:delText>
        </w:r>
      </w:del>
      <w:ins w:id="1059" w:author="מגיה" w:date="2026-10-15T09:00:00Z">
        <w:r>
          <w:rPr>
            <w:rFonts w:ascii="Arial" w:eastAsia="Calibri" w:hAnsi="Arial" w:cs="Guttman Drogolin" w:hint="cs"/>
            <w:color w:val="000000"/>
            <w:sz w:val="21"/>
            <w:szCs w:val="21"/>
            <w:rtl/>
          </w:rPr>
          <w:t xml:space="preserve">המצוה,</w:t>
        </w:r>
      </w:ins>
      <w:r w:rsidRPr="006650A6">
        <w:rPr>
          <w:rFonts w:ascii="Arial" w:eastAsia="Calibri" w:hAnsi="Arial" w:cs="Guttman Drogolin" w:hint="cs"/>
          <w:color w:val="000000"/>
          <w:sz w:val="21"/>
          <w:szCs w:val="21"/>
          <w:rtl/>
        </w:rPr>
        <w:t xml:space="preserve"> האור שמקרין לתוך נפשות המקיימים </w:t>
      </w:r>
      <w:del w:id="1056" w:author="מגיה" w:date="2026-10-15T09:00:00Z">
        <w:r w:rsidRPr="006650A6">
          <w:rPr>
            <w:rFonts w:ascii="Arial" w:eastAsia="Calibri" w:hAnsi="Arial" w:cs="Guttman Drogolin" w:hint="cs"/>
            <w:color w:val="000000"/>
            <w:sz w:val="21"/>
            <w:szCs w:val="21"/>
            <w:rtl/>
          </w:rPr>
          <w:delText xml:space="preserve">אותם</w:delText>
        </w:r>
      </w:del>
      <w:ins w:id="1057" w:author="מגיה" w:date="2026-10-15T09:00:00Z">
        <w:r>
          <w:rPr>
            <w:rFonts w:ascii="Arial" w:eastAsia="Calibri" w:hAnsi="Arial" w:cs="Guttman Drogolin" w:hint="cs"/>
            <w:color w:val="000000"/>
            <w:sz w:val="21"/>
            <w:szCs w:val="21"/>
            <w:rtl/>
          </w:rPr>
          <w:t xml:space="preserve">אותה.</w:t>
        </w:r>
      </w:ins>
      <w:r w:rsidRPr="006650A6">
        <w:rPr>
          <w:rFonts w:ascii="Arial" w:eastAsia="Calibri" w:hAnsi="Arial" w:cs="Guttman Drogolin" w:hint="cs"/>
          <w:color w:val="000000"/>
          <w:sz w:val="21"/>
          <w:szCs w:val="21"/>
          <w:rtl/>
        </w:rPr>
        <w:t xml:space="preserve"> </w:t>
      </w:r>
      <w:del w:id="1054" w:author="מגיה" w:date="2026-10-15T09:00:00Z">
        <w:r w:rsidRPr="006650A6">
          <w:rPr>
            <w:rFonts w:ascii="Arial" w:eastAsia="Calibri" w:hAnsi="Arial" w:cs="Guttman Drogolin" w:hint="cs"/>
            <w:color w:val="000000"/>
            <w:sz w:val="21"/>
            <w:szCs w:val="21"/>
            <w:rtl/>
          </w:rPr>
          <w:delText xml:space="preserve">ואמר</w:delText>
        </w:r>
      </w:del>
      <w:ins w:id="1055" w:author="מגיה" w:date="2026-10-15T09:00:00Z">
        <w:r>
          <w:rPr>
            <w:rFonts w:ascii="Arial" w:eastAsia="Calibri" w:hAnsi="Arial" w:cs="Guttman Drogolin" w:hint="cs"/>
            <w:color w:val="000000"/>
            <w:sz w:val="21"/>
            <w:szCs w:val="21"/>
            <w:rtl/>
          </w:rPr>
          <w:t xml:space="preserve">ונאמר</w:t>
        </w:r>
      </w:ins>
      <w:r w:rsidRPr="006650A6">
        <w:rPr>
          <w:rFonts w:ascii="Arial" w:eastAsia="Calibri" w:hAnsi="Arial" w:cs="Guttman Drogolin" w:hint="cs"/>
          <w:color w:val="000000"/>
          <w:sz w:val="21"/>
          <w:szCs w:val="21"/>
          <w:rtl/>
        </w:rPr>
        <w:t xml:space="preserve"> שיש לדקדק שלא יהפוך הפנימי לחוץ</w:t>
      </w:r>
      <w:ins w:id="1053"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דהיינו </w:t>
      </w:r>
      <w:del w:id="1051" w:author="מגיה" w:date="2026-10-15T09:00:00Z">
        <w:r w:rsidRPr="006650A6">
          <w:rPr>
            <w:rFonts w:ascii="Arial" w:eastAsia="Calibri" w:hAnsi="Arial" w:cs="Guttman Drogolin" w:hint="cs"/>
            <w:color w:val="000000"/>
            <w:sz w:val="21"/>
            <w:szCs w:val="21"/>
            <w:rtl/>
          </w:rPr>
          <w:delText xml:space="preserve">לא</w:delText>
        </w:r>
      </w:del>
      <w:ins w:id="1052" w:author="מגיה" w:date="2026-10-15T09:00:00Z">
        <w:r>
          <w:rPr>
            <w:rFonts w:ascii="Arial" w:eastAsia="Calibri" w:hAnsi="Arial" w:cs="Guttman Drogolin" w:hint="cs"/>
            <w:color w:val="000000"/>
            <w:sz w:val="21"/>
            <w:szCs w:val="21"/>
            <w:rtl/>
          </w:rPr>
          <w:t xml:space="preserve">שלא</w:t>
        </w:r>
      </w:ins>
      <w:r w:rsidRPr="006650A6">
        <w:rPr>
          <w:rFonts w:ascii="Arial" w:eastAsia="Calibri" w:hAnsi="Arial" w:cs="Guttman Drogolin" w:hint="cs"/>
          <w:color w:val="000000"/>
          <w:sz w:val="21"/>
          <w:szCs w:val="21"/>
          <w:rtl/>
        </w:rPr>
        <w:t xml:space="preserve"> </w:t>
      </w:r>
      <w:r w:rsidRPr="006650A6">
        <w:rPr>
          <w:rFonts w:ascii="Arial" w:eastAsia="Calibri" w:hAnsi="Arial" w:cs="Guttman Drogolin" w:hint="cs"/>
          <w:color w:val="000000"/>
          <w:sz w:val="21"/>
          <w:szCs w:val="21"/>
          <w:rtl/>
        </w:rPr>
        <w:lastRenderedPageBreak/>
        <w:t xml:space="preserve">לעשות </w:t>
      </w:r>
      <w:del w:id="1049" w:author="מגיה" w:date="2026-10-15T09:00:00Z">
        <w:r w:rsidRPr="006650A6">
          <w:rPr>
            <w:rFonts w:ascii="Arial" w:eastAsia="Calibri" w:hAnsi="Arial" w:cs="Guttman Drogolin" w:hint="cs"/>
            <w:color w:val="000000"/>
            <w:sz w:val="21"/>
            <w:szCs w:val="21"/>
            <w:rtl/>
          </w:rPr>
          <w:delText xml:space="preserve">מהחיצונות</w:delText>
        </w:r>
      </w:del>
      <w:ins w:id="1050" w:author="מגיה" w:date="2026-10-15T09:00:00Z">
        <w:r>
          <w:rPr>
            <w:rFonts w:ascii="Arial" w:eastAsia="Calibri" w:hAnsi="Arial" w:cs="Guttman Drogolin" w:hint="cs"/>
            <w:color w:val="000000"/>
            <w:sz w:val="21"/>
            <w:szCs w:val="21"/>
            <w:rtl/>
          </w:rPr>
          <w:t xml:space="preserve">מהחיצוניות</w:t>
        </w:r>
      </w:ins>
      <w:r w:rsidRPr="006650A6">
        <w:rPr>
          <w:rFonts w:ascii="Arial" w:eastAsia="Calibri" w:hAnsi="Arial" w:cs="Guttman Drogolin" w:hint="cs"/>
          <w:color w:val="000000"/>
          <w:sz w:val="21"/>
          <w:szCs w:val="21"/>
          <w:rtl/>
        </w:rPr>
        <w:t xml:space="preserve"> עיקר </w:t>
      </w:r>
      <w:proofErr w:type="spellStart"/>
      <w:del w:id="1045" w:author="מגיה" w:date="2026-10-15T09:00:00Z">
        <w:r w:rsidRPr="006650A6">
          <w:rPr>
            <w:rFonts w:ascii="Arial" w:eastAsia="Calibri" w:hAnsi="Arial" w:cs="Guttman Drogolin" w:hint="cs"/>
            <w:color w:val="000000"/>
            <w:sz w:val="21"/>
            <w:szCs w:val="21"/>
            <w:rtl/>
          </w:rPr>
          <w:delText xml:space="preserve">כאיל</w:delText>
        </w:r>
      </w:del>
      <w:del w:id="1046" w:author="מגיה" w:date="2026-10-15T09:00:00Z">
        <w:r w:rsidR="00986448">
          <w:rPr>
            <w:rFonts w:ascii="Arial" w:eastAsia="Calibri" w:hAnsi="Arial" w:cs="Guttman Drogolin" w:hint="cs"/>
            <w:color w:val="000000"/>
            <w:sz w:val="21"/>
            <w:szCs w:val="21"/>
            <w:rtl/>
          </w:rPr>
          <w:delText xml:space="preserve">דדד</w:delText>
        </w:r>
      </w:del>
      <w:del w:id="1047" w:author="מגיה" w:date="2026-10-15T09:00:00Z">
        <w:r w:rsidRPr="006650A6">
          <w:rPr>
            <w:rFonts w:ascii="Arial" w:eastAsia="Calibri" w:hAnsi="Arial" w:cs="Guttman Drogolin" w:hint="cs"/>
            <w:color w:val="000000"/>
            <w:sz w:val="21"/>
            <w:szCs w:val="21"/>
            <w:rtl/>
          </w:rPr>
          <w:delText xml:space="preserve">ו</w:delText>
        </w:r>
      </w:del>
      <w:ins w:id="1048" w:author="מגיה" w:date="2026-10-15T09:00:00Z">
        <w:r>
          <w:rPr>
            <w:rFonts w:ascii="Arial" w:eastAsia="Calibri" w:hAnsi="Arial" w:cs="Guttman Drogolin" w:hint="cs"/>
            <w:color w:val="000000"/>
            <w:sz w:val="21"/>
            <w:szCs w:val="21"/>
            <w:rtl/>
          </w:rPr>
          <w:t xml:space="preserve">כאילו</w:t>
        </w:r>
      </w:ins>
      <w:proofErr w:type="spellEnd"/>
      <w:r w:rsidRPr="006650A6">
        <w:rPr>
          <w:rFonts w:ascii="Arial" w:eastAsia="Calibri" w:hAnsi="Arial" w:cs="Guttman Drogolin" w:hint="cs"/>
          <w:color w:val="000000"/>
          <w:sz w:val="21"/>
          <w:szCs w:val="21"/>
          <w:rtl/>
        </w:rPr>
        <w:t xml:space="preserve"> </w:t>
      </w:r>
      <w:del w:id="1043" w:author="מגיה" w:date="2026-10-15T09:00:00Z">
        <w:r w:rsidRPr="006650A6">
          <w:rPr>
            <w:rFonts w:ascii="Arial" w:eastAsia="Calibri" w:hAnsi="Arial" w:cs="Guttman Drogolin" w:hint="cs"/>
            <w:color w:val="000000"/>
            <w:sz w:val="21"/>
            <w:szCs w:val="21"/>
            <w:rtl/>
          </w:rPr>
          <w:delText xml:space="preserve">שזה</w:delText>
        </w:r>
      </w:del>
      <w:ins w:id="1044" w:author="מגיה" w:date="2026-10-15T09:00:00Z">
        <w:r>
          <w:rPr>
            <w:rFonts w:ascii="Arial" w:eastAsia="Calibri" w:hAnsi="Arial" w:cs="Guttman Drogolin" w:hint="cs"/>
            <w:color w:val="000000"/>
            <w:sz w:val="21"/>
            <w:szCs w:val="21"/>
            <w:rtl/>
          </w:rPr>
          <w:t xml:space="preserve">היא</w:t>
        </w:r>
      </w:ins>
      <w:r w:rsidRPr="006650A6">
        <w:rPr>
          <w:rFonts w:ascii="Arial" w:eastAsia="Calibri" w:hAnsi="Arial" w:cs="Guttman Drogolin" w:hint="cs"/>
          <w:color w:val="000000"/>
          <w:sz w:val="21"/>
          <w:szCs w:val="21"/>
          <w:rtl/>
        </w:rPr>
        <w:t xml:space="preserve"> </w:t>
      </w:r>
      <w:del w:id="1041" w:author="מגיה" w:date="2026-10-15T09:00:00Z">
        <w:r w:rsidRPr="006650A6">
          <w:rPr>
            <w:rFonts w:ascii="Arial" w:eastAsia="Calibri" w:hAnsi="Arial" w:cs="Guttman Drogolin" w:hint="cs"/>
            <w:color w:val="000000"/>
            <w:sz w:val="21"/>
            <w:szCs w:val="21"/>
            <w:rtl/>
          </w:rPr>
          <w:delText xml:space="preserve">פנימי</w:delText>
        </w:r>
      </w:del>
      <w:ins w:id="1042" w:author="מגיה" w:date="2026-10-15T09:00:00Z">
        <w:r>
          <w:rPr>
            <w:rFonts w:ascii="Arial" w:eastAsia="Calibri" w:hAnsi="Arial" w:cs="Guttman Drogolin" w:hint="cs"/>
            <w:color w:val="000000"/>
            <w:sz w:val="21"/>
            <w:szCs w:val="21"/>
            <w:rtl/>
          </w:rPr>
          <w:t xml:space="preserve">הפנימיות,</w:t>
        </w:r>
      </w:ins>
      <w:r w:rsidRPr="006650A6">
        <w:rPr>
          <w:rFonts w:ascii="Arial" w:eastAsia="Calibri" w:hAnsi="Arial" w:cs="Guttman Drogolin" w:hint="cs"/>
          <w:color w:val="000000"/>
          <w:sz w:val="21"/>
          <w:szCs w:val="21"/>
          <w:rtl/>
        </w:rPr>
        <w:t xml:space="preserve"> שאז יוצא שעשה מהטפל עיקר</w:t>
      </w:r>
      <w:ins w:id="1040"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ותכלית המצוות להתחבר אל הקב"ה</w:t>
      </w:r>
      <w:r w:rsidRPr="006650A6">
        <w:rPr>
          <w:rFonts w:ascii="Arial" w:eastAsia="Calibri" w:hAnsi="Arial" w:cs="Guttman Drogolin"/>
          <w:color w:val="000000"/>
          <w:sz w:val="21"/>
          <w:szCs w:val="21"/>
          <w:vertAlign w:val="superscript"/>
          <w:rtl/>
        </w:rPr>
        <w:footnoteReference w:id="16"/>
      </w:r>
      <w:r w:rsidRPr="006650A6">
        <w:rPr>
          <w:rFonts w:ascii="Arial" w:eastAsia="Calibri" w:hAnsi="Arial" w:cs="Guttman Drogolin"/>
          <w:color w:val="000000"/>
          <w:sz w:val="21"/>
          <w:szCs w:val="21"/>
          <w:rtl/>
        </w:rPr>
        <w:t xml:space="preserve">.</w:t>
      </w:r>
      <w:del w:id="1039" w:author="מגיה" w:date="2026-10-15T09:00:00Z">
        <w:r w:rsidRPr="006650A6">
          <w:rPr>
            <w:rFonts w:ascii="Arial" w:eastAsia="Calibri" w:hAnsi="Arial" w:cs="Guttman Drogolin"/>
            <w:color w:val="000000"/>
            <w:sz w:val="21"/>
            <w:szCs w:val="21"/>
            <w:rtl/>
          </w:rPr>
          <w:delText xml:space="preserve">   </w:delText>
        </w:r>
      </w:del>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ח</w:t>
      </w:r>
      <w:r w:rsidR="006650A6" w:rsidRPr="006650A6">
        <w:rPr>
          <w:rFonts w:asciiTheme="minorBidi" w:eastAsia="Times New Roman" w:hAnsiTheme="minorBidi" w:cs="Guttman Drogolin" w:hint="cs"/>
          <w:b/>
          <w:bCs/>
          <w:color w:val="000000"/>
          <w:sz w:val="24"/>
          <w:szCs w:val="24"/>
          <w:rtl/>
        </w:rPr>
        <w:t xml:space="preserve">. שאלה. </w:t>
      </w:r>
      <w:r w:rsidR="006650A6" w:rsidRPr="006650A6">
        <w:rPr>
          <w:rFonts w:asciiTheme="minorBidi" w:eastAsia="Times New Roman" w:hAnsiTheme="minorBidi" w:cs="Guttman Drogolin"/>
          <w:b/>
          <w:bCs/>
          <w:color w:val="000000"/>
          <w:sz w:val="24"/>
          <w:szCs w:val="24"/>
          <w:rtl/>
        </w:rPr>
        <w:t xml:space="preserve">האם </w:t>
      </w:r>
      <w:del w:id="1073" w:author="מגיה" w:date="2026-10-15T09:00:00Z">
        <w:r w:rsidR="006650A6" w:rsidRPr="006650A6">
          <w:rPr>
            <w:rFonts w:asciiTheme="minorBidi" w:eastAsia="Times New Roman" w:hAnsiTheme="minorBidi" w:cs="Guttman Drogolin"/>
            <w:b/>
            <w:bCs/>
            <w:color w:val="000000"/>
            <w:sz w:val="24"/>
            <w:szCs w:val="24"/>
            <w:rtl/>
          </w:rPr>
          <w:delText xml:space="preserve">יכול</w:delText>
        </w:r>
      </w:del>
      <w:ins w:id="1074" w:author="מגיה" w:date="2026-10-15T09:00:00Z">
        <w:r>
          <w:rPr>
            <w:rFonts w:asciiTheme="minorBidi" w:eastAsia="Times New Roman" w:hAnsiTheme="minorBidi" w:cs="Guttman Drogolin"/>
            <w:b/>
            <w:bCs/>
            <w:color w:val="000000"/>
            <w:sz w:val="24"/>
            <w:szCs w:val="24"/>
            <w:rtl/>
          </w:rPr>
          <w:t xml:space="preserve">מותר</w:t>
        </w:r>
      </w:ins>
      <w:r w:rsidR="006650A6" w:rsidRPr="006650A6">
        <w:rPr>
          <w:rFonts w:asciiTheme="minorBidi" w:eastAsia="Times New Roman" w:hAnsiTheme="minorBidi" w:cs="Guttman Drogolin"/>
          <w:b/>
          <w:bCs/>
          <w:color w:val="000000"/>
          <w:sz w:val="24"/>
          <w:szCs w:val="24"/>
          <w:rtl/>
        </w:rPr>
        <w:t xml:space="preserve"> להפוך את בגדו לצד פנים כדי שלא יתקלקל</w:t>
      </w:r>
      <w:r w:rsidR="006650A6" w:rsidRPr="006650A6">
        <w:rPr>
          <w:rFonts w:asciiTheme="minorBidi" w:eastAsia="Times New Roman" w:hAnsiTheme="minorBidi" w:cs="Guttman Drogolin" w:hint="cs"/>
          <w:b/>
          <w:bCs/>
          <w:color w:val="000000"/>
          <w:sz w:val="24"/>
          <w:szCs w:val="24"/>
          <w:rtl/>
        </w:rPr>
        <w:t xml:space="preserve"> מהגשם</w:t>
      </w:r>
      <w:r w:rsidR="006650A6" w:rsidRPr="006650A6">
        <w:rPr>
          <w:rFonts w:asciiTheme="minorBidi" w:eastAsia="Times New Roman" w:hAnsiTheme="minorBidi" w:cs="Guttman Drogolin"/>
          <w:b/>
          <w:bCs/>
          <w:color w:val="000000"/>
          <w:sz w:val="24"/>
          <w:szCs w:val="24"/>
          <w:rtl/>
        </w:rPr>
        <w:t>?</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r w:rsidRPr="00FD31EB">
        <w:rPr>
          <w:rFonts w:ascii="Arial" w:eastAsia="Calibri" w:hAnsi="Arial" w:cs="Guttman Drogolin" w:hint="cs"/>
          <w:color w:val="000000"/>
          <w:sz w:val="21"/>
          <w:szCs w:val="21"/>
          <w:rtl/>
        </w:rPr>
        <w:t>לפי</w:t>
      </w:r>
      <w:r w:rsidRPr="006650A6">
        <w:rPr>
          <w:rFonts w:ascii="Arial" w:eastAsia="Calibri" w:hAnsi="Arial" w:cs="Guttman Drogolin" w:hint="cs"/>
          <w:color w:val="000000"/>
          <w:sz w:val="21"/>
          <w:szCs w:val="21"/>
          <w:rtl/>
        </w:rPr>
        <w:t xml:space="preserve"> המתבאר</w:t>
      </w:r>
      <w:ins w:id="1084"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הטעם שאין להפוך הפנימי לחוץ </w:t>
      </w:r>
      <w:ins w:id="1083" w:author="מגיה" w:date="2026-10-15T09:00:00Z">
        <w:r>
          <w:rPr>
            <w:rFonts w:ascii="Arial" w:eastAsia="Calibri" w:hAnsi="Arial" w:cs="Guttman Drogolin" w:hint="cs"/>
            <w:color w:val="000000"/>
            <w:sz w:val="21"/>
            <w:szCs w:val="21"/>
            <w:rtl/>
          </w:rPr>
          <w:t xml:space="preserve">הוא </w:t>
        </w:r>
      </w:ins>
      <w:r w:rsidRPr="006650A6">
        <w:rPr>
          <w:rFonts w:ascii="Arial" w:eastAsia="Calibri" w:hAnsi="Arial" w:cs="Guttman Drogolin" w:hint="cs"/>
          <w:color w:val="000000"/>
          <w:sz w:val="21"/>
          <w:szCs w:val="21"/>
          <w:rtl/>
        </w:rPr>
        <w:t xml:space="preserve">כדי שלא יתגנה</w:t>
      </w:r>
      <w:ins w:id="1082"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א"כ בנידון </w:t>
      </w:r>
      <w:proofErr w:type="spellStart"/>
      <w:r w:rsidRPr="006650A6">
        <w:rPr>
          <w:rFonts w:ascii="Arial" w:eastAsia="Calibri" w:hAnsi="Arial" w:cs="Guttman Drogolin" w:hint="cs"/>
          <w:color w:val="000000"/>
          <w:sz w:val="21"/>
          <w:szCs w:val="21"/>
          <w:rtl/>
        </w:rPr>
        <w:t>דידן</w:t>
      </w:r>
      <w:ins w:id="1081" w:author="מגיה" w:date="2026-10-15T09:00:00Z">
        <w:r>
          <w:rPr>
            <w:rFonts w:ascii="Arial" w:eastAsia="Calibri" w:hAnsi="Arial" w:cs="Guttman Drogolin" w:hint="cs"/>
            <w:color w:val="000000"/>
            <w:sz w:val="21"/>
            <w:szCs w:val="21"/>
            <w:rtl/>
          </w:rPr>
          <w:t xml:space="preserve">,</w:t>
        </w:r>
      </w:ins>
      <w:proofErr w:type="spellEnd"/>
      <w:r w:rsidRPr="006650A6">
        <w:rPr>
          <w:rFonts w:ascii="Arial" w:eastAsia="Calibri" w:hAnsi="Arial" w:cs="Guttman Drogolin" w:hint="cs"/>
          <w:color w:val="000000"/>
          <w:sz w:val="21"/>
          <w:szCs w:val="21"/>
          <w:rtl/>
        </w:rPr>
        <w:t xml:space="preserve"> </w:t>
      </w:r>
      <w:del w:id="1079" w:author="מגיה" w:date="2026-10-15T09:00:00Z">
        <w:r w:rsidRPr="006650A6">
          <w:rPr>
            <w:rFonts w:ascii="Arial" w:eastAsia="Calibri" w:hAnsi="Arial" w:cs="Guttman Drogolin" w:hint="cs"/>
            <w:color w:val="000000"/>
            <w:sz w:val="21"/>
            <w:szCs w:val="21"/>
            <w:rtl/>
          </w:rPr>
          <w:delText xml:space="preserve">שיורד</w:delText>
        </w:r>
      </w:del>
      <w:ins w:id="1080" w:author="מגיה" w:date="2026-10-15T09:00:00Z">
        <w:r>
          <w:rPr>
            <w:rFonts w:ascii="Arial" w:eastAsia="Calibri" w:hAnsi="Arial" w:cs="Guttman Drogolin" w:hint="cs"/>
            <w:color w:val="000000"/>
            <w:sz w:val="21"/>
            <w:szCs w:val="21"/>
            <w:rtl/>
          </w:rPr>
          <w:t xml:space="preserve">כשיורד</w:t>
        </w:r>
      </w:ins>
      <w:r w:rsidRPr="006650A6">
        <w:rPr>
          <w:rFonts w:ascii="Arial" w:eastAsia="Calibri" w:hAnsi="Arial" w:cs="Guttman Drogolin" w:hint="cs"/>
          <w:color w:val="000000"/>
          <w:sz w:val="21"/>
          <w:szCs w:val="21"/>
          <w:rtl/>
        </w:rPr>
        <w:t xml:space="preserve"> גשם</w:t>
      </w:r>
      <w:ins w:id="1078"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דלא שייך אז שיתגנה בעיני הבריות</w:t>
      </w:r>
      <w:ins w:id="1077"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דהרי כולם לובשים מעילי גשם למיניהם </w:t>
      </w:r>
      <w:ins w:id="1076" w:author="מגיה" w:date="2026-10-15T09:00:00Z">
        <w:r>
          <w:rPr>
            <w:rFonts w:ascii="Arial" w:eastAsia="Calibri" w:hAnsi="Arial" w:cs="Guttman Drogolin" w:hint="cs"/>
            <w:color w:val="000000"/>
            <w:sz w:val="21"/>
            <w:szCs w:val="21"/>
            <w:rtl/>
          </w:rPr>
          <w:t xml:space="preserve">כדי </w:t>
        </w:r>
      </w:ins>
      <w:r w:rsidRPr="006650A6">
        <w:rPr>
          <w:rFonts w:ascii="Arial" w:eastAsia="Calibri" w:hAnsi="Arial" w:cs="Guttman Drogolin" w:hint="cs"/>
          <w:color w:val="000000"/>
          <w:sz w:val="21"/>
          <w:szCs w:val="21"/>
          <w:rtl/>
        </w:rPr>
        <w:t xml:space="preserve">שלא יתלכלכו הבגדים</w:t>
      </w:r>
      <w:ins w:id="1075"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אין בעיה להפכם.</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ט</w:t>
      </w:r>
      <w:r w:rsidR="006650A6" w:rsidRPr="006650A6">
        <w:rPr>
          <w:rFonts w:asciiTheme="minorBidi" w:eastAsia="Times New Roman" w:hAnsiTheme="minorBidi" w:cs="Guttman Drogolin" w:hint="cs"/>
          <w:b/>
          <w:bCs/>
          <w:color w:val="000000"/>
          <w:sz w:val="24"/>
          <w:szCs w:val="24"/>
          <w:rtl/>
        </w:rPr>
        <w:t xml:space="preserve">. שאלה. </w:t>
      </w:r>
      <w:r w:rsidR="006650A6" w:rsidRPr="006650A6">
        <w:rPr>
          <w:rFonts w:asciiTheme="minorBidi" w:eastAsia="Times New Roman" w:hAnsiTheme="minorBidi" w:cs="Guttman Drogolin"/>
          <w:b/>
          <w:bCs/>
          <w:color w:val="000000"/>
          <w:sz w:val="24"/>
          <w:szCs w:val="24"/>
          <w:rtl/>
        </w:rPr>
        <w:t xml:space="preserve">מה </w:t>
      </w:r>
      <w:proofErr w:type="spellStart"/>
      <w:r w:rsidR="006650A6" w:rsidRPr="006650A6">
        <w:rPr>
          <w:rFonts w:asciiTheme="minorBidi" w:eastAsia="Times New Roman" w:hAnsiTheme="minorBidi" w:cs="Guttman Drogolin"/>
          <w:b/>
          <w:bCs/>
          <w:color w:val="000000"/>
          <w:sz w:val="24"/>
          <w:szCs w:val="24"/>
          <w:rtl/>
        </w:rPr>
        <w:t>הענין</w:t>
      </w:r>
      <w:proofErr w:type="spellEnd"/>
      <w:r w:rsidR="006650A6" w:rsidRPr="006650A6">
        <w:rPr>
          <w:rFonts w:asciiTheme="minorBidi" w:eastAsia="Times New Roman" w:hAnsiTheme="minorBidi" w:cs="Guttman Drogolin"/>
          <w:b/>
          <w:bCs/>
          <w:color w:val="000000"/>
          <w:sz w:val="24"/>
          <w:szCs w:val="24"/>
          <w:rtl/>
        </w:rPr>
        <w:t xml:space="preserve"> להקדים </w:t>
      </w:r>
      <w:r w:rsidR="006650A6" w:rsidRPr="006650A6">
        <w:rPr>
          <w:rFonts w:asciiTheme="minorBidi" w:eastAsia="Times New Roman" w:hAnsiTheme="minorBidi" w:cs="Guttman Drogolin" w:hint="cs"/>
          <w:b/>
          <w:bCs/>
          <w:color w:val="000000"/>
          <w:sz w:val="24"/>
          <w:szCs w:val="24"/>
          <w:rtl/>
        </w:rPr>
        <w:t xml:space="preserve">לבישת </w:t>
      </w:r>
      <w:r w:rsidR="006650A6" w:rsidRPr="006650A6">
        <w:rPr>
          <w:rFonts w:asciiTheme="minorBidi" w:eastAsia="Times New Roman" w:hAnsiTheme="minorBidi" w:cs="Guttman Drogolin"/>
          <w:b/>
          <w:bCs/>
          <w:color w:val="000000"/>
          <w:sz w:val="24"/>
          <w:szCs w:val="24"/>
          <w:rtl/>
        </w:rPr>
        <w:t xml:space="preserve">ימין על שמאל </w:t>
      </w:r>
      <w:r w:rsidR="006650A6" w:rsidRPr="006650A6">
        <w:rPr>
          <w:rFonts w:asciiTheme="minorBidi" w:eastAsia="Times New Roman" w:hAnsiTheme="minorBidi" w:cs="Guttman Drogolin" w:hint="cs"/>
          <w:b/>
          <w:bCs/>
          <w:color w:val="000000"/>
          <w:sz w:val="24"/>
          <w:szCs w:val="24"/>
          <w:rtl/>
        </w:rPr>
        <w:t>ובקשירה להקדים שמאל על ימין?</w:t>
      </w:r>
    </w:p>
    <w:p w:rsidR="006650A6" w:rsidRPr="006650A6" w:rsidRDefault="00DA147D" w:rsidP="006650A6">
      <w:pPr>
        <w:autoSpaceDE w:val="0"/>
        <w:autoSpaceDN w:val="0"/>
        <w:adjustRightInd w:val="0"/>
        <w:spacing w:before="40" w:after="0" w:line="330" w:lineRule="exact"/>
        <w:jc w:val="both"/>
        <w:rPr>
          <w:rFonts w:ascii="Arial" w:eastAsia="Calibri" w:hAnsi="Arial" w:cs="Guttman Drogolin"/>
          <w:bCs/>
          <w:color w:val="000000"/>
          <w:sz w:val="24"/>
          <w:szCs w:val="24"/>
          <w:rtl/>
        </w:rPr>
      </w:pPr>
      <w:r>
        <w:rPr>
          <w:rFonts w:ascii="Arial" w:eastAsia="Calibri" w:hAnsi="Arial" w:cs="Guttman Drogolin" w:hint="cs"/>
          <w:bCs/>
          <w:color w:val="000000"/>
          <w:sz w:val="24"/>
          <w:szCs w:val="24"/>
          <w:rtl/>
        </w:rPr>
        <w:t>י</w:t>
      </w:r>
      <w:r w:rsidR="006650A6" w:rsidRPr="006650A6">
        <w:rPr>
          <w:rFonts w:ascii="Arial" w:eastAsia="Calibri" w:hAnsi="Arial" w:cs="Guttman Drogolin" w:hint="cs"/>
          <w:bCs/>
          <w:color w:val="000000"/>
          <w:sz w:val="24"/>
          <w:szCs w:val="24"/>
          <w:rtl/>
        </w:rPr>
        <w:t>. שאלה. האם גם בשאר קשירות יש להקדים של שמאל?</w:t>
      </w:r>
    </w:p>
    <w:p w:rsidR="006650A6" w:rsidRPr="006650A6" w:rsidRDefault="006650A6" w:rsidP="00080462">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w:t>
      </w:r>
      <w:r w:rsidRPr="00FD31EB">
        <w:rPr>
          <w:rFonts w:ascii="Arial" w:eastAsia="Calibri" w:hAnsi="Arial" w:cs="Guttman Drogolin" w:hint="cs"/>
          <w:color w:val="000000"/>
          <w:sz w:val="21"/>
          <w:szCs w:val="21"/>
          <w:rtl/>
        </w:rPr>
        <w:t xml:space="preserve"> </w:t>
      </w:r>
      <w:proofErr w:type="spellStart"/>
      <w:r w:rsidRPr="00FD31EB">
        <w:rPr>
          <w:rFonts w:ascii="Arial" w:eastAsia="Calibri" w:hAnsi="Arial" w:cs="Guttman Drogolin" w:hint="cs"/>
          <w:color w:val="000000"/>
          <w:sz w:val="21"/>
          <w:szCs w:val="21"/>
          <w:rtl/>
        </w:rPr>
        <w:t>בשו"ע</w:t>
      </w:r>
      <w:proofErr w:type="spellEnd"/>
      <w:r w:rsidRPr="00FD31EB">
        <w:rPr>
          <w:rFonts w:ascii="Arial" w:eastAsia="Calibri" w:hAnsi="Arial" w:cs="Guttman Drogolin"/>
          <w:color w:val="000000"/>
          <w:sz w:val="21"/>
          <w:szCs w:val="21"/>
          <w:rtl/>
        </w:rPr>
        <w:t xml:space="preserve"> </w:t>
      </w:r>
      <w:r w:rsidR="002C71D3">
        <w:rPr>
          <w:rFonts w:ascii="Arial" w:eastAsia="Calibri" w:hAnsi="Arial" w:cs="Guttman Drogolin" w:hint="cs"/>
          <w:color w:val="000000"/>
          <w:sz w:val="21"/>
          <w:szCs w:val="21"/>
          <w:rtl/>
        </w:rPr>
        <w:t>(</w:t>
      </w:r>
      <w:r>
        <w:rPr>
          <w:rFonts w:ascii="Arial" w:eastAsia="Calibri" w:hAnsi="Arial" w:cs="Guttman Drogolin" w:hint="cs"/>
          <w:color w:val="000000"/>
          <w:sz w:val="21"/>
          <w:szCs w:val="21"/>
          <w:rtl/>
        </w:rPr>
        <w:t xml:space="preserve">ב' </w:t>
      </w:r>
      <w:r w:rsidRPr="006650A6">
        <w:rPr>
          <w:rFonts w:ascii="Arial" w:eastAsia="Calibri" w:hAnsi="Arial" w:cs="Guttman Drogolin"/>
          <w:color w:val="000000"/>
          <w:sz w:val="21"/>
          <w:szCs w:val="21"/>
          <w:rtl/>
        </w:rPr>
        <w:t>ס"ד</w:t>
      </w:r>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כתב, </w:t>
      </w:r>
      <w:proofErr w:type="spellStart"/>
      <w:r w:rsidRPr="006650A6">
        <w:rPr>
          <w:rFonts w:ascii="Arial" w:eastAsia="Calibri" w:hAnsi="Arial" w:cs="Guttman Drogolin"/>
          <w:color w:val="000000"/>
          <w:sz w:val="21"/>
          <w:szCs w:val="21"/>
          <w:rtl/>
        </w:rPr>
        <w:t>ינעול</w:t>
      </w:r>
      <w:proofErr w:type="spellEnd"/>
      <w:r w:rsidRPr="006650A6">
        <w:rPr>
          <w:rFonts w:ascii="Arial" w:eastAsia="Calibri" w:hAnsi="Arial" w:cs="Guttman Drogolin"/>
          <w:color w:val="000000"/>
          <w:sz w:val="21"/>
          <w:szCs w:val="21"/>
          <w:rtl/>
        </w:rPr>
        <w:t xml:space="preserve"> מנעל ימין תחלה ולא יקשרנו, ואח"כ </w:t>
      </w:r>
      <w:proofErr w:type="spellStart"/>
      <w:r w:rsidRPr="006650A6">
        <w:rPr>
          <w:rFonts w:ascii="Arial" w:eastAsia="Calibri" w:hAnsi="Arial" w:cs="Guttman Drogolin"/>
          <w:color w:val="000000"/>
          <w:sz w:val="21"/>
          <w:szCs w:val="21"/>
          <w:rtl/>
        </w:rPr>
        <w:t>ינעול</w:t>
      </w:r>
      <w:proofErr w:type="spellEnd"/>
      <w:r w:rsidRPr="006650A6">
        <w:rPr>
          <w:rFonts w:ascii="Arial" w:eastAsia="Calibri" w:hAnsi="Arial" w:cs="Guttman Drogolin"/>
          <w:color w:val="000000"/>
          <w:sz w:val="21"/>
          <w:szCs w:val="21"/>
          <w:rtl/>
        </w:rPr>
        <w:t xml:space="preserve"> של שמאל ויקשרנו, ויחזור ויקשור של ימין. והטעם </w:t>
      </w:r>
      <w:proofErr w:type="spellStart"/>
      <w:r w:rsidRPr="006650A6">
        <w:rPr>
          <w:rFonts w:ascii="Arial" w:eastAsia="Calibri" w:hAnsi="Arial" w:cs="Guttman Drogolin" w:hint="cs"/>
          <w:color w:val="000000"/>
          <w:sz w:val="21"/>
          <w:szCs w:val="21"/>
          <w:rtl/>
        </w:rPr>
        <w:t>שלענין</w:t>
      </w:r>
      <w:proofErr w:type="spellEnd"/>
      <w:r w:rsidRPr="006650A6">
        <w:rPr>
          <w:rFonts w:ascii="Arial" w:eastAsia="Calibri" w:hAnsi="Arial" w:cs="Guttman Drogolin" w:hint="cs"/>
          <w:color w:val="000000"/>
          <w:sz w:val="21"/>
          <w:szCs w:val="21"/>
          <w:rtl/>
        </w:rPr>
        <w:t xml:space="preserve"> לבישה מחשיבים את הימין </w:t>
      </w:r>
      <w:proofErr w:type="spellStart"/>
      <w:r w:rsidRPr="006650A6">
        <w:rPr>
          <w:rFonts w:ascii="Arial" w:eastAsia="Calibri" w:hAnsi="Arial" w:cs="Guttman Drogolin" w:hint="cs"/>
          <w:color w:val="000000"/>
          <w:sz w:val="21"/>
          <w:szCs w:val="21"/>
          <w:rtl/>
        </w:rPr>
        <w:t>ולענין</w:t>
      </w:r>
      <w:proofErr w:type="spellEnd"/>
      <w:r w:rsidRPr="006650A6">
        <w:rPr>
          <w:rFonts w:ascii="Arial" w:eastAsia="Calibri" w:hAnsi="Arial" w:cs="Guttman Drogolin" w:hint="cs"/>
          <w:color w:val="000000"/>
          <w:sz w:val="21"/>
          <w:szCs w:val="21"/>
          <w:rtl/>
        </w:rPr>
        <w:t xml:space="preserve"> קשירה מחשיבים את </w:t>
      </w:r>
      <w:r w:rsidRPr="005542E8">
        <w:rPr>
          <w:rFonts w:ascii="Arial" w:eastAsia="Calibri" w:hAnsi="Arial" w:cs="Guttman Drogolin" w:hint="cs"/>
          <w:b/>
          <w:color w:val="000000"/>
          <w:sz w:val="21"/>
          <w:szCs w:val="21"/>
          <w:rtl/>
        </w:rPr>
        <w:t xml:space="preserve">השמאל, </w:t>
      </w:r>
      <w:r w:rsidR="00080462" w:rsidRPr="005542E8">
        <w:rPr>
          <w:rFonts w:ascii="Arial" w:eastAsia="Calibri" w:hAnsi="Arial" w:cs="Guttman Drogolin" w:hint="cs"/>
          <w:b/>
          <w:color w:val="000000"/>
          <w:sz w:val="21"/>
          <w:szCs w:val="21"/>
          <w:rtl/>
        </w:rPr>
        <w:t>כתב ב</w:t>
      </w:r>
      <w:r w:rsidR="00080462" w:rsidRPr="005542E8">
        <w:rPr>
          <w:rFonts w:ascii="Arial" w:eastAsia="Calibri" w:hAnsi="Arial" w:cs="Guttman Drogolin"/>
          <w:b/>
          <w:color w:val="000000"/>
          <w:sz w:val="21"/>
          <w:szCs w:val="21"/>
          <w:rtl/>
        </w:rPr>
        <w:t xml:space="preserve">מ"ב </w:t>
      </w:r>
      <w:r w:rsidR="005542E8">
        <w:rPr>
          <w:rFonts w:ascii="Arial" w:eastAsia="Calibri" w:hAnsi="Arial" w:cs="Guttman Drogolin" w:hint="cs"/>
          <w:b/>
          <w:color w:val="000000"/>
          <w:sz w:val="21"/>
          <w:szCs w:val="21"/>
          <w:rtl/>
        </w:rPr>
        <w:t>(</w:t>
      </w:r>
      <w:proofErr w:type="spellStart"/>
      <w:r w:rsidR="00080462" w:rsidRPr="005542E8">
        <w:rPr>
          <w:rFonts w:ascii="Arial" w:eastAsia="Calibri" w:hAnsi="Arial" w:cs="Guttman Drogolin"/>
          <w:b/>
          <w:color w:val="000000"/>
          <w:sz w:val="21"/>
          <w:szCs w:val="21"/>
          <w:rtl/>
        </w:rPr>
        <w:t>סק"ה</w:t>
      </w:r>
      <w:proofErr w:type="spellEnd"/>
      <w:r w:rsidR="005542E8">
        <w:rPr>
          <w:rFonts w:ascii="Arial" w:eastAsia="Calibri" w:hAnsi="Arial" w:cs="Guttman Drogolin" w:hint="cs"/>
          <w:color w:val="000000"/>
          <w:sz w:val="21"/>
          <w:szCs w:val="21"/>
          <w:rtl/>
        </w:rPr>
        <w:t>)</w:t>
      </w:r>
      <w:r w:rsidR="00080462" w:rsidRPr="006650A6">
        <w:rPr>
          <w:rFonts w:ascii="Arial" w:eastAsia="Calibri" w:hAnsi="Arial" w:cs="Guttman Drogolin"/>
          <w:color w:val="000000"/>
          <w:sz w:val="21"/>
          <w:szCs w:val="21"/>
          <w:rtl/>
        </w:rPr>
        <w:t xml:space="preserve"> </w:t>
      </w:r>
      <w:r w:rsidRPr="006650A6">
        <w:rPr>
          <w:rFonts w:ascii="Arial" w:eastAsia="Calibri" w:hAnsi="Arial" w:cs="Guttman Drogolin"/>
          <w:color w:val="000000"/>
          <w:sz w:val="21"/>
          <w:szCs w:val="21"/>
          <w:rtl/>
        </w:rPr>
        <w:t xml:space="preserve">שכן מצינו בתורה שהימין חשוב תמיד </w:t>
      </w:r>
      <w:proofErr w:type="spellStart"/>
      <w:r w:rsidRPr="006650A6">
        <w:rPr>
          <w:rFonts w:ascii="Arial" w:eastAsia="Calibri" w:hAnsi="Arial" w:cs="Guttman Drogolin"/>
          <w:color w:val="000000"/>
          <w:sz w:val="21"/>
          <w:szCs w:val="21"/>
          <w:rtl/>
        </w:rPr>
        <w:t>לענין</w:t>
      </w:r>
      <w:proofErr w:type="spellEnd"/>
      <w:r w:rsidRPr="006650A6">
        <w:rPr>
          <w:rFonts w:ascii="Arial" w:eastAsia="Calibri" w:hAnsi="Arial" w:cs="Guttman Drogolin"/>
          <w:color w:val="000000"/>
          <w:sz w:val="21"/>
          <w:szCs w:val="21"/>
          <w:rtl/>
        </w:rPr>
        <w:t xml:space="preserve"> בוהן יד ורגל </w:t>
      </w:r>
      <w:r w:rsidRPr="006650A6">
        <w:rPr>
          <w:rFonts w:ascii="Arial" w:eastAsia="Calibri" w:hAnsi="Arial" w:cs="Guttman Drogolin" w:hint="cs"/>
          <w:color w:val="000000"/>
          <w:sz w:val="21"/>
          <w:szCs w:val="21"/>
          <w:rtl/>
        </w:rPr>
        <w:t>של מצורע,</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לכן יש לאדם גם כן לחלוק כבוד לימינו, </w:t>
      </w:r>
      <w:proofErr w:type="spellStart"/>
      <w:r w:rsidRPr="006650A6">
        <w:rPr>
          <w:rFonts w:ascii="Arial" w:eastAsia="Calibri" w:hAnsi="Arial" w:cs="Guttman Drogolin"/>
          <w:b/>
          <w:color w:val="000000"/>
          <w:sz w:val="21"/>
          <w:szCs w:val="21"/>
          <w:rtl/>
        </w:rPr>
        <w:t>משא"כ</w:t>
      </w:r>
      <w:proofErr w:type="spellEnd"/>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b/>
          <w:color w:val="000000"/>
          <w:sz w:val="21"/>
          <w:szCs w:val="21"/>
          <w:rtl/>
        </w:rPr>
        <w:t>לענין</w:t>
      </w:r>
      <w:proofErr w:type="spellEnd"/>
      <w:r w:rsidRPr="006650A6">
        <w:rPr>
          <w:rFonts w:ascii="Arial" w:eastAsia="Calibri" w:hAnsi="Arial" w:cs="Guttman Drogolin"/>
          <w:b/>
          <w:color w:val="000000"/>
          <w:sz w:val="21"/>
          <w:szCs w:val="21"/>
          <w:rtl/>
        </w:rPr>
        <w:t xml:space="preserve"> קשירה שהתורה נתנה חשיבות אל השמאל</w:t>
      </w:r>
      <w:ins w:id="1102" w:author="מגיה" w:date="2026-10-15T09:00:00Z">
        <w:r>
          <w:rPr>
            <w:rFonts w:ascii="Arial" w:eastAsia="Calibri" w:hAnsi="Arial" w:cs="Guttman Drogolin"/>
            <w:b/>
            <w:color w:val="000000"/>
            <w:sz w:val="21"/>
            <w:szCs w:val="21"/>
            <w:rtl/>
          </w:rPr>
          <w:t xml:space="preserve">,</w:t>
        </w:r>
      </w:ins>
      <w:r w:rsidRPr="006650A6">
        <w:rPr>
          <w:rFonts w:ascii="Arial" w:eastAsia="Calibri" w:hAnsi="Arial" w:cs="Guttman Drogolin"/>
          <w:b/>
          <w:color w:val="000000"/>
          <w:sz w:val="21"/>
          <w:szCs w:val="21"/>
          <w:rtl/>
        </w:rPr>
        <w:t xml:space="preserve"> </w:t>
      </w:r>
      <w:del w:id="1100" w:author="מגיה" w:date="2026-10-15T09:00:00Z">
        <w:r w:rsidRPr="006650A6">
          <w:rPr>
            <w:rFonts w:ascii="Arial" w:eastAsia="Calibri" w:hAnsi="Arial" w:cs="Guttman Drogolin"/>
            <w:b/>
            <w:color w:val="000000"/>
            <w:sz w:val="21"/>
            <w:szCs w:val="21"/>
            <w:rtl/>
          </w:rPr>
          <w:delText xml:space="preserve">שקושר</w:delText>
        </w:r>
      </w:del>
      <w:ins w:id="1101" w:author="מגיה" w:date="2026-10-15T09:00:00Z">
        <w:r>
          <w:rPr>
            <w:rFonts w:ascii="Arial" w:eastAsia="Calibri" w:hAnsi="Arial" w:cs="Guttman Drogolin"/>
            <w:b/>
            <w:color w:val="000000"/>
            <w:sz w:val="21"/>
            <w:szCs w:val="21"/>
            <w:rtl/>
          </w:rPr>
          <w:t xml:space="preserve">שקושרים</w:t>
        </w:r>
      </w:ins>
      <w:r w:rsidRPr="006650A6">
        <w:rPr>
          <w:rFonts w:ascii="Arial" w:eastAsia="Calibri" w:hAnsi="Arial" w:cs="Guttman Drogolin"/>
          <w:b/>
          <w:color w:val="000000"/>
          <w:sz w:val="21"/>
          <w:szCs w:val="21"/>
          <w:rtl/>
        </w:rPr>
        <w:t xml:space="preserve"> עליה תפילה של יד</w:t>
      </w:r>
      <w:ins w:id="1099" w:author="מגיה" w:date="2026-10-15T09:00:00Z">
        <w:r>
          <w:rPr>
            <w:rFonts w:ascii="Arial" w:eastAsia="Calibri" w:hAnsi="Arial" w:cs="Guttman Drogolin"/>
            <w:b/>
            <w:color w:val="000000"/>
            <w:sz w:val="21"/>
            <w:szCs w:val="21"/>
            <w:rtl/>
          </w:rPr>
          <w:t xml:space="preserve">,</w:t>
        </w:r>
      </w:ins>
      <w:r w:rsidRPr="006650A6">
        <w:rPr>
          <w:rFonts w:ascii="Arial" w:eastAsia="Calibri" w:hAnsi="Arial" w:cs="Guttman Drogolin"/>
          <w:b/>
          <w:color w:val="000000"/>
          <w:sz w:val="21"/>
          <w:szCs w:val="21"/>
          <w:rtl/>
        </w:rPr>
        <w:t xml:space="preserve"> יש להקדים השמאל. וה"ה </w:t>
      </w:r>
      <w:proofErr w:type="spellStart"/>
      <w:r w:rsidRPr="006650A6">
        <w:rPr>
          <w:rFonts w:ascii="Arial" w:eastAsia="Calibri" w:hAnsi="Arial" w:cs="Guttman Drogolin"/>
          <w:b/>
          <w:color w:val="000000"/>
          <w:sz w:val="21"/>
          <w:szCs w:val="21"/>
          <w:rtl/>
        </w:rPr>
        <w:t>לענין</w:t>
      </w:r>
      <w:proofErr w:type="spellEnd"/>
      <w:r w:rsidRPr="006650A6">
        <w:rPr>
          <w:rFonts w:ascii="Arial" w:eastAsia="Calibri" w:hAnsi="Arial" w:cs="Guttman Drogolin"/>
          <w:b/>
          <w:color w:val="000000"/>
          <w:sz w:val="21"/>
          <w:szCs w:val="21"/>
          <w:rtl/>
        </w:rPr>
        <w:t xml:space="preserve"> שאר בגדים, </w:t>
      </w:r>
      <w:del w:id="1097" w:author="מגיה" w:date="2026-10-15T09:00:00Z">
        <w:r w:rsidRPr="006650A6">
          <w:rPr>
            <w:rFonts w:ascii="Arial" w:eastAsia="Calibri" w:hAnsi="Arial" w:cs="Guttman Drogolin"/>
            <w:b/>
            <w:color w:val="000000"/>
            <w:sz w:val="21"/>
            <w:szCs w:val="21"/>
            <w:rtl/>
          </w:rPr>
          <w:delText xml:space="preserve">יש</w:delText>
        </w:r>
      </w:del>
      <w:ins w:id="1098" w:author="מגיה" w:date="2026-10-15T09:00:00Z">
        <w:r>
          <w:rPr>
            <w:rFonts w:ascii="Arial" w:eastAsia="Calibri" w:hAnsi="Arial" w:cs="Guttman Drogolin"/>
            <w:b/>
            <w:color w:val="000000"/>
            <w:sz w:val="21"/>
            <w:szCs w:val="21"/>
            <w:rtl/>
          </w:rPr>
          <w:t xml:space="preserve">שיש</w:t>
        </w:r>
      </w:ins>
      <w:r w:rsidRPr="006650A6">
        <w:rPr>
          <w:rFonts w:ascii="Arial" w:eastAsia="Calibri" w:hAnsi="Arial" w:cs="Guttman Drogolin"/>
          <w:b/>
          <w:color w:val="000000"/>
          <w:sz w:val="21"/>
          <w:szCs w:val="21"/>
          <w:rtl/>
        </w:rPr>
        <w:t xml:space="preserve"> ללבוש יד ימין תחילה</w:t>
      </w:r>
      <w:r w:rsidRPr="006650A6">
        <w:rPr>
          <w:rFonts w:ascii="Arial" w:eastAsia="Calibri" w:hAnsi="Arial" w:cs="Guttman Drogolin"/>
          <w:b/>
          <w:color w:val="000000"/>
          <w:sz w:val="21"/>
          <w:szCs w:val="21"/>
          <w:vertAlign w:val="superscript"/>
          <w:rtl/>
        </w:rPr>
        <w:footnoteReference w:id="17"/>
      </w:r>
      <w:r w:rsidRPr="006650A6">
        <w:rPr>
          <w:rFonts w:ascii="Arial" w:eastAsia="Calibri" w:hAnsi="Arial" w:cs="Guttman Drogolin"/>
          <w:b/>
          <w:color w:val="000000"/>
          <w:sz w:val="21"/>
          <w:szCs w:val="21"/>
          <w:rtl/>
        </w:rPr>
        <w:t xml:space="preserve">. וכן כשרוחץ או סך </w:t>
      </w:r>
      <w:proofErr w:type="spellStart"/>
      <w:r w:rsidRPr="006650A6">
        <w:rPr>
          <w:rFonts w:ascii="Arial" w:eastAsia="Calibri" w:hAnsi="Arial" w:cs="Guttman Drogolin"/>
          <w:b/>
          <w:color w:val="000000"/>
          <w:sz w:val="21"/>
          <w:szCs w:val="21"/>
          <w:rtl/>
        </w:rPr>
        <w:t>ירחוץ</w:t>
      </w:r>
      <w:proofErr w:type="spellEnd"/>
      <w:r w:rsidRPr="006650A6">
        <w:rPr>
          <w:rFonts w:ascii="Arial" w:eastAsia="Calibri" w:hAnsi="Arial" w:cs="Guttman Drogolin"/>
          <w:b/>
          <w:color w:val="000000"/>
          <w:sz w:val="21"/>
          <w:szCs w:val="21"/>
          <w:rtl/>
        </w:rPr>
        <w:t xml:space="preserve"> או יסוך יד ימין </w:t>
      </w:r>
      <w:r w:rsidRPr="006650A6">
        <w:rPr>
          <w:rFonts w:ascii="Arial" w:eastAsia="Calibri" w:hAnsi="Arial" w:cs="Guttman Drogolin"/>
          <w:b/>
          <w:color w:val="000000"/>
          <w:sz w:val="21"/>
          <w:szCs w:val="21"/>
          <w:rtl/>
        </w:rPr>
        <w:lastRenderedPageBreak/>
        <w:t>תחילה</w:t>
      </w:r>
      <w:r w:rsidRPr="006650A6">
        <w:rPr>
          <w:rFonts w:ascii="Arial" w:eastAsia="Calibri" w:hAnsi="Arial" w:cs="Guttman Drogolin"/>
          <w:b/>
          <w:color w:val="000000"/>
          <w:sz w:val="21"/>
          <w:szCs w:val="21"/>
          <w:vertAlign w:val="superscript"/>
          <w:rtl/>
        </w:rPr>
        <w:footnoteReference w:id="18"/>
      </w:r>
      <w:r w:rsidRPr="006650A6">
        <w:rPr>
          <w:rFonts w:ascii="Arial" w:eastAsia="Calibri" w:hAnsi="Arial" w:cs="Guttman Drogolin"/>
          <w:b/>
          <w:color w:val="000000"/>
          <w:sz w:val="21"/>
          <w:szCs w:val="21"/>
          <w:rtl/>
        </w:rPr>
        <w:t>. ובס"ה</w:t>
      </w:r>
      <w:r w:rsidRPr="006650A6">
        <w:rPr>
          <w:rFonts w:ascii="Arial" w:eastAsia="Calibri" w:hAnsi="Arial" w:cs="Guttman Drogolin" w:hint="cs"/>
          <w:b/>
          <w:color w:val="000000"/>
          <w:sz w:val="21"/>
          <w:szCs w:val="21"/>
          <w:rtl/>
        </w:rPr>
        <w:t xml:space="preserve"> כתב המחבר</w:t>
      </w:r>
      <w:r w:rsidRPr="006650A6">
        <w:rPr>
          <w:rFonts w:ascii="Arial" w:eastAsia="Calibri" w:hAnsi="Arial" w:cs="Guttman Drogolin"/>
          <w:b/>
          <w:color w:val="000000"/>
          <w:sz w:val="21"/>
          <w:szCs w:val="21"/>
          <w:rtl/>
        </w:rPr>
        <w:t xml:space="preserve"> "כשחולץ מנעליו, חולץ של שמאל תחלה", כיון שזהו כבודה של ימין. </w:t>
      </w:r>
      <w:del w:id="1095" w:author="מגיה" w:date="2026-10-15T09:00:00Z">
        <w:r w:rsidRPr="006650A6">
          <w:rPr>
            <w:rFonts w:ascii="Arial" w:eastAsia="Calibri" w:hAnsi="Arial" w:cs="Guttman Drogolin" w:hint="cs"/>
            <w:b/>
            <w:color w:val="000000"/>
            <w:sz w:val="21"/>
            <w:szCs w:val="21"/>
            <w:rtl/>
          </w:rPr>
          <w:delText xml:space="preserve">ופשטות</w:delText>
        </w:r>
      </w:del>
      <w:ins w:id="1096" w:author="מגיה" w:date="2026-10-15T09:00:00Z">
        <w:r>
          <w:rPr>
            <w:rFonts w:ascii="Arial" w:eastAsia="Calibri" w:hAnsi="Arial" w:cs="Guttman Drogolin" w:hint="cs"/>
            <w:b/>
            <w:color w:val="000000"/>
            <w:sz w:val="21"/>
            <w:szCs w:val="21"/>
            <w:rtl/>
          </w:rPr>
          <w:t xml:space="preserve">ופשוט</w:t>
        </w:r>
      </w:ins>
      <w:r w:rsidRPr="006650A6">
        <w:rPr>
          <w:rFonts w:ascii="Arial" w:eastAsia="Calibri" w:hAnsi="Arial" w:cs="Guttman Drogolin" w:hint="cs"/>
          <w:b/>
          <w:color w:val="000000"/>
          <w:sz w:val="21"/>
          <w:szCs w:val="21"/>
          <w:rtl/>
        </w:rPr>
        <w:t xml:space="preserve"> </w:t>
      </w:r>
      <w:del w:id="1093" w:author="מגיה" w:date="2026-10-15T09:00:00Z">
        <w:r w:rsidRPr="006650A6">
          <w:rPr>
            <w:rFonts w:ascii="Arial" w:eastAsia="Calibri" w:hAnsi="Arial" w:cs="Guttman Drogolin" w:hint="cs"/>
            <w:b/>
            <w:color w:val="000000"/>
            <w:sz w:val="21"/>
            <w:szCs w:val="21"/>
            <w:rtl/>
          </w:rPr>
          <w:delText xml:space="preserve">ה</w:delText>
        </w:r>
      </w:del>
      <w:ins w:id="1094" w:author="מגיה" w:date="2026-10-15T09:00:00Z">
        <w:r>
          <w:rPr>
            <w:rFonts w:ascii="Arial" w:eastAsia="Calibri" w:hAnsi="Arial" w:cs="Guttman Drogolin" w:hint="cs"/>
            <w:b/>
            <w:color w:val="000000"/>
            <w:sz w:val="21"/>
            <w:szCs w:val="21"/>
            <w:rtl/>
          </w:rPr>
          <w:t xml:space="preserve">שה</w:t>
        </w:r>
      </w:ins>
      <w:r w:rsidRPr="006650A6">
        <w:rPr>
          <w:rFonts w:ascii="Arial" w:eastAsia="Calibri" w:hAnsi="Arial" w:cs="Guttman Drogolin" w:hint="cs"/>
          <w:b/>
          <w:color w:val="000000"/>
          <w:sz w:val="21"/>
          <w:szCs w:val="21"/>
          <w:rtl/>
        </w:rPr>
        <w:t xml:space="preserve">"ה לשאר קשירות </w:t>
      </w:r>
      <w:del w:id="1091" w:author="מגיה" w:date="2026-10-15T09:00:00Z">
        <w:r w:rsidRPr="006650A6">
          <w:rPr>
            <w:rFonts w:ascii="Arial" w:eastAsia="Calibri" w:hAnsi="Arial" w:cs="Guttman Drogolin" w:hint="cs"/>
            <w:b/>
            <w:color w:val="000000"/>
            <w:sz w:val="21"/>
            <w:szCs w:val="21"/>
            <w:rtl/>
          </w:rPr>
          <w:delText xml:space="preserve">לא</w:delText>
        </w:r>
      </w:del>
      <w:ins w:id="1092" w:author="מגיה" w:date="2026-10-15T09:00:00Z">
        <w:r>
          <w:rPr>
            <w:rFonts w:ascii="Arial" w:eastAsia="Calibri" w:hAnsi="Arial" w:cs="Guttman Drogolin" w:hint="cs"/>
            <w:b/>
            <w:color w:val="000000"/>
            <w:sz w:val="21"/>
            <w:szCs w:val="21"/>
            <w:rtl/>
          </w:rPr>
          <w:t xml:space="preserve">שאינן</w:t>
        </w:r>
      </w:ins>
      <w:r w:rsidRPr="006650A6">
        <w:rPr>
          <w:rFonts w:ascii="Arial" w:eastAsia="Calibri" w:hAnsi="Arial" w:cs="Guttman Drogolin" w:hint="cs"/>
          <w:b/>
          <w:color w:val="000000"/>
          <w:sz w:val="21"/>
          <w:szCs w:val="21"/>
          <w:rtl/>
        </w:rPr>
        <w:t xml:space="preserve"> של נעלים</w:t>
      </w:r>
      <w:ins w:id="1090" w:author="מגיה" w:date="2026-10-15T09:00:00Z">
        <w:r>
          <w:rPr>
            <w:rFonts w:ascii="Arial" w:eastAsia="Calibri" w:hAnsi="Arial" w:cs="Guttman Drogolin" w:hint="cs"/>
            <w:b/>
            <w:color w:val="000000"/>
            <w:sz w:val="21"/>
            <w:szCs w:val="21"/>
            <w:rtl/>
          </w:rPr>
          <w:t xml:space="preserve">,</w:t>
        </w:r>
      </w:ins>
      <w:r w:rsidRPr="006650A6">
        <w:rPr>
          <w:rFonts w:ascii="Arial" w:eastAsia="Calibri" w:hAnsi="Arial" w:cs="Guttman Drogolin" w:hint="cs"/>
          <w:b/>
          <w:color w:val="000000"/>
          <w:sz w:val="21"/>
          <w:szCs w:val="21"/>
          <w:rtl/>
        </w:rPr>
        <w:t xml:space="preserve"> </w:t>
      </w:r>
      <w:del w:id="1088" w:author="מגיה" w:date="2026-10-15T09:00:00Z">
        <w:r w:rsidRPr="006650A6">
          <w:rPr>
            <w:rFonts w:ascii="Arial" w:eastAsia="Calibri" w:hAnsi="Arial" w:cs="Guttman Drogolin"/>
            <w:b/>
            <w:color w:val="000000"/>
            <w:sz w:val="21"/>
            <w:szCs w:val="21"/>
            <w:rtl/>
          </w:rPr>
          <w:delText xml:space="preserve">יש</w:delText>
        </w:r>
      </w:del>
      <w:ins w:id="1089" w:author="מגיה" w:date="2026-10-15T09:00:00Z">
        <w:r>
          <w:rPr>
            <w:rFonts w:ascii="Arial" w:eastAsia="Calibri" w:hAnsi="Arial" w:cs="Guttman Drogolin"/>
            <w:b/>
            <w:color w:val="000000"/>
            <w:sz w:val="21"/>
            <w:szCs w:val="21"/>
            <w:rtl/>
          </w:rPr>
          <w:t xml:space="preserve">שיש</w:t>
        </w:r>
      </w:ins>
      <w:r w:rsidRPr="006650A6">
        <w:rPr>
          <w:rFonts w:ascii="Arial" w:eastAsia="Calibri" w:hAnsi="Arial" w:cs="Guttman Drogolin"/>
          <w:b/>
          <w:color w:val="000000"/>
          <w:sz w:val="21"/>
          <w:szCs w:val="21"/>
          <w:rtl/>
        </w:rPr>
        <w:t xml:space="preserve"> להקדים קשירה בשמאל, כיון </w:t>
      </w:r>
      <w:proofErr w:type="spellStart"/>
      <w:r w:rsidRPr="006650A6">
        <w:rPr>
          <w:rFonts w:ascii="Arial" w:eastAsia="Calibri" w:hAnsi="Arial" w:cs="Guttman Drogolin"/>
          <w:b/>
          <w:color w:val="000000"/>
          <w:sz w:val="21"/>
          <w:szCs w:val="21"/>
          <w:rtl/>
        </w:rPr>
        <w:t>דלענין</w:t>
      </w:r>
      <w:proofErr w:type="spellEnd"/>
      <w:r w:rsidRPr="006650A6">
        <w:rPr>
          <w:rFonts w:ascii="Arial" w:eastAsia="Calibri" w:hAnsi="Arial" w:cs="Guttman Drogolin"/>
          <w:b/>
          <w:color w:val="000000"/>
          <w:sz w:val="21"/>
          <w:szCs w:val="21"/>
          <w:rtl/>
        </w:rPr>
        <w:t xml:space="preserve"> קשירה נתנה התורה כבוד לשמאל</w:t>
      </w:r>
      <w:r w:rsidRPr="006650A6">
        <w:rPr>
          <w:rFonts w:ascii="Arial" w:eastAsia="Calibri" w:hAnsi="Arial" w:cs="Guttman Drogolin" w:hint="cs"/>
          <w:b/>
          <w:color w:val="000000"/>
          <w:sz w:val="21"/>
          <w:szCs w:val="21"/>
          <w:rtl/>
        </w:rPr>
        <w:t xml:space="preserve"> ואין טעם לחלק</w:t>
      </w:r>
      <w:del w:id="1086" w:author="מגיה" w:date="2026-10-15T09:00:00Z">
        <w:r w:rsidRPr="006650A6">
          <w:rPr>
            <w:rFonts w:ascii="Arial" w:eastAsia="Calibri" w:hAnsi="Arial" w:cs="Guttman Drogolin" w:hint="cs"/>
            <w:b/>
            <w:color w:val="000000"/>
            <w:sz w:val="21"/>
            <w:szCs w:val="21"/>
            <w:rtl/>
          </w:rPr>
          <w:delText xml:space="preserve">  </w:delText>
        </w:r>
      </w:del>
      <w:ins w:id="1087" w:author="מגיה" w:date="2026-10-15T09:00:00Z">
        <w:r>
          <w:rPr>
            <w:rFonts w:ascii="Arial" w:eastAsia="Calibri" w:hAnsi="Arial" w:cs="Guttman Drogolin" w:hint="cs"/>
            <w:b/>
            <w:color w:val="000000"/>
            <w:sz w:val="21"/>
            <w:szCs w:val="21"/>
            <w:rtl/>
          </w:rPr>
          <w:t xml:space="preserve"> </w:t>
        </w:r>
      </w:ins>
      <w:r w:rsidRPr="006650A6">
        <w:rPr>
          <w:rFonts w:ascii="Arial" w:eastAsia="Calibri" w:hAnsi="Arial" w:cs="Guttman Drogolin" w:hint="cs"/>
          <w:b/>
          <w:color w:val="000000"/>
          <w:sz w:val="21"/>
          <w:szCs w:val="21"/>
          <w:rtl/>
        </w:rPr>
        <w:t xml:space="preserve">בין נעלים לשאר בגדים</w:t>
      </w:r>
      <w:r w:rsidRPr="006650A6">
        <w:rPr>
          <w:rFonts w:ascii="Arial" w:eastAsia="Calibri" w:hAnsi="Arial" w:cs="Guttman Drogolin"/>
          <w:color w:val="000000"/>
          <w:sz w:val="21"/>
          <w:szCs w:val="21"/>
          <w:vertAlign w:val="superscript"/>
          <w:rtl/>
        </w:rPr>
        <w:footnoteReference w:id="19"/>
      </w:r>
      <w:r w:rsidRPr="006650A6">
        <w:rPr>
          <w:rFonts w:ascii="Arial" w:eastAsia="Calibri" w:hAnsi="Arial" w:cs="Guttman Drogolin" w:hint="cs"/>
          <w:b/>
          <w:color w:val="000000"/>
          <w:sz w:val="21"/>
          <w:szCs w:val="21"/>
          <w:rtl/>
        </w:rPr>
        <w:t xml:space="preserve">.</w:t>
      </w:r>
      <w:del w:id="1085" w:author="מגיה" w:date="2026-10-15T09:00:00Z">
        <w:r w:rsidRPr="006650A6">
          <w:rPr>
            <w:rFonts w:ascii="Arial" w:eastAsia="Calibri" w:hAnsi="Arial" w:cs="Guttman Drogolin" w:hint="cs"/>
            <w:b/>
            <w:color w:val="000000"/>
            <w:sz w:val="21"/>
            <w:szCs w:val="21"/>
            <w:rtl/>
          </w:rPr>
          <w:delText xml:space="preserve"> </w:delText>
        </w:r>
      </w:del>
    </w:p>
    <w:p w:rsidR="006650A6" w:rsidRPr="006650A6" w:rsidRDefault="00DA147D" w:rsidP="001C2F4B">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יא</w:t>
      </w:r>
      <w:r w:rsidR="006650A6" w:rsidRPr="006650A6">
        <w:rPr>
          <w:rFonts w:asciiTheme="minorBidi" w:eastAsia="Times New Roman" w:hAnsiTheme="minorBidi" w:cs="Guttman Drogolin" w:hint="cs"/>
          <w:b/>
          <w:bCs/>
          <w:color w:val="000000"/>
          <w:sz w:val="24"/>
          <w:szCs w:val="24"/>
          <w:rtl/>
        </w:rPr>
        <w:t xml:space="preserve">. שאלה. </w:t>
      </w:r>
      <w:r w:rsidR="001C2F4B" w:rsidRPr="006650A6">
        <w:rPr>
          <w:rFonts w:asciiTheme="minorBidi" w:eastAsia="Times New Roman" w:hAnsiTheme="minorBidi" w:cs="Guttman Drogolin" w:hint="cs"/>
          <w:b/>
          <w:bCs/>
          <w:color w:val="000000"/>
          <w:sz w:val="24"/>
          <w:szCs w:val="24"/>
          <w:rtl/>
        </w:rPr>
        <w:t>איזה צד להקדים</w:t>
      </w:r>
      <w:r w:rsidR="001C2F4B">
        <w:rPr>
          <w:rFonts w:asciiTheme="minorBidi" w:eastAsia="Times New Roman" w:hAnsiTheme="minorBidi" w:cs="Guttman Drogolin" w:hint="cs"/>
          <w:b/>
          <w:bCs/>
          <w:color w:val="000000"/>
          <w:sz w:val="24"/>
          <w:szCs w:val="24"/>
          <w:rtl/>
        </w:rPr>
        <w:t xml:space="preserve"> </w:t>
      </w:r>
      <w:r w:rsidR="006F4E74">
        <w:rPr>
          <w:rFonts w:asciiTheme="minorBidi" w:eastAsia="Times New Roman" w:hAnsiTheme="minorBidi" w:cs="Guttman Drogolin" w:hint="cs"/>
          <w:b/>
          <w:bCs/>
          <w:color w:val="000000"/>
          <w:sz w:val="24"/>
          <w:szCs w:val="24"/>
          <w:rtl/>
        </w:rPr>
        <w:t>כש</w:t>
      </w:r>
      <w:r w:rsidR="00D87B75">
        <w:rPr>
          <w:rFonts w:asciiTheme="minorBidi" w:eastAsia="Times New Roman" w:hAnsiTheme="minorBidi" w:cs="Guttman Drogolin" w:hint="cs"/>
          <w:b/>
          <w:bCs/>
          <w:color w:val="000000"/>
          <w:sz w:val="24"/>
          <w:szCs w:val="24"/>
          <w:rtl/>
        </w:rPr>
        <w:t xml:space="preserve">אינו </w:t>
      </w:r>
      <w:r w:rsidR="00080462" w:rsidRPr="006650A6">
        <w:rPr>
          <w:rFonts w:asciiTheme="minorBidi" w:eastAsia="Times New Roman" w:hAnsiTheme="minorBidi" w:cs="Guttman Drogolin"/>
          <w:b/>
          <w:bCs/>
          <w:color w:val="000000"/>
          <w:sz w:val="24"/>
          <w:szCs w:val="24"/>
          <w:rtl/>
        </w:rPr>
        <w:t xml:space="preserve">פושט </w:t>
      </w:r>
      <w:r w:rsidR="00080462" w:rsidRPr="006650A6">
        <w:rPr>
          <w:rFonts w:asciiTheme="minorBidi" w:eastAsia="Times New Roman" w:hAnsiTheme="minorBidi" w:cs="Guttman Drogolin" w:hint="cs"/>
          <w:b/>
          <w:bCs/>
          <w:color w:val="000000"/>
          <w:sz w:val="24"/>
          <w:szCs w:val="24"/>
          <w:rtl/>
        </w:rPr>
        <w:t>החליפה בבת אחת</w:t>
      </w:r>
      <w:r w:rsidR="00080462">
        <w:rPr>
          <w:rFonts w:asciiTheme="minorBidi" w:eastAsia="Times New Roman" w:hAnsiTheme="minorBidi" w:cs="Guttman Drogolin" w:hint="cs"/>
          <w:b/>
          <w:bCs/>
          <w:color w:val="000000"/>
          <w:sz w:val="24"/>
          <w:szCs w:val="24"/>
          <w:rtl/>
        </w:rPr>
        <w:t xml:space="preserve"> אלא חצי חצי</w:t>
      </w:r>
      <w:r w:rsidR="006650A6" w:rsidRPr="006650A6">
        <w:rPr>
          <w:rFonts w:asciiTheme="minorBidi" w:eastAsia="Times New Roman" w:hAnsiTheme="minorBidi" w:cs="Guttman Drogolin"/>
          <w:b/>
          <w:bCs/>
          <w:color w:val="000000"/>
          <w:sz w:val="24"/>
          <w:szCs w:val="24"/>
          <w:rtl/>
        </w:rPr>
        <w:t>?</w:t>
      </w:r>
    </w:p>
    <w:p w:rsidR="006650A6" w:rsidRPr="006650A6" w:rsidRDefault="006650A6" w:rsidP="0050232A">
      <w:pPr>
        <w:autoSpaceDE w:val="0"/>
        <w:autoSpaceDN w:val="0"/>
        <w:adjustRightInd w:val="0"/>
        <w:spacing w:before="40" w:after="0" w:line="330" w:lineRule="exact"/>
        <w:jc w:val="both"/>
        <w:rPr>
          <w:rFonts w:ascii="Arial" w:eastAsia="Calibri"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r w:rsidRPr="006650A6">
        <w:rPr>
          <w:rFonts w:ascii="Arial" w:eastAsia="Calibri" w:hAnsi="Arial" w:cs="Guttman Drogolin" w:hint="cs"/>
          <w:sz w:val="21"/>
          <w:szCs w:val="21"/>
          <w:rtl/>
        </w:rPr>
        <w:t xml:space="preserve">יש צד לומר שמאחר שכעת בידו לקיים את </w:t>
      </w:r>
      <w:del w:id="1160" w:author="מגיה" w:date="2026-10-15T09:00:00Z">
        <w:r w:rsidRPr="006650A6">
          <w:rPr>
            <w:rFonts w:ascii="Arial" w:eastAsia="Calibri" w:hAnsi="Arial" w:cs="Guttman Drogolin" w:hint="cs"/>
            <w:sz w:val="21"/>
            <w:szCs w:val="21"/>
            <w:rtl/>
          </w:rPr>
          <w:delText xml:space="preserve">הלכה</w:delText>
        </w:r>
      </w:del>
      <w:ins w:id="1161" w:author="מגיה" w:date="2026-10-15T09:00:00Z">
        <w:r>
          <w:rPr>
            <w:rFonts w:ascii="Arial" w:eastAsia="Calibri" w:hAnsi="Arial" w:cs="Guttman Drogolin" w:hint="cs"/>
            <w:sz w:val="21"/>
            <w:szCs w:val="21"/>
            <w:rtl/>
          </w:rPr>
          <w:t xml:space="preserve">ההלכה</w:t>
        </w:r>
      </w:ins>
      <w:r w:rsidRPr="006650A6">
        <w:rPr>
          <w:rFonts w:ascii="Arial" w:eastAsia="Calibri" w:hAnsi="Arial" w:cs="Guttman Drogolin" w:hint="cs"/>
          <w:sz w:val="21"/>
          <w:szCs w:val="21"/>
          <w:rtl/>
        </w:rPr>
        <w:t xml:space="preserve"> להוריד </w:t>
      </w:r>
      <w:del w:id="1158" w:author="מגיה" w:date="2026-10-15T09:00:00Z">
        <w:r w:rsidRPr="006650A6">
          <w:rPr>
            <w:rFonts w:ascii="Arial" w:eastAsia="Calibri" w:hAnsi="Arial" w:cs="Guttman Drogolin" w:hint="cs"/>
            <w:sz w:val="21"/>
            <w:szCs w:val="21"/>
            <w:rtl/>
          </w:rPr>
          <w:delText xml:space="preserve">שמאל</w:delText>
        </w:r>
      </w:del>
      <w:ins w:id="1159" w:author="מגיה" w:date="2026-10-15T09:00:00Z">
        <w:r>
          <w:rPr>
            <w:rFonts w:ascii="Arial" w:eastAsia="Calibri" w:hAnsi="Arial" w:cs="Guttman Drogolin" w:hint="cs"/>
            <w:sz w:val="21"/>
            <w:szCs w:val="21"/>
            <w:rtl/>
          </w:rPr>
          <w:t xml:space="preserve">את השמאל</w:t>
        </w:r>
      </w:ins>
      <w:r w:rsidRPr="006650A6">
        <w:rPr>
          <w:rFonts w:ascii="Arial" w:eastAsia="Calibri" w:hAnsi="Arial" w:cs="Guttman Drogolin" w:hint="cs"/>
          <w:sz w:val="21"/>
          <w:szCs w:val="21"/>
          <w:rtl/>
        </w:rPr>
        <w:t xml:space="preserve"> תחילה</w:t>
      </w:r>
      <w:ins w:id="1157"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יש לעשות כן</w:t>
      </w:r>
      <w:r w:rsidR="0050232A">
        <w:rPr>
          <w:rFonts w:ascii="Arial" w:eastAsia="Calibri" w:hAnsi="Arial" w:cs="Guttman Drogolin" w:hint="cs"/>
          <w:sz w:val="21"/>
          <w:szCs w:val="21"/>
          <w:rtl/>
        </w:rPr>
        <w:t>,</w:t>
      </w:r>
      <w:r w:rsidRPr="006650A6">
        <w:rPr>
          <w:rFonts w:ascii="Arial" w:eastAsia="Calibri" w:hAnsi="Arial" w:cs="Guttman Drogolin" w:hint="cs"/>
          <w:sz w:val="21"/>
          <w:szCs w:val="21"/>
          <w:rtl/>
        </w:rPr>
        <w:t xml:space="preserve"> ומאחר שאינו רוצה להוריד ימין כל עוד שלא לבש </w:t>
      </w:r>
      <w:del w:id="1155" w:author="מגיה" w:date="2026-10-15T09:00:00Z">
        <w:r w:rsidRPr="006650A6">
          <w:rPr>
            <w:rFonts w:ascii="Arial" w:eastAsia="Calibri" w:hAnsi="Arial" w:cs="Guttman Drogolin" w:hint="cs"/>
            <w:sz w:val="21"/>
            <w:szCs w:val="21"/>
            <w:rtl/>
          </w:rPr>
          <w:delText xml:space="preserve">שמאל</w:delText>
        </w:r>
      </w:del>
      <w:ins w:id="1156" w:author="מגיה" w:date="2026-10-15T09:00:00Z">
        <w:r>
          <w:rPr>
            <w:rFonts w:ascii="Arial" w:eastAsia="Calibri" w:hAnsi="Arial" w:cs="Guttman Drogolin" w:hint="cs"/>
            <w:sz w:val="21"/>
            <w:szCs w:val="21"/>
            <w:rtl/>
          </w:rPr>
          <w:t xml:space="preserve">את השמאל</w:t>
        </w:r>
      </w:ins>
      <w:r w:rsidRPr="006650A6">
        <w:rPr>
          <w:rFonts w:ascii="Arial" w:eastAsia="Calibri" w:hAnsi="Arial" w:cs="Guttman Drogolin" w:hint="cs"/>
          <w:sz w:val="21"/>
          <w:szCs w:val="21"/>
          <w:rtl/>
        </w:rPr>
        <w:t xml:space="preserve">, נחשב שאין לו ברירה וילבש של שמאל </w:t>
      </w:r>
      <w:r w:rsidRPr="006650A6">
        <w:rPr>
          <w:rFonts w:ascii="Arial" w:eastAsia="Calibri" w:hAnsi="Arial" w:cs="Guttman Drogolin"/>
          <w:sz w:val="21"/>
          <w:szCs w:val="21"/>
          <w:rtl/>
        </w:rPr>
        <w:t>תחילה</w:t>
      </w:r>
      <w:r w:rsidRPr="006650A6">
        <w:rPr>
          <w:rFonts w:ascii="Arial" w:eastAsia="Calibri" w:hAnsi="Arial" w:cs="Guttman Drogolin" w:hint="cs"/>
          <w:sz w:val="21"/>
          <w:szCs w:val="21"/>
          <w:rtl/>
        </w:rPr>
        <w:t xml:space="preserve">, אלא </w:t>
      </w:r>
      <w:proofErr w:type="spellStart"/>
      <w:r w:rsidRPr="006650A6">
        <w:rPr>
          <w:rFonts w:ascii="Arial" w:eastAsia="Calibri" w:hAnsi="Arial" w:cs="Guttman Drogolin" w:hint="cs"/>
          <w:sz w:val="21"/>
          <w:szCs w:val="21"/>
          <w:rtl/>
        </w:rPr>
        <w:t>שלענ"ד</w:t>
      </w:r>
      <w:proofErr w:type="spellEnd"/>
      <w:r w:rsidRPr="006650A6">
        <w:rPr>
          <w:rFonts w:ascii="Arial" w:eastAsia="Calibri" w:hAnsi="Arial" w:cs="Guttman Drogolin" w:hint="cs"/>
          <w:sz w:val="21"/>
          <w:szCs w:val="21"/>
          <w:rtl/>
        </w:rPr>
        <w:t xml:space="preserve"> הדבר </w:t>
      </w:r>
      <w:del w:id="1153" w:author="מגיה" w:date="2026-10-15T09:00:00Z">
        <w:r w:rsidRPr="006650A6">
          <w:rPr>
            <w:rFonts w:ascii="Arial" w:eastAsia="Calibri" w:hAnsi="Arial" w:cs="Guttman Drogolin" w:hint="cs"/>
            <w:sz w:val="21"/>
            <w:szCs w:val="21"/>
            <w:rtl/>
          </w:rPr>
          <w:delText xml:space="preserve">הנבחרת</w:delText>
        </w:r>
      </w:del>
      <w:ins w:id="1154" w:author="מגיה" w:date="2026-10-15T09:00:00Z">
        <w:r>
          <w:rPr>
            <w:rFonts w:ascii="Arial" w:eastAsia="Calibri" w:hAnsi="Arial" w:cs="Guttman Drogolin" w:hint="cs"/>
            <w:sz w:val="21"/>
            <w:szCs w:val="21"/>
            <w:rtl/>
          </w:rPr>
          <w:t xml:space="preserve">הנבחר</w:t>
        </w:r>
      </w:ins>
      <w:r w:rsidRPr="006650A6">
        <w:rPr>
          <w:rFonts w:ascii="Arial" w:eastAsia="Calibri" w:hAnsi="Arial" w:cs="Guttman Drogolin" w:hint="cs"/>
          <w:sz w:val="21"/>
          <w:szCs w:val="21"/>
          <w:rtl/>
        </w:rPr>
        <w:t xml:space="preserve"> </w:t>
      </w:r>
      <w:del w:id="1151" w:author="מגיה" w:date="2026-10-15T09:00:00Z">
        <w:r w:rsidRPr="006650A6">
          <w:rPr>
            <w:rFonts w:ascii="Arial" w:eastAsia="Calibri" w:hAnsi="Arial" w:cs="Guttman Drogolin" w:hint="cs"/>
            <w:sz w:val="21"/>
            <w:szCs w:val="21"/>
            <w:rtl/>
          </w:rPr>
          <w:delText xml:space="preserve">היא</w:delText>
        </w:r>
      </w:del>
      <w:ins w:id="1152" w:author="מגיה" w:date="2026-10-15T09:00:00Z">
        <w:r>
          <w:rPr>
            <w:rFonts w:ascii="Arial" w:eastAsia="Calibri" w:hAnsi="Arial" w:cs="Guttman Drogolin" w:hint="cs"/>
            <w:sz w:val="21"/>
            <w:szCs w:val="21"/>
            <w:rtl/>
          </w:rPr>
          <w:t xml:space="preserve">הוא</w:t>
        </w:r>
      </w:ins>
      <w:r w:rsidRPr="006650A6">
        <w:rPr>
          <w:rFonts w:ascii="Arial" w:eastAsia="Calibri" w:hAnsi="Arial" w:cs="Guttman Drogolin" w:hint="cs"/>
          <w:sz w:val="21"/>
          <w:szCs w:val="21"/>
          <w:rtl/>
        </w:rPr>
        <w:t xml:space="preserve"> לפשוט</w:t>
      </w:r>
      <w:ins w:id="1150" w:author="מגיה" w:date="2026-10-15T09:00:00Z">
        <w:r>
          <w:rPr>
            <w:rFonts w:ascii="Arial" w:eastAsia="Calibri" w:hAnsi="Arial" w:cs="Guttman Drogolin" w:hint="cs"/>
            <w:sz w:val="21"/>
            <w:szCs w:val="21"/>
            <w:rtl/>
          </w:rPr>
          <w:t xml:space="preserve"> את</w:t>
        </w:r>
      </w:ins>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ה</w:t>
      </w:r>
      <w:r w:rsidRPr="006650A6">
        <w:rPr>
          <w:rFonts w:ascii="Arial" w:eastAsia="Calibri" w:hAnsi="Arial" w:cs="Guttman Drogolin"/>
          <w:sz w:val="21"/>
          <w:szCs w:val="21"/>
          <w:rtl/>
        </w:rPr>
        <w:t xml:space="preserve">ימין </w:t>
      </w:r>
      <w:r w:rsidRPr="006650A6">
        <w:rPr>
          <w:rFonts w:ascii="Arial" w:eastAsia="Calibri" w:hAnsi="Arial" w:cs="Guttman Drogolin" w:hint="cs"/>
          <w:sz w:val="21"/>
          <w:szCs w:val="21"/>
          <w:rtl/>
        </w:rPr>
        <w:t xml:space="preserve">תחילה</w:t>
      </w:r>
      <w:ins w:id="1149"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כדי שיוכל </w:t>
      </w:r>
      <w:del w:id="1148" w:author="מגיה" w:date="2026-10-15T09:00:00Z">
        <w:r w:rsidRPr="006650A6">
          <w:rPr>
            <w:rFonts w:ascii="Arial" w:eastAsia="Calibri" w:hAnsi="Arial" w:cs="Guttman Drogolin" w:hint="cs"/>
            <w:sz w:val="21"/>
            <w:szCs w:val="21"/>
            <w:rtl/>
          </w:rPr>
          <w:delText xml:space="preserve">גם </w:delText>
        </w:r>
      </w:del>
      <w:r w:rsidRPr="006650A6">
        <w:rPr>
          <w:rFonts w:ascii="Arial" w:eastAsia="Calibri" w:hAnsi="Arial" w:cs="Guttman Drogolin" w:hint="cs"/>
          <w:sz w:val="21"/>
          <w:szCs w:val="21"/>
          <w:rtl/>
        </w:rPr>
        <w:t xml:space="preserve">ל</w:t>
      </w:r>
      <w:r w:rsidRPr="006650A6">
        <w:rPr>
          <w:rFonts w:ascii="Arial" w:eastAsia="Calibri" w:hAnsi="Arial" w:cs="Guttman Drogolin"/>
          <w:sz w:val="21"/>
          <w:szCs w:val="21"/>
          <w:rtl/>
        </w:rPr>
        <w:t>לב</w:t>
      </w:r>
      <w:r w:rsidRPr="006650A6">
        <w:rPr>
          <w:rFonts w:ascii="Arial" w:eastAsia="Calibri" w:hAnsi="Arial" w:cs="Guttman Drogolin" w:hint="cs"/>
          <w:sz w:val="21"/>
          <w:szCs w:val="21"/>
          <w:rtl/>
        </w:rPr>
        <w:t>ו</w:t>
      </w:r>
      <w:r w:rsidRPr="006650A6">
        <w:rPr>
          <w:rFonts w:ascii="Arial" w:eastAsia="Calibri" w:hAnsi="Arial" w:cs="Guttman Drogolin"/>
          <w:sz w:val="21"/>
          <w:szCs w:val="21"/>
          <w:rtl/>
        </w:rPr>
        <w:t>ש</w:t>
      </w:r>
      <w:r w:rsidRPr="006650A6">
        <w:rPr>
          <w:rFonts w:ascii="Arial" w:eastAsia="Calibri" w:hAnsi="Arial" w:cs="Guttman Drogolin" w:hint="cs"/>
          <w:sz w:val="21"/>
          <w:szCs w:val="21"/>
          <w:rtl/>
        </w:rPr>
        <w:t xml:space="preserve"> את </w:t>
      </w:r>
      <w:del w:id="1146" w:author="מגיה" w:date="2026-10-15T09:00:00Z">
        <w:r w:rsidRPr="006650A6">
          <w:rPr>
            <w:rFonts w:ascii="Arial" w:eastAsia="Calibri" w:hAnsi="Arial" w:cs="Guttman Drogolin"/>
            <w:sz w:val="21"/>
            <w:szCs w:val="21"/>
            <w:rtl/>
          </w:rPr>
          <w:delText xml:space="preserve">ימין</w:delText>
        </w:r>
      </w:del>
      <w:ins w:id="1147" w:author="מגיה" w:date="2026-10-15T09:00:00Z">
        <w:r>
          <w:rPr>
            <w:rFonts w:ascii="Arial" w:eastAsia="Calibri" w:hAnsi="Arial" w:cs="Guttman Drogolin"/>
            <w:sz w:val="21"/>
            <w:szCs w:val="21"/>
            <w:rtl/>
          </w:rPr>
          <w:t xml:space="preserve">הימין</w:t>
        </w:r>
      </w:ins>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 xml:space="preserve">תחילה</w:t>
      </w:r>
      <w:ins w:id="1145"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w:t>
      </w:r>
      <w:r w:rsidRPr="006650A6">
        <w:rPr>
          <w:rFonts w:ascii="Arial" w:eastAsia="Calibri" w:hAnsi="Arial" w:cs="Guttman Drogolin"/>
          <w:sz w:val="21"/>
          <w:szCs w:val="21"/>
          <w:rtl/>
        </w:rPr>
        <w:t xml:space="preserve">ואח"כ יוריד </w:t>
      </w:r>
      <w:del w:id="1143" w:author="מגיה" w:date="2026-10-15T09:00:00Z">
        <w:r w:rsidRPr="006650A6">
          <w:rPr>
            <w:rFonts w:ascii="Arial" w:eastAsia="Calibri" w:hAnsi="Arial" w:cs="Guttman Drogolin"/>
            <w:sz w:val="21"/>
            <w:szCs w:val="21"/>
            <w:rtl/>
          </w:rPr>
          <w:delText xml:space="preserve">שמאל</w:delText>
        </w:r>
      </w:del>
      <w:ins w:id="1144" w:author="מגיה" w:date="2026-10-15T09:00:00Z">
        <w:r>
          <w:rPr>
            <w:rFonts w:ascii="Arial" w:eastAsia="Calibri" w:hAnsi="Arial" w:cs="Guttman Drogolin"/>
            <w:sz w:val="21"/>
            <w:szCs w:val="21"/>
            <w:rtl/>
          </w:rPr>
          <w:t xml:space="preserve">את השמאל</w:t>
        </w:r>
      </w:ins>
      <w:r w:rsidRPr="006650A6">
        <w:rPr>
          <w:rFonts w:ascii="Arial" w:eastAsia="Calibri" w:hAnsi="Arial" w:cs="Guttman Drogolin"/>
          <w:sz w:val="21"/>
          <w:szCs w:val="21"/>
          <w:rtl/>
        </w:rPr>
        <w:t xml:space="preserve"> וילבש </w:t>
      </w:r>
      <w:del w:id="1141" w:author="מגיה" w:date="2026-10-15T09:00:00Z">
        <w:r w:rsidRPr="006650A6">
          <w:rPr>
            <w:rFonts w:ascii="Arial" w:eastAsia="Calibri" w:hAnsi="Arial" w:cs="Guttman Drogolin"/>
            <w:sz w:val="21"/>
            <w:szCs w:val="21"/>
            <w:rtl/>
          </w:rPr>
          <w:delText xml:space="preserve">שמאל</w:delText>
        </w:r>
      </w:del>
      <w:ins w:id="1142" w:author="מגיה" w:date="2026-10-15T09:00:00Z">
        <w:r>
          <w:rPr>
            <w:rFonts w:ascii="Arial" w:eastAsia="Calibri" w:hAnsi="Arial" w:cs="Guttman Drogolin"/>
            <w:sz w:val="21"/>
            <w:szCs w:val="21"/>
            <w:rtl/>
          </w:rPr>
          <w:t xml:space="preserve">את השמאל</w:t>
        </w:r>
      </w:ins>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דבזה</w:t>
      </w:r>
      <w:proofErr w:type="spellEnd"/>
      <w:r w:rsidRPr="006650A6">
        <w:rPr>
          <w:rFonts w:ascii="Arial" w:eastAsia="Calibri" w:hAnsi="Arial" w:cs="Guttman Drogolin" w:hint="cs"/>
          <w:sz w:val="21"/>
          <w:szCs w:val="21"/>
          <w:rtl/>
        </w:rPr>
        <w:t xml:space="preserve"> הוא מעדיף </w:t>
      </w:r>
      <w:ins w:id="1140" w:author="מגיה" w:date="2026-10-15T09:00:00Z">
        <w:r>
          <w:rPr>
            <w:rFonts w:ascii="Arial" w:eastAsia="Calibri" w:hAnsi="Arial" w:cs="Guttman Drogolin" w:hint="cs"/>
            <w:sz w:val="21"/>
            <w:szCs w:val="21"/>
            <w:rtl/>
          </w:rPr>
          <w:t xml:space="preserve">את </w:t>
        </w:r>
      </w:ins>
      <w:r w:rsidRPr="006650A6">
        <w:rPr>
          <w:rFonts w:ascii="Arial" w:eastAsia="Calibri" w:hAnsi="Arial" w:cs="Guttman Drogolin" w:hint="cs"/>
          <w:sz w:val="21"/>
          <w:szCs w:val="21"/>
          <w:rtl/>
        </w:rPr>
        <w:t xml:space="preserve">לבישת הימין תחילה</w:t>
      </w:r>
      <w:ins w:id="1139"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w:t>
      </w:r>
      <w:del w:id="1137" w:author="מגיה" w:date="2026-10-15T09:00:00Z">
        <w:r w:rsidRPr="006650A6">
          <w:rPr>
            <w:rFonts w:ascii="Arial" w:eastAsia="Calibri" w:hAnsi="Arial" w:cs="Guttman Drogolin" w:hint="cs"/>
            <w:sz w:val="21"/>
            <w:szCs w:val="21"/>
            <w:rtl/>
          </w:rPr>
          <w:delText xml:space="preserve">שהוא</w:delText>
        </w:r>
      </w:del>
      <w:ins w:id="1138" w:author="מגיה" w:date="2026-10-15T09:00:00Z">
        <w:r>
          <w:rPr>
            <w:rFonts w:ascii="Arial" w:eastAsia="Calibri" w:hAnsi="Arial" w:cs="Guttman Drogolin" w:hint="cs"/>
            <w:sz w:val="21"/>
            <w:szCs w:val="21"/>
            <w:rtl/>
          </w:rPr>
          <w:t xml:space="preserve">שהיא נמשכת</w:t>
        </w:r>
      </w:ins>
      <w:r w:rsidRPr="006650A6">
        <w:rPr>
          <w:rFonts w:ascii="Arial" w:eastAsia="Calibri" w:hAnsi="Arial" w:cs="Guttman Drogolin" w:hint="cs"/>
          <w:sz w:val="21"/>
          <w:szCs w:val="21"/>
          <w:rtl/>
        </w:rPr>
        <w:t xml:space="preserve"> לאורך זמן</w:t>
      </w:r>
      <w:ins w:id="1136"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w:t>
      </w:r>
      <w:del w:id="1134" w:author="מגיה" w:date="2026-10-15T09:00:00Z">
        <w:r w:rsidRPr="006650A6">
          <w:rPr>
            <w:rFonts w:ascii="Arial" w:eastAsia="Calibri" w:hAnsi="Arial" w:cs="Guttman Drogolin" w:hint="cs"/>
            <w:sz w:val="21"/>
            <w:szCs w:val="21"/>
            <w:rtl/>
          </w:rPr>
          <w:delText xml:space="preserve">מחליצת</w:delText>
        </w:r>
      </w:del>
      <w:ins w:id="1135" w:author="מגיה" w:date="2026-10-15T09:00:00Z">
        <w:r>
          <w:rPr>
            <w:rFonts w:ascii="Arial" w:eastAsia="Calibri" w:hAnsi="Arial" w:cs="Guttman Drogolin" w:hint="cs"/>
            <w:sz w:val="21"/>
            <w:szCs w:val="21"/>
            <w:rtl/>
          </w:rPr>
          <w:t xml:space="preserve">על פני חליצת</w:t>
        </w:r>
      </w:ins>
      <w:r w:rsidRPr="006650A6">
        <w:rPr>
          <w:rFonts w:ascii="Arial" w:eastAsia="Calibri" w:hAnsi="Arial" w:cs="Guttman Drogolin" w:hint="cs"/>
          <w:sz w:val="21"/>
          <w:szCs w:val="21"/>
          <w:rtl/>
        </w:rPr>
        <w:t xml:space="preserve"> השמאל תחילה</w:t>
      </w:r>
      <w:ins w:id="1133"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w:t>
      </w:r>
      <w:del w:id="1131" w:author="מגיה" w:date="2026-10-15T09:00:00Z">
        <w:r w:rsidRPr="006650A6">
          <w:rPr>
            <w:rFonts w:ascii="Arial" w:eastAsia="Calibri" w:hAnsi="Arial" w:cs="Guttman Drogolin" w:hint="cs"/>
            <w:sz w:val="21"/>
            <w:szCs w:val="21"/>
            <w:rtl/>
          </w:rPr>
          <w:delText xml:space="preserve">שאינו</w:delText>
        </w:r>
      </w:del>
      <w:ins w:id="1132" w:author="מגיה" w:date="2026-10-15T09:00:00Z">
        <w:r>
          <w:rPr>
            <w:rFonts w:ascii="Arial" w:eastAsia="Calibri" w:hAnsi="Arial" w:cs="Guttman Drogolin" w:hint="cs"/>
            <w:sz w:val="21"/>
            <w:szCs w:val="21"/>
            <w:rtl/>
          </w:rPr>
          <w:t xml:space="preserve">שאינה</w:t>
        </w:r>
      </w:ins>
      <w:r w:rsidRPr="006650A6">
        <w:rPr>
          <w:rFonts w:ascii="Arial" w:eastAsia="Calibri" w:hAnsi="Arial" w:cs="Guttman Drogolin" w:hint="cs"/>
          <w:sz w:val="21"/>
          <w:szCs w:val="21"/>
          <w:rtl/>
        </w:rPr>
        <w:t xml:space="preserve"> </w:t>
      </w:r>
      <w:del w:id="1129" w:author="מגיה" w:date="2026-10-15T09:00:00Z">
        <w:r w:rsidRPr="006650A6">
          <w:rPr>
            <w:rFonts w:ascii="Arial" w:eastAsia="Calibri" w:hAnsi="Arial" w:cs="Guttman Drogolin" w:hint="cs"/>
            <w:sz w:val="21"/>
            <w:szCs w:val="21"/>
            <w:rtl/>
          </w:rPr>
          <w:delText xml:space="preserve">רק</w:delText>
        </w:r>
      </w:del>
      <w:ins w:id="1130" w:author="מגיה" w:date="2026-10-15T09:00:00Z">
        <w:r>
          <w:rPr>
            <w:rFonts w:ascii="Arial" w:eastAsia="Calibri" w:hAnsi="Arial" w:cs="Guttman Drogolin" w:hint="cs"/>
            <w:sz w:val="21"/>
            <w:szCs w:val="21"/>
            <w:rtl/>
          </w:rPr>
          <w:t xml:space="preserve">אלא</w:t>
        </w:r>
      </w:ins>
      <w:r w:rsidRPr="006650A6">
        <w:rPr>
          <w:rFonts w:ascii="Arial" w:eastAsia="Calibri" w:hAnsi="Arial" w:cs="Guttman Drogolin" w:hint="cs"/>
          <w:sz w:val="21"/>
          <w:szCs w:val="21"/>
          <w:rtl/>
        </w:rPr>
        <w:t xml:space="preserve"> לרגע</w:t>
      </w:r>
      <w:del w:id="1127" w:author="מגיה" w:date="2026-10-15T09:00:00Z">
        <w:r w:rsidRPr="006650A6">
          <w:rPr>
            <w:rFonts w:ascii="Arial" w:eastAsia="Calibri" w:hAnsi="Arial" w:cs="Guttman Drogolin" w:hint="cs"/>
            <w:sz w:val="21"/>
            <w:szCs w:val="21"/>
            <w:rtl/>
          </w:rPr>
          <w:delText xml:space="preserve">,</w:delText>
        </w:r>
      </w:del>
      <w:ins w:id="1128"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והרי כל ענין חליצת השמאל תחילה הוא מפני כבוד </w:t>
      </w:r>
      <w:del w:id="1125" w:author="מגיה" w:date="2026-10-15T09:00:00Z">
        <w:r w:rsidRPr="006650A6">
          <w:rPr>
            <w:rFonts w:ascii="Arial" w:eastAsia="Calibri" w:hAnsi="Arial" w:cs="Guttman Drogolin" w:hint="cs"/>
            <w:sz w:val="21"/>
            <w:szCs w:val="21"/>
            <w:rtl/>
          </w:rPr>
          <w:delText xml:space="preserve">של ימין</w:delText>
        </w:r>
      </w:del>
      <w:ins w:id="1126" w:author="מגיה" w:date="2026-10-15T09:00:00Z">
        <w:r>
          <w:rPr>
            <w:rFonts w:ascii="Arial" w:eastAsia="Calibri" w:hAnsi="Arial" w:cs="Guttman Drogolin" w:hint="cs"/>
            <w:sz w:val="21"/>
            <w:szCs w:val="21"/>
            <w:rtl/>
          </w:rPr>
          <w:t xml:space="preserve">הימין,</w:t>
        </w:r>
      </w:ins>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שישאר</w:t>
      </w:r>
      <w:proofErr w:type="spellEnd"/>
      <w:r w:rsidRPr="006650A6">
        <w:rPr>
          <w:rFonts w:ascii="Arial" w:eastAsia="Calibri" w:hAnsi="Arial" w:cs="Guttman Drogolin" w:hint="cs"/>
          <w:sz w:val="21"/>
          <w:szCs w:val="21"/>
          <w:rtl/>
        </w:rPr>
        <w:t xml:space="preserve"> </w:t>
      </w:r>
      <w:del w:id="1123" w:author="מגיה" w:date="2026-10-15T09:00:00Z">
        <w:r w:rsidRPr="006650A6">
          <w:rPr>
            <w:rFonts w:ascii="Arial" w:eastAsia="Calibri" w:hAnsi="Arial" w:cs="Guttman Drogolin" w:hint="cs"/>
            <w:sz w:val="21"/>
            <w:szCs w:val="21"/>
            <w:rtl/>
          </w:rPr>
          <w:delText xml:space="preserve">הימין</w:delText>
        </w:r>
      </w:del>
      <w:ins w:id="1124" w:author="מגיה" w:date="2026-10-15T09:00:00Z">
        <w:r>
          <w:rPr>
            <w:rFonts w:ascii="Arial" w:eastAsia="Calibri" w:hAnsi="Arial" w:cs="Guttman Drogolin" w:hint="cs"/>
            <w:sz w:val="21"/>
            <w:szCs w:val="21"/>
            <w:rtl/>
          </w:rPr>
          <w:t xml:space="preserve">לבוש,</w:t>
        </w:r>
      </w:ins>
      <w:r w:rsidRPr="006650A6">
        <w:rPr>
          <w:rFonts w:ascii="Arial" w:eastAsia="Calibri" w:hAnsi="Arial" w:cs="Guttman Drogolin" w:hint="cs"/>
          <w:sz w:val="21"/>
          <w:szCs w:val="21"/>
          <w:rtl/>
        </w:rPr>
        <w:t xml:space="preserve"> </w:t>
      </w:r>
      <w:del w:id="1121" w:author="מגיה" w:date="2026-10-15T09:00:00Z">
        <w:r w:rsidRPr="006650A6">
          <w:rPr>
            <w:rFonts w:ascii="Arial" w:eastAsia="Calibri" w:hAnsi="Arial" w:cs="Guttman Drogolin" w:hint="cs"/>
            <w:sz w:val="21"/>
            <w:szCs w:val="21"/>
            <w:rtl/>
          </w:rPr>
          <w:delText xml:space="preserve">לבוש</w:delText>
        </w:r>
      </w:del>
      <w:ins w:id="1122" w:author="מגיה" w:date="2026-10-15T09:00:00Z">
        <w:r>
          <w:rPr>
            <w:rFonts w:ascii="Arial" w:eastAsia="Calibri" w:hAnsi="Arial" w:cs="Guttman Drogolin" w:hint="cs"/>
            <w:sz w:val="21"/>
            <w:szCs w:val="21"/>
            <w:rtl/>
          </w:rPr>
          <w:t xml:space="preserve">והוא</w:t>
        </w:r>
      </w:ins>
      <w:r w:rsidRPr="006650A6">
        <w:rPr>
          <w:rFonts w:ascii="Arial" w:eastAsia="Calibri" w:hAnsi="Arial" w:cs="Guttman Drogolin" w:hint="cs"/>
          <w:sz w:val="21"/>
          <w:szCs w:val="21"/>
          <w:rtl/>
        </w:rPr>
        <w:t xml:space="preserve"> </w:t>
      </w:r>
      <w:del w:id="1119" w:author="מגיה" w:date="2026-10-15T09:00:00Z">
        <w:r w:rsidRPr="006650A6">
          <w:rPr>
            <w:rFonts w:ascii="Arial" w:eastAsia="Calibri" w:hAnsi="Arial" w:cs="Guttman Drogolin" w:hint="cs"/>
            <w:sz w:val="21"/>
            <w:szCs w:val="21"/>
            <w:rtl/>
          </w:rPr>
          <w:delText xml:space="preserve">שאינו</w:delText>
        </w:r>
      </w:del>
      <w:ins w:id="1120" w:author="מגיה" w:date="2026-10-15T09:00:00Z">
        <w:r>
          <w:rPr>
            <w:rFonts w:ascii="Arial" w:eastAsia="Calibri" w:hAnsi="Arial" w:cs="Guttman Drogolin" w:hint="cs"/>
            <w:sz w:val="21"/>
            <w:szCs w:val="21"/>
            <w:rtl/>
          </w:rPr>
          <w:t xml:space="preserve">אינו</w:t>
        </w:r>
      </w:ins>
      <w:r w:rsidRPr="006650A6">
        <w:rPr>
          <w:rFonts w:ascii="Arial" w:eastAsia="Calibri" w:hAnsi="Arial" w:cs="Guttman Drogolin" w:hint="cs"/>
          <w:sz w:val="21"/>
          <w:szCs w:val="21"/>
          <w:rtl/>
        </w:rPr>
        <w:t xml:space="preserve"> אלא </w:t>
      </w:r>
      <w:del w:id="1117" w:author="מגיה" w:date="2026-10-15T09:00:00Z">
        <w:r w:rsidRPr="006650A6">
          <w:rPr>
            <w:rFonts w:ascii="Arial" w:eastAsia="Calibri" w:hAnsi="Arial" w:cs="Guttman Drogolin" w:hint="cs"/>
            <w:sz w:val="21"/>
            <w:szCs w:val="21"/>
            <w:rtl/>
          </w:rPr>
          <w:delText xml:space="preserve">רגע</w:delText>
        </w:r>
      </w:del>
      <w:ins w:id="1118" w:author="מגיה" w:date="2026-10-15T09:00:00Z">
        <w:r>
          <w:rPr>
            <w:rFonts w:ascii="Arial" w:eastAsia="Calibri" w:hAnsi="Arial" w:cs="Guttman Drogolin" w:hint="cs"/>
            <w:sz w:val="21"/>
            <w:szCs w:val="21"/>
            <w:rtl/>
          </w:rPr>
          <w:t xml:space="preserve">לרגע</w:t>
        </w:r>
      </w:ins>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משא"כ</w:t>
      </w:r>
      <w:proofErr w:type="spellEnd"/>
      <w:r w:rsidRPr="006650A6">
        <w:rPr>
          <w:rFonts w:ascii="Arial" w:eastAsia="Calibri" w:hAnsi="Arial" w:cs="Guttman Drogolin" w:hint="cs"/>
          <w:sz w:val="21"/>
          <w:szCs w:val="21"/>
          <w:rtl/>
        </w:rPr>
        <w:t xml:space="preserve"> לבישת הימין תחילה</w:t>
      </w:r>
      <w:ins w:id="1116"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w:t>
      </w:r>
      <w:del w:id="1114" w:author="מגיה" w:date="2026-10-15T09:00:00Z">
        <w:r w:rsidRPr="006650A6">
          <w:rPr>
            <w:rFonts w:ascii="Arial" w:eastAsia="Calibri" w:hAnsi="Arial" w:cs="Guttman Drogolin" w:hint="cs"/>
            <w:sz w:val="21"/>
            <w:szCs w:val="21"/>
            <w:rtl/>
          </w:rPr>
          <w:delText xml:space="preserve">הוא</w:delText>
        </w:r>
      </w:del>
      <w:ins w:id="1115" w:author="מגיה" w:date="2026-10-15T09:00:00Z">
        <w:r>
          <w:rPr>
            <w:rFonts w:ascii="Arial" w:eastAsia="Calibri" w:hAnsi="Arial" w:cs="Guttman Drogolin" w:hint="cs"/>
            <w:sz w:val="21"/>
            <w:szCs w:val="21"/>
            <w:rtl/>
          </w:rPr>
          <w:t xml:space="preserve">הרי היא נמשכת</w:t>
        </w:r>
      </w:ins>
      <w:r w:rsidRPr="006650A6">
        <w:rPr>
          <w:rFonts w:ascii="Arial" w:eastAsia="Calibri" w:hAnsi="Arial" w:cs="Guttman Drogolin" w:hint="cs"/>
          <w:sz w:val="21"/>
          <w:szCs w:val="21"/>
          <w:rtl/>
        </w:rPr>
        <w:t xml:space="preserve"> כל זמן שלובשו</w:t>
      </w:r>
      <w:del w:id="1112" w:author="מגיה" w:date="2026-10-15T09:00:00Z">
        <w:r w:rsidRPr="006650A6">
          <w:rPr>
            <w:rFonts w:ascii="Arial" w:eastAsia="Calibri" w:hAnsi="Arial" w:cs="Guttman Drogolin" w:hint="cs"/>
            <w:sz w:val="21"/>
            <w:szCs w:val="21"/>
            <w:rtl/>
          </w:rPr>
          <w:delText xml:space="preserve">,</w:delText>
        </w:r>
      </w:del>
      <w:ins w:id="1113"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ומאחר שאינו יכול ללבוש </w:t>
      </w:r>
      <w:ins w:id="1111" w:author="מגיה" w:date="2026-10-15T09:00:00Z">
        <w:r>
          <w:rPr>
            <w:rFonts w:ascii="Arial" w:eastAsia="Calibri" w:hAnsi="Arial" w:cs="Guttman Drogolin" w:hint="cs"/>
            <w:sz w:val="21"/>
            <w:szCs w:val="21"/>
            <w:rtl/>
          </w:rPr>
          <w:t xml:space="preserve">את </w:t>
        </w:r>
      </w:ins>
      <w:r w:rsidRPr="006650A6">
        <w:rPr>
          <w:rFonts w:ascii="Arial" w:eastAsia="Calibri" w:hAnsi="Arial" w:cs="Guttman Drogolin" w:hint="cs"/>
          <w:sz w:val="21"/>
          <w:szCs w:val="21"/>
          <w:rtl/>
        </w:rPr>
        <w:t xml:space="preserve">הימין בלי שיחלצנו ראשונה</w:t>
      </w:r>
      <w:ins w:id="1110"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דהרי אינו רוצה להתפשט</w:t>
      </w:r>
      <w:ins w:id="1109" w:author="מגיה" w:date="2026-10-15T09:00:00Z">
        <w:r>
          <w:rPr>
            <w:rFonts w:ascii="Arial" w:eastAsia="Calibri" w:hAnsi="Arial" w:cs="Guttman Drogolin" w:hint="cs"/>
            <w:sz w:val="21"/>
            <w:szCs w:val="21"/>
            <w:rtl/>
          </w:rPr>
          <w:t xml:space="preserve">,</w:t>
        </w:r>
      </w:ins>
      <w:r w:rsidRPr="006650A6">
        <w:rPr>
          <w:rFonts w:ascii="Arial" w:eastAsia="Calibri" w:hAnsi="Arial" w:cs="Guttman Drogolin" w:hint="cs"/>
          <w:sz w:val="21"/>
          <w:szCs w:val="21"/>
          <w:rtl/>
        </w:rPr>
        <w:t xml:space="preserve"> יש לעשות כן</w:t>
      </w:r>
      <w:r w:rsidR="0050232A">
        <w:rPr>
          <w:rFonts w:ascii="Arial" w:eastAsia="Calibri" w:hAnsi="Arial" w:cs="Guttman Drogolin" w:hint="cs"/>
          <w:sz w:val="21"/>
          <w:szCs w:val="21"/>
          <w:rtl/>
        </w:rPr>
        <w:t>,</w:t>
      </w:r>
      <w:r w:rsidRPr="006650A6">
        <w:rPr>
          <w:rFonts w:ascii="Arial" w:eastAsia="Calibri" w:hAnsi="Arial" w:cs="Guttman Drogolin"/>
          <w:sz w:val="21"/>
          <w:szCs w:val="21"/>
          <w:rtl/>
        </w:rPr>
        <w:t xml:space="preserve"> בפרט כשפושט כדי ללבוש בגד יותר חשוב כגון חליפה</w:t>
      </w:r>
      <w:ins w:id="1108" w:author="מגיה" w:date="2026-10-15T09:00:00Z">
        <w:r>
          <w:rPr>
            <w:rFonts w:ascii="Arial" w:eastAsia="Calibri" w:hAnsi="Arial" w:cs="Guttman Drogolin"/>
            <w:sz w:val="21"/>
            <w:szCs w:val="21"/>
            <w:rtl/>
          </w:rPr>
          <w:t xml:space="preserve">,</w:t>
        </w:r>
      </w:ins>
      <w:r w:rsidRPr="006650A6">
        <w:rPr>
          <w:rFonts w:ascii="Arial" w:eastAsia="Calibri" w:hAnsi="Arial" w:cs="Guttman Drogolin" w:hint="cs"/>
          <w:sz w:val="21"/>
          <w:szCs w:val="21"/>
          <w:rtl/>
        </w:rPr>
        <w:t xml:space="preserve"> </w:t>
      </w:r>
      <w:r w:rsidR="0050232A">
        <w:rPr>
          <w:rFonts w:ascii="Arial" w:eastAsia="Calibri" w:hAnsi="Arial" w:cs="Guttman Drogolin" w:hint="cs"/>
          <w:sz w:val="21"/>
          <w:szCs w:val="21"/>
          <w:rtl/>
        </w:rPr>
        <w:t xml:space="preserve">שיש בזה </w:t>
      </w:r>
      <w:del w:id="1106" w:author="מגיה" w:date="2026-10-15T09:00:00Z">
        <w:r w:rsidR="0050232A">
          <w:rPr>
            <w:rFonts w:ascii="Arial" w:eastAsia="Calibri" w:hAnsi="Arial" w:cs="Guttman Drogolin" w:hint="cs"/>
            <w:sz w:val="21"/>
            <w:szCs w:val="21"/>
            <w:rtl/>
          </w:rPr>
          <w:delText xml:space="preserve">חשובות</w:delText>
        </w:r>
      </w:del>
      <w:ins w:id="1107" w:author="מגיה" w:date="2026-10-15T09:00:00Z">
        <w:r>
          <w:rPr>
            <w:rFonts w:ascii="Arial" w:eastAsia="Calibri" w:hAnsi="Arial" w:cs="Guttman Drogolin" w:hint="cs"/>
            <w:sz w:val="21"/>
            <w:szCs w:val="21"/>
            <w:rtl/>
          </w:rPr>
          <w:t xml:space="preserve">חשיבות</w:t>
        </w:r>
      </w:ins>
      <w:r w:rsidR="0050232A">
        <w:rPr>
          <w:rFonts w:ascii="Arial" w:eastAsia="Calibri" w:hAnsi="Arial" w:cs="Guttman Drogolin" w:hint="cs"/>
          <w:sz w:val="21"/>
          <w:szCs w:val="21"/>
          <w:rtl/>
        </w:rPr>
        <w:t xml:space="preserve"> לימין</w:t>
      </w:r>
      <w:ins w:id="1105" w:author="מגיה" w:date="2026-10-15T09:00:00Z">
        <w:r>
          <w:rPr>
            <w:rFonts w:ascii="Arial" w:eastAsia="Calibri" w:hAnsi="Arial" w:cs="Guttman Drogolin" w:hint="cs"/>
            <w:sz w:val="21"/>
            <w:szCs w:val="21"/>
            <w:rtl/>
          </w:rPr>
          <w:t xml:space="preserve">,</w:t>
        </w:r>
      </w:ins>
      <w:r w:rsidR="0050232A">
        <w:rPr>
          <w:rFonts w:ascii="Arial" w:eastAsia="Calibri" w:hAnsi="Arial" w:cs="Guttman Drogolin" w:hint="cs"/>
          <w:sz w:val="21"/>
          <w:szCs w:val="21"/>
          <w:rtl/>
        </w:rPr>
        <w:t xml:space="preserve"> </w:t>
      </w:r>
      <w:r w:rsidRPr="006650A6">
        <w:rPr>
          <w:rFonts w:ascii="Arial" w:eastAsia="Calibri" w:hAnsi="Arial" w:cs="Guttman Drogolin" w:hint="cs"/>
          <w:sz w:val="21"/>
          <w:szCs w:val="21"/>
          <w:rtl/>
        </w:rPr>
        <w:t xml:space="preserve">כעין</w:t>
      </w:r>
      <w:ins w:id="1104" w:author="מגיה" w:date="2026-10-15T09:00:00Z">
        <w:r>
          <w:rPr>
            <w:rFonts w:ascii="Arial" w:eastAsia="Calibri" w:hAnsi="Arial" w:cs="Guttman Drogolin" w:hint="cs"/>
            <w:sz w:val="21"/>
            <w:szCs w:val="21"/>
            <w:rtl/>
          </w:rPr>
          <w:t xml:space="preserve"> דעת</w:t>
        </w:r>
      </w:ins>
      <w:r w:rsidRPr="006650A6">
        <w:rPr>
          <w:rFonts w:ascii="Arial" w:eastAsia="Calibri" w:hAnsi="Arial" w:cs="Guttman Drogolin" w:hint="cs"/>
          <w:sz w:val="21"/>
          <w:szCs w:val="21"/>
          <w:rtl/>
        </w:rPr>
        <w:t xml:space="preserve"> י"א שכתבנו לקמן כשחולץ בגדי חול כדי ללבוש בגדי שבת.</w:t>
      </w:r>
      <w:del w:id="1103" w:author="מגיה" w:date="2026-10-15T09:00:00Z">
        <w:r w:rsidRPr="006650A6">
          <w:rPr>
            <w:rFonts w:ascii="Arial" w:eastAsia="Calibri" w:hAnsi="Arial" w:cs="Guttman Drogolin" w:hint="cs"/>
            <w:sz w:val="21"/>
            <w:szCs w:val="21"/>
            <w:rtl/>
          </w:rPr>
          <w:delText xml:space="preserve"> </w:delText>
        </w:r>
      </w:del>
    </w:p>
    <w:p w:rsidR="006650A6" w:rsidRPr="006650A6" w:rsidRDefault="00DA147D" w:rsidP="006650A6">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יב</w:t>
      </w:r>
      <w:proofErr w:type="spellEnd"/>
      <w:r w:rsidR="006650A6" w:rsidRPr="006650A6">
        <w:rPr>
          <w:rFonts w:asciiTheme="minorBidi" w:eastAsia="Times New Roman" w:hAnsiTheme="minorBidi" w:cs="Guttman Drogolin" w:hint="cs"/>
          <w:b/>
          <w:bCs/>
          <w:color w:val="000000"/>
          <w:sz w:val="24"/>
          <w:szCs w:val="24"/>
          <w:rtl/>
        </w:rPr>
        <w:t>. שאלה. האם גם כשחולץ בגדי חול כדי ללבוש בגדי שבת יש לחלוץ של ימין תחילה?</w:t>
      </w:r>
    </w:p>
    <w:p w:rsidR="006650A6" w:rsidRPr="006650A6" w:rsidRDefault="006650A6" w:rsidP="006F4E74">
      <w:pPr>
        <w:widowControl w:val="0"/>
        <w:autoSpaceDE w:val="0"/>
        <w:autoSpaceDN w:val="0"/>
        <w:adjustRightInd w:val="0"/>
        <w:spacing w:before="40" w:after="0" w:line="330" w:lineRule="exact"/>
        <w:jc w:val="both"/>
        <w:rPr>
          <w:rFonts w:ascii="Arial" w:eastAsia="Calibri"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י"א </w:t>
      </w:r>
      <w:proofErr w:type="spellStart"/>
      <w:r w:rsidRPr="006650A6">
        <w:rPr>
          <w:rFonts w:ascii="Arial" w:eastAsia="Calibri" w:hAnsi="Arial" w:cs="Guttman Drogolin"/>
          <w:color w:val="000000"/>
          <w:sz w:val="21"/>
          <w:szCs w:val="21"/>
          <w:rtl/>
        </w:rPr>
        <w:t>דכשחולץ</w:t>
      </w:r>
      <w:proofErr w:type="spellEnd"/>
      <w:r w:rsidRPr="006650A6">
        <w:rPr>
          <w:rFonts w:ascii="Arial" w:eastAsia="Calibri" w:hAnsi="Arial" w:cs="Guttman Drogolin"/>
          <w:color w:val="000000"/>
          <w:sz w:val="21"/>
          <w:szCs w:val="21"/>
          <w:rtl/>
        </w:rPr>
        <w:t xml:space="preserve"> כדי ללבוש בגדי שבת חולץ של ימין תחילה</w:t>
      </w:r>
      <w:r w:rsidRPr="006650A6">
        <w:rPr>
          <w:rFonts w:ascii="Arial" w:eastAsia="Calibri" w:hAnsi="Arial" w:cs="Guttman Drogolin" w:hint="cs"/>
          <w:color w:val="000000"/>
          <w:sz w:val="21"/>
          <w:szCs w:val="21"/>
          <w:rtl/>
        </w:rPr>
        <w:t xml:space="preserve"> </w:t>
      </w:r>
      <w:proofErr w:type="spellStart"/>
      <w:r w:rsidRPr="006650A6">
        <w:rPr>
          <w:rFonts w:ascii="Arial" w:eastAsia="Calibri" w:hAnsi="Arial" w:cs="Guttman Drogolin" w:hint="cs"/>
          <w:color w:val="000000"/>
          <w:sz w:val="21"/>
          <w:szCs w:val="21"/>
          <w:rtl/>
        </w:rPr>
        <w:t>דכיון</w:t>
      </w:r>
      <w:proofErr w:type="spellEnd"/>
      <w:r w:rsidRPr="006650A6">
        <w:rPr>
          <w:rFonts w:ascii="Arial" w:eastAsia="Calibri" w:hAnsi="Arial" w:cs="Guttman Drogolin" w:hint="cs"/>
          <w:color w:val="000000"/>
          <w:sz w:val="21"/>
          <w:szCs w:val="21"/>
          <w:rtl/>
        </w:rPr>
        <w:t xml:space="preserve"> שהוא </w:t>
      </w:r>
      <w:r w:rsidRPr="006650A6">
        <w:rPr>
          <w:rFonts w:ascii="Arial" w:eastAsia="Calibri" w:hAnsi="Arial" w:cs="Guttman Drogolin" w:hint="cs"/>
          <w:color w:val="000000"/>
          <w:sz w:val="21"/>
          <w:szCs w:val="21"/>
          <w:rtl/>
        </w:rPr>
        <w:lastRenderedPageBreak/>
        <w:t xml:space="preserve">חולץ לצורך </w:t>
      </w:r>
      <w:r w:rsidRPr="006650A6">
        <w:rPr>
          <w:rFonts w:ascii="Arial" w:eastAsia="Calibri" w:hAnsi="Arial" w:cs="Guttman Drogolin"/>
          <w:color w:val="000000"/>
          <w:sz w:val="21"/>
          <w:szCs w:val="21"/>
          <w:rtl/>
        </w:rPr>
        <w:t>מצוה זהו כבודו</w:t>
      </w:r>
      <w:r w:rsidRPr="006650A6">
        <w:rPr>
          <w:rFonts w:ascii="Arial" w:eastAsia="Calibri" w:hAnsi="Arial" w:cs="Guttman Drogolin"/>
          <w:color w:val="000000"/>
          <w:sz w:val="21"/>
          <w:szCs w:val="21"/>
          <w:vertAlign w:val="superscript"/>
          <w:rtl/>
        </w:rPr>
        <w:footnoteReference w:id="20"/>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אלא שפשטות חז"ל לא משמע כן, ובכל אופן </w:t>
      </w:r>
      <w:r w:rsidRPr="006650A6">
        <w:rPr>
          <w:rFonts w:ascii="Arial" w:eastAsia="Calibri" w:hAnsi="Arial" w:cs="Guttman Drogolin"/>
          <w:color w:val="000000"/>
          <w:sz w:val="21"/>
          <w:szCs w:val="21"/>
          <w:rtl/>
        </w:rPr>
        <w:t xml:space="preserve">יש לחלוץ של שמאל </w:t>
      </w:r>
      <w:r w:rsidRPr="006650A6">
        <w:rPr>
          <w:rFonts w:ascii="Arial" w:eastAsia="Calibri" w:hAnsi="Arial" w:cs="Guttman Drogolin" w:hint="cs"/>
          <w:color w:val="000000"/>
          <w:sz w:val="21"/>
          <w:szCs w:val="21"/>
          <w:rtl/>
        </w:rPr>
        <w:t>תחילה</w:t>
      </w:r>
      <w:r w:rsidRPr="006650A6">
        <w:rPr>
          <w:rFonts w:ascii="Arial" w:eastAsia="Calibri" w:hAnsi="Arial" w:cs="Guttman Drogolin"/>
          <w:color w:val="000000"/>
          <w:sz w:val="21"/>
          <w:szCs w:val="21"/>
          <w:vertAlign w:val="superscript"/>
          <w:rtl/>
        </w:rPr>
        <w:footnoteReference w:id="21"/>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 xml:space="preserve">ועוד דהרי מה שאמרו </w:t>
      </w:r>
      <w:proofErr w:type="spellStart"/>
      <w:r w:rsidRPr="006650A6">
        <w:rPr>
          <w:rFonts w:ascii="Arial" w:eastAsia="Calibri" w:hAnsi="Arial" w:cs="Guttman Drogolin" w:hint="cs"/>
          <w:color w:val="000000"/>
          <w:sz w:val="21"/>
          <w:szCs w:val="21"/>
          <w:rtl/>
        </w:rPr>
        <w:t>דכבודו</w:t>
      </w:r>
      <w:proofErr w:type="spellEnd"/>
      <w:r w:rsidRPr="006650A6">
        <w:rPr>
          <w:rFonts w:ascii="Arial" w:eastAsia="Calibri" w:hAnsi="Arial" w:cs="Guttman Drogolin" w:hint="cs"/>
          <w:color w:val="000000"/>
          <w:sz w:val="21"/>
          <w:szCs w:val="21"/>
          <w:rtl/>
        </w:rPr>
        <w:t xml:space="preserve"> של ימין בזה שמקדים חליצת השמאל, הוא מחמת שהימין נשאר לבוש ולא ערום, וא"כ אין זה </w:t>
      </w:r>
      <w:del w:id="1169" w:author="מגיה" w:date="2026-10-15T09:00:00Z">
        <w:r w:rsidRPr="006650A6">
          <w:rPr>
            <w:rFonts w:ascii="Arial" w:eastAsia="Calibri" w:hAnsi="Arial" w:cs="Guttman Drogolin" w:hint="cs"/>
            <w:color w:val="000000"/>
            <w:sz w:val="21"/>
            <w:szCs w:val="21"/>
            <w:rtl/>
          </w:rPr>
          <w:delText xml:space="preserve">שייכות</w:delText>
        </w:r>
      </w:del>
      <w:ins w:id="1170" w:author="מגיה" w:date="2026-10-15T09:00:00Z">
        <w:r>
          <w:rPr>
            <w:rFonts w:ascii="Arial" w:eastAsia="Calibri" w:hAnsi="Arial" w:cs="Guttman Drogolin" w:hint="cs"/>
            <w:color w:val="000000"/>
            <w:sz w:val="21"/>
            <w:szCs w:val="21"/>
            <w:rtl/>
          </w:rPr>
          <w:t xml:space="preserve">שייך</w:t>
        </w:r>
      </w:ins>
      <w:r w:rsidRPr="006650A6">
        <w:rPr>
          <w:rFonts w:ascii="Arial" w:eastAsia="Calibri" w:hAnsi="Arial" w:cs="Guttman Drogolin" w:hint="cs"/>
          <w:color w:val="000000"/>
          <w:sz w:val="21"/>
          <w:szCs w:val="21"/>
          <w:rtl/>
        </w:rPr>
        <w:t xml:space="preserve"> </w:t>
      </w:r>
      <w:del w:id="1167" w:author="מגיה" w:date="2026-10-15T09:00:00Z">
        <w:r w:rsidRPr="006650A6">
          <w:rPr>
            <w:rFonts w:ascii="Arial" w:eastAsia="Calibri" w:hAnsi="Arial" w:cs="Guttman Drogolin" w:hint="cs"/>
            <w:color w:val="000000"/>
            <w:sz w:val="21"/>
            <w:szCs w:val="21"/>
            <w:rtl/>
          </w:rPr>
          <w:delText xml:space="preserve">להלבישה של</w:delText>
        </w:r>
      </w:del>
      <w:ins w:id="1168" w:author="מגיה" w:date="2026-10-15T09:00:00Z">
        <w:r>
          <w:rPr>
            <w:rFonts w:ascii="Arial" w:eastAsia="Calibri" w:hAnsi="Arial" w:cs="Guttman Drogolin" w:hint="cs"/>
            <w:color w:val="000000"/>
            <w:sz w:val="21"/>
            <w:szCs w:val="21"/>
            <w:rtl/>
          </w:rPr>
          <w:t xml:space="preserve">ללבישת</w:t>
        </w:r>
      </w:ins>
      <w:r w:rsidRPr="006650A6">
        <w:rPr>
          <w:rFonts w:ascii="Arial" w:eastAsia="Calibri" w:hAnsi="Arial" w:cs="Guttman Drogolin" w:hint="cs"/>
          <w:color w:val="000000"/>
          <w:sz w:val="21"/>
          <w:szCs w:val="21"/>
          <w:rtl/>
        </w:rPr>
        <w:t xml:space="preserve"> בגדי השבת אח"כ, דהרי בכל אופן כשילבש </w:t>
      </w:r>
      <w:del w:id="1165" w:author="מגיה" w:date="2026-10-15T09:00:00Z">
        <w:r w:rsidRPr="006650A6">
          <w:rPr>
            <w:rFonts w:ascii="Arial" w:eastAsia="Calibri" w:hAnsi="Arial" w:cs="Guttman Drogolin" w:hint="cs"/>
            <w:color w:val="000000"/>
            <w:sz w:val="21"/>
            <w:szCs w:val="21"/>
            <w:rtl/>
          </w:rPr>
          <w:delText xml:space="preserve">הבגד</w:delText>
        </w:r>
      </w:del>
      <w:ins w:id="1166" w:author="מגיה" w:date="2026-10-15T09:00:00Z">
        <w:r>
          <w:rPr>
            <w:rFonts w:ascii="Arial" w:eastAsia="Calibri" w:hAnsi="Arial" w:cs="Guttman Drogolin" w:hint="cs"/>
            <w:color w:val="000000"/>
            <w:sz w:val="21"/>
            <w:szCs w:val="21"/>
            <w:rtl/>
          </w:rPr>
          <w:t xml:space="preserve">את</w:t>
        </w:r>
      </w:ins>
      <w:r w:rsidRPr="006650A6">
        <w:rPr>
          <w:rFonts w:ascii="Arial" w:eastAsia="Calibri" w:hAnsi="Arial" w:cs="Guttman Drogolin" w:hint="cs"/>
          <w:color w:val="000000"/>
          <w:sz w:val="21"/>
          <w:szCs w:val="21"/>
          <w:rtl/>
        </w:rPr>
        <w:t xml:space="preserve"> </w:t>
      </w:r>
      <w:del w:id="1163" w:author="מגיה" w:date="2026-10-15T09:00:00Z">
        <w:r w:rsidRPr="006650A6">
          <w:rPr>
            <w:rFonts w:ascii="Arial" w:eastAsia="Calibri" w:hAnsi="Arial" w:cs="Guttman Drogolin" w:hint="cs"/>
            <w:color w:val="000000"/>
            <w:sz w:val="21"/>
            <w:szCs w:val="21"/>
            <w:rtl/>
          </w:rPr>
          <w:delText xml:space="preserve">שבת</w:delText>
        </w:r>
      </w:del>
      <w:ins w:id="1164" w:author="מגיה" w:date="2026-10-15T09:00:00Z">
        <w:r>
          <w:rPr>
            <w:rFonts w:ascii="Arial" w:eastAsia="Calibri" w:hAnsi="Arial" w:cs="Guttman Drogolin" w:hint="cs"/>
            <w:color w:val="000000"/>
            <w:sz w:val="21"/>
            <w:szCs w:val="21"/>
            <w:rtl/>
          </w:rPr>
          <w:t xml:space="preserve">בגד השבת</w:t>
        </w:r>
      </w:ins>
      <w:r w:rsidRPr="006650A6">
        <w:rPr>
          <w:rFonts w:ascii="Arial" w:eastAsia="Calibri" w:hAnsi="Arial" w:cs="Guttman Drogolin" w:hint="cs"/>
          <w:color w:val="000000"/>
          <w:sz w:val="21"/>
          <w:szCs w:val="21"/>
          <w:rtl/>
        </w:rPr>
        <w:t xml:space="preserve"> ילבש את הימין תחילה, וגם אינו מקדים לבישת בגדי שבת בזה שחולץ ימין תחילה, דהרי בכל אופן חולץ של השמאל תחילה, וא"כ אין כאן כ"כ כבוד בזה שפושט של ימין תחילה.</w:t>
      </w:r>
      <w:del w:id="1162" w:author="מגיה" w:date="2026-10-15T09:00:00Z">
        <w:r w:rsidRPr="006650A6">
          <w:rPr>
            <w:rFonts w:ascii="Arial" w:eastAsia="Calibri" w:hAnsi="Arial" w:cs="Guttman Drogolin" w:hint="cs"/>
            <w:color w:val="000000"/>
            <w:sz w:val="21"/>
            <w:szCs w:val="21"/>
            <w:rtl/>
          </w:rPr>
          <w:delText xml:space="preserve"> </w:delText>
        </w:r>
      </w:del>
    </w:p>
    <w:p w:rsidR="006650A6" w:rsidRPr="006650A6" w:rsidRDefault="00DA147D" w:rsidP="006650A6">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יג</w:t>
      </w:r>
      <w:proofErr w:type="spellEnd"/>
      <w:r w:rsidR="006650A6" w:rsidRPr="006650A6">
        <w:rPr>
          <w:rFonts w:asciiTheme="minorBidi" w:eastAsia="Times New Roman" w:hAnsiTheme="minorBidi" w:cs="Guttman Drogolin" w:hint="cs"/>
          <w:b/>
          <w:bCs/>
          <w:color w:val="000000"/>
          <w:sz w:val="24"/>
          <w:szCs w:val="24"/>
          <w:rtl/>
        </w:rPr>
        <w:t xml:space="preserve">. שאלה. האם </w:t>
      </w:r>
      <w:r w:rsidR="006650A6" w:rsidRPr="006650A6">
        <w:rPr>
          <w:rFonts w:asciiTheme="minorBidi" w:eastAsia="Times New Roman" w:hAnsiTheme="minorBidi" w:cs="Guttman Drogolin"/>
          <w:b/>
          <w:bCs/>
          <w:color w:val="000000"/>
          <w:sz w:val="24"/>
          <w:szCs w:val="24"/>
          <w:rtl/>
        </w:rPr>
        <w:t xml:space="preserve">איטר </w:t>
      </w:r>
      <w:r w:rsidR="006650A6" w:rsidRPr="006650A6">
        <w:rPr>
          <w:rFonts w:asciiTheme="minorBidi" w:eastAsia="Times New Roman" w:hAnsiTheme="minorBidi" w:cs="Guttman Drogolin" w:hint="cs"/>
          <w:b/>
          <w:bCs/>
          <w:color w:val="000000"/>
          <w:sz w:val="24"/>
          <w:szCs w:val="24"/>
          <w:rtl/>
        </w:rPr>
        <w:t xml:space="preserve">יד </w:t>
      </w:r>
      <w:r w:rsidR="006650A6" w:rsidRPr="006650A6">
        <w:rPr>
          <w:rFonts w:asciiTheme="minorBidi" w:eastAsia="Times New Roman" w:hAnsiTheme="minorBidi" w:cs="Guttman Drogolin"/>
          <w:b/>
          <w:bCs/>
          <w:color w:val="000000"/>
          <w:sz w:val="24"/>
          <w:szCs w:val="24"/>
          <w:rtl/>
        </w:rPr>
        <w:t xml:space="preserve">מתחיל </w:t>
      </w:r>
      <w:r w:rsidR="006650A6" w:rsidRPr="006650A6">
        <w:rPr>
          <w:rFonts w:asciiTheme="minorBidi" w:eastAsia="Times New Roman" w:hAnsiTheme="minorBidi" w:cs="Guttman Drogolin" w:hint="cs"/>
          <w:b/>
          <w:bCs/>
          <w:color w:val="000000"/>
          <w:sz w:val="24"/>
          <w:szCs w:val="24"/>
          <w:rtl/>
        </w:rPr>
        <w:t xml:space="preserve">בימין </w:t>
      </w:r>
      <w:r w:rsidR="006650A6" w:rsidRPr="006650A6">
        <w:rPr>
          <w:rFonts w:asciiTheme="minorBidi" w:eastAsia="Times New Roman" w:hAnsiTheme="minorBidi" w:cs="Guttman Drogolin"/>
          <w:b/>
          <w:bCs/>
          <w:color w:val="000000"/>
          <w:sz w:val="24"/>
          <w:szCs w:val="24"/>
          <w:rtl/>
        </w:rPr>
        <w:t xml:space="preserve">שלו או </w:t>
      </w:r>
      <w:r w:rsidR="006650A6" w:rsidRPr="006650A6">
        <w:rPr>
          <w:rFonts w:asciiTheme="minorBidi" w:eastAsia="Times New Roman" w:hAnsiTheme="minorBidi" w:cs="Guttman Drogolin" w:hint="cs"/>
          <w:b/>
          <w:bCs/>
          <w:color w:val="000000"/>
          <w:sz w:val="24"/>
          <w:szCs w:val="24"/>
          <w:rtl/>
        </w:rPr>
        <w:t>ב</w:t>
      </w:r>
      <w:r w:rsidR="006650A6" w:rsidRPr="006650A6">
        <w:rPr>
          <w:rFonts w:asciiTheme="minorBidi" w:eastAsia="Times New Roman" w:hAnsiTheme="minorBidi" w:cs="Guttman Drogolin"/>
          <w:b/>
          <w:bCs/>
          <w:color w:val="000000"/>
          <w:sz w:val="24"/>
          <w:szCs w:val="24"/>
          <w:rtl/>
        </w:rPr>
        <w:t xml:space="preserve">של </w:t>
      </w:r>
      <w:r w:rsidR="006650A6" w:rsidRPr="006650A6">
        <w:rPr>
          <w:rFonts w:asciiTheme="minorBidi" w:eastAsia="Times New Roman" w:hAnsiTheme="minorBidi" w:cs="Guttman Drogolin" w:hint="cs"/>
          <w:b/>
          <w:bCs/>
          <w:color w:val="000000"/>
          <w:sz w:val="24"/>
          <w:szCs w:val="24"/>
          <w:rtl/>
        </w:rPr>
        <w:t xml:space="preserve">כל </w:t>
      </w:r>
      <w:r w:rsidR="006650A6" w:rsidRPr="006650A6">
        <w:rPr>
          <w:rFonts w:asciiTheme="minorBidi" w:eastAsia="Times New Roman" w:hAnsiTheme="minorBidi" w:cs="Guttman Drogolin"/>
          <w:b/>
          <w:bCs/>
          <w:color w:val="000000"/>
          <w:sz w:val="24"/>
          <w:szCs w:val="24"/>
          <w:rtl/>
        </w:rPr>
        <w:t>אדם</w:t>
      </w:r>
      <w:r w:rsidR="006650A6" w:rsidRPr="006650A6">
        <w:rPr>
          <w:rFonts w:asciiTheme="minorBidi" w:eastAsia="Times New Roman" w:hAnsiTheme="minorBidi" w:cs="Guttman Drogolin" w:hint="cs"/>
          <w:b/>
          <w:bCs/>
          <w:color w:val="000000"/>
          <w:sz w:val="24"/>
          <w:szCs w:val="24"/>
          <w:rtl/>
        </w:rPr>
        <w:t>?</w:t>
      </w:r>
      <w:del w:id="1724" w:author="מגיה" w:date="2026-10-15T09:00:00Z">
        <w:r w:rsidR="006650A6" w:rsidRPr="006650A6">
          <w:rPr>
            <w:rFonts w:asciiTheme="minorBidi" w:eastAsia="Times New Roman" w:hAnsiTheme="minorBidi" w:cs="Guttman Drogolin"/>
            <w:b/>
            <w:bCs/>
            <w:color w:val="000000"/>
            <w:sz w:val="24"/>
            <w:szCs w:val="24"/>
            <w:rtl/>
          </w:rPr>
          <w:delText xml:space="preserve"> </w:delText>
        </w:r>
      </w:del>
    </w:p>
    <w:p w:rsidR="006650A6" w:rsidRPr="006650A6" w:rsidRDefault="006650A6" w:rsidP="00DA147D">
      <w:pPr>
        <w:autoSpaceDE w:val="0"/>
        <w:autoSpaceDN w:val="0"/>
        <w:adjustRightInd w:val="0"/>
        <w:spacing w:before="40" w:after="0" w:line="330" w:lineRule="exact"/>
        <w:jc w:val="both"/>
        <w:rPr>
          <w:rFonts w:ascii="Arial" w:eastAsia="Calibri" w:hAnsi="Arial" w:cs="Guttman Drogolin"/>
          <w:bCs/>
          <w:color w:val="000000"/>
          <w:sz w:val="24"/>
          <w:szCs w:val="24"/>
          <w:rtl/>
        </w:rPr>
      </w:pPr>
      <w:r w:rsidRPr="006650A6">
        <w:rPr>
          <w:rFonts w:ascii="Arial" w:eastAsia="Calibri" w:hAnsi="Arial" w:cs="Guttman Drogolin" w:hint="cs"/>
          <w:bCs/>
          <w:color w:val="000000"/>
          <w:sz w:val="24"/>
          <w:szCs w:val="24"/>
          <w:rtl/>
        </w:rPr>
        <w:t>י</w:t>
      </w:r>
      <w:r w:rsidR="00DA147D">
        <w:rPr>
          <w:rFonts w:ascii="Arial" w:eastAsia="Calibri" w:hAnsi="Arial" w:cs="Guttman Drogolin" w:hint="cs"/>
          <w:bCs/>
          <w:color w:val="000000"/>
          <w:sz w:val="24"/>
          <w:szCs w:val="24"/>
          <w:rtl/>
        </w:rPr>
        <w:t>ד</w:t>
      </w:r>
      <w:r w:rsidRPr="006650A6">
        <w:rPr>
          <w:rFonts w:ascii="Arial" w:eastAsia="Calibri" w:hAnsi="Arial" w:cs="Guttman Drogolin" w:hint="cs"/>
          <w:bCs/>
          <w:color w:val="000000"/>
          <w:sz w:val="24"/>
          <w:szCs w:val="24"/>
          <w:rtl/>
        </w:rPr>
        <w:t xml:space="preserve">. </w:t>
      </w:r>
      <w:r w:rsidR="00763B66">
        <w:rPr>
          <w:rFonts w:ascii="Arial" w:eastAsia="Calibri" w:hAnsi="Arial" w:cs="Guttman Drogolin" w:hint="cs"/>
          <w:bCs/>
          <w:color w:val="000000"/>
          <w:sz w:val="24"/>
          <w:szCs w:val="24"/>
          <w:rtl/>
        </w:rPr>
        <w:t xml:space="preserve">שאלה. </w:t>
      </w:r>
      <w:r w:rsidRPr="006650A6">
        <w:rPr>
          <w:rFonts w:ascii="Arial" w:eastAsia="Calibri" w:hAnsi="Arial" w:cs="Guttman Drogolin" w:hint="cs"/>
          <w:bCs/>
          <w:color w:val="000000"/>
          <w:sz w:val="24"/>
          <w:szCs w:val="24"/>
          <w:rtl/>
        </w:rPr>
        <w:t>האם גם לנשים שאין קושרים לידם תפילין יש להם להקדים שמאל לקשירה?</w:t>
      </w:r>
    </w:p>
    <w:p w:rsidR="006650A6" w:rsidRPr="006650A6" w:rsidRDefault="006650A6" w:rsidP="006F4E74">
      <w:pPr>
        <w:widowControl w:val="0"/>
        <w:autoSpaceDE w:val="0"/>
        <w:autoSpaceDN w:val="0"/>
        <w:adjustRightInd w:val="0"/>
        <w:spacing w:before="40" w:after="0" w:line="330" w:lineRule="exact"/>
        <w:jc w:val="both"/>
        <w:rPr>
          <w:rFonts w:ascii="Arial" w:eastAsia="Calibri" w:hAnsi="Arial" w:cs="Guttman Drogolin"/>
          <w:bCs/>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r w:rsidRPr="009E1E1A">
        <w:rPr>
          <w:rFonts w:ascii="Arial" w:eastAsia="Calibri" w:hAnsi="Arial" w:cs="Guttman Drogolin" w:hint="cs"/>
          <w:color w:val="000000"/>
          <w:sz w:val="21"/>
          <w:szCs w:val="21"/>
          <w:rtl/>
        </w:rPr>
        <w:t>ב</w:t>
      </w:r>
      <w:r w:rsidRPr="009E1E1A">
        <w:rPr>
          <w:rFonts w:ascii="Arial" w:eastAsia="Calibri" w:hAnsi="Arial" w:cs="Guttman Drogolin"/>
          <w:color w:val="000000"/>
          <w:sz w:val="21"/>
          <w:szCs w:val="21"/>
          <w:rtl/>
        </w:rPr>
        <w:t>מ</w:t>
      </w:r>
      <w:r w:rsidRPr="009E1E1A">
        <w:rPr>
          <w:rFonts w:ascii="Arial" w:eastAsia="Calibri" w:hAnsi="Arial" w:cs="Guttman Drogolin" w:hint="cs"/>
          <w:color w:val="000000"/>
          <w:sz w:val="21"/>
          <w:szCs w:val="21"/>
          <w:rtl/>
        </w:rPr>
        <w:t xml:space="preserve">"ב </w:t>
      </w:r>
      <w:r w:rsidR="002C71D3" w:rsidRPr="009E1E1A">
        <w:rPr>
          <w:rFonts w:ascii="Arial" w:eastAsia="Calibri" w:hAnsi="Arial" w:cs="Guttman Drogolin" w:hint="cs"/>
          <w:color w:val="000000"/>
          <w:sz w:val="21"/>
          <w:szCs w:val="21"/>
          <w:rtl/>
        </w:rPr>
        <w:t>(</w:t>
      </w:r>
      <w:r w:rsidRPr="006650A6">
        <w:rPr>
          <w:rFonts w:ascii="Arial" w:eastAsia="Calibri" w:hAnsi="Arial" w:cs="Guttman Drogolin" w:hint="cs"/>
          <w:b/>
          <w:color w:val="000000"/>
          <w:sz w:val="21"/>
          <w:szCs w:val="21"/>
          <w:rtl/>
        </w:rPr>
        <w:t>ב'</w:t>
      </w:r>
      <w:r>
        <w:rPr>
          <w:rFonts w:ascii="Arial" w:eastAsia="Calibri" w:hAnsi="Arial" w:cs="Guttman Drogolin" w:hint="cs"/>
          <w:bCs/>
          <w:color w:val="000000"/>
          <w:sz w:val="21"/>
          <w:szCs w:val="21"/>
          <w:rtl/>
        </w:rPr>
        <w:t xml:space="preserve"> </w:t>
      </w:r>
      <w:proofErr w:type="spellStart"/>
      <w:r w:rsidRPr="006650A6">
        <w:rPr>
          <w:rFonts w:ascii="Arial" w:eastAsia="Calibri" w:hAnsi="Arial" w:cs="Guttman Drogolin"/>
          <w:b/>
          <w:color w:val="000000"/>
          <w:sz w:val="21"/>
          <w:szCs w:val="21"/>
          <w:rtl/>
        </w:rPr>
        <w:t>סק</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ו</w:t>
      </w:r>
      <w:proofErr w:type="spellEnd"/>
      <w:r w:rsidR="002C71D3">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כתב </w:t>
      </w:r>
      <w:r w:rsidRPr="006650A6">
        <w:rPr>
          <w:rFonts w:ascii="Arial" w:eastAsia="Calibri" w:hAnsi="Arial" w:cs="Guttman Drogolin"/>
          <w:b/>
          <w:color w:val="000000"/>
          <w:sz w:val="21"/>
          <w:szCs w:val="21"/>
          <w:rtl/>
        </w:rPr>
        <w:t>ואיטר יד שמניח תפילין בימין של כל אדם</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יקדים ימין גם </w:t>
      </w:r>
      <w:proofErr w:type="spellStart"/>
      <w:r w:rsidRPr="006650A6">
        <w:rPr>
          <w:rFonts w:ascii="Arial" w:eastAsia="Calibri" w:hAnsi="Arial" w:cs="Guttman Drogolin"/>
          <w:b/>
          <w:color w:val="000000"/>
          <w:sz w:val="21"/>
          <w:szCs w:val="21"/>
          <w:rtl/>
        </w:rPr>
        <w:t>להקשירה</w:t>
      </w:r>
      <w:proofErr w:type="spellEnd"/>
      <w:r w:rsidR="00BA11C4">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ולדבריו ה"ה </w:t>
      </w:r>
      <w:del w:id="1185" w:author="מגיה" w:date="2026-10-15T09:00:00Z">
        <w:r w:rsidRPr="006650A6">
          <w:rPr>
            <w:rFonts w:ascii="Arial" w:eastAsia="Calibri" w:hAnsi="Arial" w:cs="Guttman Drogolin"/>
            <w:color w:val="000000"/>
            <w:sz w:val="21"/>
            <w:szCs w:val="21"/>
            <w:rtl/>
          </w:rPr>
          <w:delText xml:space="preserve">נשים</w:delText>
        </w:r>
      </w:del>
      <w:ins w:id="1186" w:author="מגיה" w:date="2026-10-15T09:00:00Z">
        <w:r>
          <w:rPr>
            <w:rFonts w:ascii="Arial" w:eastAsia="Calibri" w:hAnsi="Arial" w:cs="Guttman Drogolin"/>
            <w:color w:val="000000"/>
            <w:sz w:val="21"/>
            <w:szCs w:val="21"/>
            <w:rtl/>
          </w:rPr>
          <w:t xml:space="preserve">שנשים</w:t>
        </w:r>
      </w:ins>
      <w:r w:rsidRPr="006650A6">
        <w:rPr>
          <w:rFonts w:ascii="Arial" w:eastAsia="Calibri" w:hAnsi="Arial" w:cs="Guttman Drogolin"/>
          <w:b/>
          <w:color w:val="000000"/>
          <w:sz w:val="21"/>
          <w:szCs w:val="21"/>
          <w:rtl/>
        </w:rPr>
        <w:t xml:space="preserve"> </w:t>
      </w:r>
      <w:del w:id="1183" w:author="מגיה" w:date="2026-10-15T09:00:00Z">
        <w:r w:rsidRPr="006650A6">
          <w:rPr>
            <w:rFonts w:ascii="Arial" w:eastAsia="Calibri" w:hAnsi="Arial" w:cs="Guttman Drogolin"/>
            <w:b/>
            <w:color w:val="000000"/>
            <w:sz w:val="21"/>
            <w:szCs w:val="21"/>
            <w:rtl/>
          </w:rPr>
          <w:delText xml:space="preserve">שאינם</w:delText>
        </w:r>
      </w:del>
      <w:ins w:id="1184" w:author="מגיה" w:date="2026-10-15T09:00:00Z">
        <w:r>
          <w:rPr>
            <w:rFonts w:ascii="Arial" w:eastAsia="Calibri" w:hAnsi="Arial" w:cs="Guttman Drogolin"/>
            <w:b/>
            <w:color w:val="000000"/>
            <w:sz w:val="21"/>
            <w:szCs w:val="21"/>
            <w:rtl/>
          </w:rPr>
          <w:t xml:space="preserve">שאינן</w:t>
        </w:r>
      </w:ins>
      <w:r w:rsidRPr="006650A6">
        <w:rPr>
          <w:rFonts w:ascii="Arial" w:eastAsia="Calibri" w:hAnsi="Arial" w:cs="Guttman Drogolin"/>
          <w:b/>
          <w:color w:val="000000"/>
          <w:sz w:val="21"/>
          <w:szCs w:val="21"/>
          <w:rtl/>
        </w:rPr>
        <w:t xml:space="preserve"> </w:t>
      </w:r>
      <w:del w:id="1181" w:author="מגיה" w:date="2026-10-15T09:00:00Z">
        <w:r w:rsidRPr="006650A6">
          <w:rPr>
            <w:rFonts w:ascii="Arial" w:eastAsia="Calibri" w:hAnsi="Arial" w:cs="Guttman Drogolin"/>
            <w:b/>
            <w:color w:val="000000"/>
            <w:sz w:val="21"/>
            <w:szCs w:val="21"/>
            <w:rtl/>
          </w:rPr>
          <w:delText xml:space="preserve">בר</w:delText>
        </w:r>
      </w:del>
      <w:ins w:id="1182" w:author="מגיה" w:date="2026-10-15T09:00:00Z">
        <w:r>
          <w:rPr>
            <w:rFonts w:ascii="Arial" w:eastAsia="Calibri" w:hAnsi="Arial" w:cs="Guttman Drogolin"/>
            <w:b/>
            <w:color w:val="000000"/>
            <w:sz w:val="21"/>
            <w:szCs w:val="21"/>
            <w:rtl/>
          </w:rPr>
          <w:t xml:space="preserve">בנות</w:t>
        </w:r>
      </w:ins>
      <w:r w:rsidRPr="006650A6">
        <w:rPr>
          <w:rFonts w:ascii="Arial" w:eastAsia="Calibri" w:hAnsi="Arial" w:cs="Guttman Drogolin"/>
          <w:b/>
          <w:color w:val="000000"/>
          <w:sz w:val="21"/>
          <w:szCs w:val="21"/>
          <w:rtl/>
        </w:rPr>
        <w:t xml:space="preserve"> קשירה יש להקדים </w:t>
      </w:r>
      <w:r w:rsidRPr="006650A6">
        <w:rPr>
          <w:rFonts w:ascii="Arial" w:eastAsia="Calibri" w:hAnsi="Arial" w:cs="Guttman Drogolin" w:hint="cs"/>
          <w:b/>
          <w:color w:val="000000"/>
          <w:sz w:val="21"/>
          <w:szCs w:val="21"/>
          <w:rtl/>
        </w:rPr>
        <w:t>בקשירה את ה</w:t>
      </w:r>
      <w:r w:rsidRPr="006650A6">
        <w:rPr>
          <w:rFonts w:ascii="Arial" w:eastAsia="Calibri" w:hAnsi="Arial" w:cs="Guttman Drogolin"/>
          <w:b/>
          <w:color w:val="000000"/>
          <w:sz w:val="21"/>
          <w:szCs w:val="21"/>
          <w:rtl/>
        </w:rPr>
        <w:t>ימי</w:t>
      </w:r>
      <w:r w:rsidRPr="006650A6">
        <w:rPr>
          <w:rFonts w:ascii="Arial" w:eastAsia="Calibri" w:hAnsi="Arial" w:cs="Guttman Drogolin" w:hint="cs"/>
          <w:b/>
          <w:color w:val="000000"/>
          <w:sz w:val="21"/>
          <w:szCs w:val="21"/>
          <w:rtl/>
        </w:rPr>
        <w:t>ן</w:t>
      </w:r>
      <w:r w:rsidRPr="006650A6">
        <w:rPr>
          <w:rFonts w:ascii="Arial" w:eastAsia="Calibri" w:hAnsi="Arial" w:cs="Guttman Drogolin"/>
          <w:b/>
          <w:color w:val="000000"/>
          <w:sz w:val="21"/>
          <w:szCs w:val="21"/>
          <w:rtl/>
        </w:rPr>
        <w:t xml:space="preserve">. </w:t>
      </w:r>
      <w:r w:rsidR="00BA11C4">
        <w:rPr>
          <w:rFonts w:ascii="Arial" w:eastAsia="Calibri" w:hAnsi="Arial" w:cs="Guttman Drogolin" w:hint="cs"/>
          <w:b/>
          <w:color w:val="000000"/>
          <w:sz w:val="21"/>
          <w:szCs w:val="21"/>
          <w:rtl/>
        </w:rPr>
        <w:t>אלא ש</w:t>
      </w:r>
      <w:r w:rsidRPr="006650A6">
        <w:rPr>
          <w:rFonts w:ascii="Arial" w:eastAsia="Calibri" w:hAnsi="Arial" w:cs="Guttman Drogolin"/>
          <w:b/>
          <w:color w:val="000000"/>
          <w:sz w:val="21"/>
          <w:szCs w:val="21"/>
          <w:rtl/>
        </w:rPr>
        <w:t xml:space="preserve">יש חולקים </w:t>
      </w:r>
      <w:r w:rsidR="00BA11C4">
        <w:rPr>
          <w:rFonts w:ascii="Arial" w:eastAsia="Calibri" w:hAnsi="Arial" w:cs="Guttman Drogolin" w:hint="cs"/>
          <w:b/>
          <w:color w:val="000000"/>
          <w:sz w:val="21"/>
          <w:szCs w:val="21"/>
          <w:rtl/>
        </w:rPr>
        <w:t xml:space="preserve">על </w:t>
      </w:r>
      <w:proofErr w:type="spellStart"/>
      <w:r w:rsidR="00BA11C4">
        <w:rPr>
          <w:rFonts w:ascii="Arial" w:eastAsia="Calibri" w:hAnsi="Arial" w:cs="Guttman Drogolin" w:hint="cs"/>
          <w:b/>
          <w:color w:val="000000"/>
          <w:sz w:val="21"/>
          <w:szCs w:val="21"/>
          <w:rtl/>
        </w:rPr>
        <w:t>המ"ב</w:t>
      </w:r>
      <w:proofErr w:type="spellEnd"/>
      <w:r w:rsidR="00BA11C4">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וס"ל</w:t>
      </w:r>
      <w:proofErr w:type="spellEnd"/>
      <w:r w:rsidRPr="006650A6">
        <w:rPr>
          <w:rFonts w:ascii="Arial" w:eastAsia="Calibri" w:hAnsi="Arial" w:cs="Guttman Drogolin" w:hint="cs"/>
          <w:b/>
          <w:color w:val="000000"/>
          <w:sz w:val="21"/>
          <w:szCs w:val="21"/>
          <w:rtl/>
        </w:rPr>
        <w:t xml:space="preserve"> דגם איטר</w:t>
      </w:r>
      <w:del w:id="1180" w:author="מגיה" w:date="2026-10-15T09:00:00Z">
        <w:r w:rsidRPr="006650A6">
          <w:rPr>
            <w:rFonts w:ascii="Arial" w:eastAsia="Calibri" w:hAnsi="Arial" w:cs="Guttman Drogolin" w:hint="cs"/>
            <w:b/>
            <w:color w:val="000000"/>
            <w:sz w:val="21"/>
            <w:szCs w:val="21"/>
            <w:rtl/>
          </w:rPr>
          <w:delText xml:space="preserve">,</w:delText>
        </w:r>
      </w:del>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יש ל</w:t>
      </w:r>
      <w:r w:rsidRPr="006650A6">
        <w:rPr>
          <w:rFonts w:ascii="Arial" w:eastAsia="Calibri" w:hAnsi="Arial" w:cs="Guttman Drogolin" w:hint="cs"/>
          <w:b/>
          <w:color w:val="000000"/>
          <w:sz w:val="21"/>
          <w:szCs w:val="21"/>
          <w:rtl/>
        </w:rPr>
        <w:t>הקדים קשירת שמאל</w:t>
      </w:r>
      <w:ins w:id="1179" w:author="מגיה" w:date="2026-10-15T09:00:00Z">
        <w:r>
          <w:rPr>
            <w:rFonts w:ascii="Arial" w:eastAsia="Calibri" w:hAnsi="Arial" w:cs="Guttman Drogolin" w:hint="cs"/>
            <w:b/>
            <w:color w:val="000000"/>
            <w:sz w:val="21"/>
            <w:szCs w:val="21"/>
            <w:rtl/>
          </w:rPr>
          <w:t xml:space="preserve"> של</w:t>
        </w:r>
      </w:ins>
      <w:r w:rsidRPr="006650A6">
        <w:rPr>
          <w:rFonts w:ascii="Arial" w:eastAsia="Calibri" w:hAnsi="Arial" w:cs="Guttman Drogolin"/>
          <w:b/>
          <w:color w:val="000000"/>
          <w:sz w:val="21"/>
          <w:szCs w:val="21"/>
          <w:rtl/>
        </w:rPr>
        <w:t xml:space="preserve"> כל אדם</w:t>
      </w:r>
      <w:r w:rsidRPr="006650A6">
        <w:rPr>
          <w:rFonts w:ascii="Arial" w:eastAsia="Calibri" w:hAnsi="Arial" w:cs="Guttman Drogolin"/>
          <w:color w:val="000000"/>
          <w:sz w:val="21"/>
          <w:szCs w:val="21"/>
          <w:vertAlign w:val="superscript"/>
          <w:rtl/>
        </w:rPr>
        <w:footnoteReference w:id="22"/>
      </w:r>
      <w:r w:rsidR="00BA11C4">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proofErr w:type="spellStart"/>
      <w:r w:rsidRPr="006650A6">
        <w:rPr>
          <w:rFonts w:ascii="Arial" w:eastAsia="Calibri" w:hAnsi="Arial" w:cs="Guttman Drogolin" w:hint="cs"/>
          <w:color w:val="000000"/>
          <w:sz w:val="21"/>
          <w:szCs w:val="21"/>
          <w:rtl/>
        </w:rPr>
        <w:t>ו</w:t>
      </w:r>
      <w:r w:rsidR="00BA11C4">
        <w:rPr>
          <w:rFonts w:ascii="Arial" w:eastAsia="Calibri" w:hAnsi="Arial" w:cs="Guttman Drogolin" w:hint="cs"/>
          <w:color w:val="000000"/>
          <w:sz w:val="21"/>
          <w:szCs w:val="21"/>
          <w:rtl/>
        </w:rPr>
        <w:t>לענין</w:t>
      </w:r>
      <w:proofErr w:type="spellEnd"/>
      <w:r w:rsidR="00BA11C4">
        <w:rPr>
          <w:rFonts w:ascii="Arial" w:eastAsia="Calibri" w:hAnsi="Arial" w:cs="Guttman Drogolin" w:hint="cs"/>
          <w:color w:val="000000"/>
          <w:sz w:val="21"/>
          <w:szCs w:val="21"/>
          <w:rtl/>
        </w:rPr>
        <w:t xml:space="preserve"> הלכה </w:t>
      </w:r>
      <w:proofErr w:type="spellStart"/>
      <w:r w:rsidRPr="006650A6">
        <w:rPr>
          <w:rFonts w:ascii="Arial" w:eastAsia="Calibri" w:hAnsi="Arial" w:cs="Guttman Drogolin" w:hint="cs"/>
          <w:color w:val="000000"/>
          <w:sz w:val="21"/>
          <w:szCs w:val="21"/>
          <w:rtl/>
        </w:rPr>
        <w:t>דעבד</w:t>
      </w:r>
      <w:proofErr w:type="spellEnd"/>
      <w:r w:rsidRPr="006650A6">
        <w:rPr>
          <w:rFonts w:ascii="Arial" w:eastAsia="Calibri" w:hAnsi="Arial" w:cs="Guttman Drogolin" w:hint="cs"/>
          <w:color w:val="000000"/>
          <w:sz w:val="21"/>
          <w:szCs w:val="21"/>
          <w:rtl/>
        </w:rPr>
        <w:t xml:space="preserve"> כמר עביד </w:t>
      </w:r>
      <w:proofErr w:type="spellStart"/>
      <w:r w:rsidRPr="006650A6">
        <w:rPr>
          <w:rFonts w:ascii="Arial" w:eastAsia="Calibri" w:hAnsi="Arial" w:cs="Guttman Drogolin" w:hint="cs"/>
          <w:color w:val="000000"/>
          <w:sz w:val="21"/>
          <w:szCs w:val="21"/>
          <w:rtl/>
        </w:rPr>
        <w:t>ודעבד</w:t>
      </w:r>
      <w:proofErr w:type="spellEnd"/>
      <w:r w:rsidRPr="006650A6">
        <w:rPr>
          <w:rFonts w:ascii="Arial" w:eastAsia="Calibri" w:hAnsi="Arial" w:cs="Guttman Drogolin" w:hint="cs"/>
          <w:color w:val="000000"/>
          <w:sz w:val="21"/>
          <w:szCs w:val="21"/>
          <w:rtl/>
        </w:rPr>
        <w:t xml:space="preserve"> כמר עביד.</w:t>
      </w:r>
      <w:r w:rsidRPr="006650A6">
        <w:rPr>
          <w:rFonts w:ascii="Arial" w:eastAsia="Calibri" w:hAnsi="Arial" w:cs="Guttman Drogolin" w:hint="cs"/>
          <w:b/>
          <w:color w:val="000000"/>
          <w:sz w:val="21"/>
          <w:szCs w:val="21"/>
          <w:rtl/>
        </w:rPr>
        <w:t xml:space="preserve"> ו</w:t>
      </w:r>
      <w:r w:rsidR="00BA11C4">
        <w:rPr>
          <w:rFonts w:ascii="Arial" w:eastAsia="Calibri" w:hAnsi="Arial" w:cs="Guttman Drogolin" w:hint="cs"/>
          <w:b/>
          <w:color w:val="000000"/>
          <w:sz w:val="21"/>
          <w:szCs w:val="21"/>
          <w:rtl/>
        </w:rPr>
        <w:t xml:space="preserve">הנה גם </w:t>
      </w:r>
      <w:proofErr w:type="spellStart"/>
      <w:r w:rsidR="00BA11C4">
        <w:rPr>
          <w:rFonts w:ascii="Arial" w:eastAsia="Calibri" w:hAnsi="Arial" w:cs="Guttman Drogolin" w:hint="cs"/>
          <w:b/>
          <w:color w:val="000000"/>
          <w:sz w:val="21"/>
          <w:szCs w:val="21"/>
          <w:rtl/>
        </w:rPr>
        <w:t>המ"ב</w:t>
      </w:r>
      <w:proofErr w:type="spellEnd"/>
      <w:r w:rsidR="00BA11C4">
        <w:rPr>
          <w:rFonts w:ascii="Arial" w:eastAsia="Calibri" w:hAnsi="Arial" w:cs="Guttman Drogolin" w:hint="cs"/>
          <w:b/>
          <w:color w:val="000000"/>
          <w:sz w:val="21"/>
          <w:szCs w:val="21"/>
          <w:rtl/>
        </w:rPr>
        <w:t xml:space="preserve"> לא כתב דבריו ש</w:t>
      </w:r>
      <w:r w:rsidR="00BA11C4" w:rsidRPr="006650A6">
        <w:rPr>
          <w:rFonts w:ascii="Arial" w:eastAsia="Calibri" w:hAnsi="Arial" w:cs="Guttman Drogolin" w:hint="cs"/>
          <w:b/>
          <w:color w:val="000000"/>
          <w:sz w:val="21"/>
          <w:szCs w:val="21"/>
          <w:rtl/>
        </w:rPr>
        <w:t xml:space="preserve">איטר מקדים שמאל </w:t>
      </w:r>
      <w:proofErr w:type="spellStart"/>
      <w:r w:rsidR="00BA11C4" w:rsidRPr="006650A6">
        <w:rPr>
          <w:rFonts w:ascii="Arial" w:eastAsia="Calibri" w:hAnsi="Arial" w:cs="Guttman Drogolin" w:hint="cs"/>
          <w:b/>
          <w:color w:val="000000"/>
          <w:sz w:val="21"/>
          <w:szCs w:val="21"/>
          <w:rtl/>
        </w:rPr>
        <w:t>דידיה</w:t>
      </w:r>
      <w:proofErr w:type="spellEnd"/>
      <w:r w:rsidR="00BA11C4" w:rsidRPr="006650A6">
        <w:rPr>
          <w:rFonts w:ascii="Arial" w:eastAsia="Calibri" w:hAnsi="Arial" w:cs="Guttman Drogolin" w:hint="cs"/>
          <w:b/>
          <w:color w:val="000000"/>
          <w:sz w:val="21"/>
          <w:szCs w:val="21"/>
          <w:rtl/>
        </w:rPr>
        <w:t xml:space="preserve"> שהוא ימין כל אדם </w:t>
      </w:r>
      <w:r w:rsidR="00BA11C4">
        <w:rPr>
          <w:rFonts w:ascii="Arial" w:eastAsia="Calibri" w:hAnsi="Arial" w:cs="Guttman Drogolin" w:hint="cs"/>
          <w:b/>
          <w:color w:val="000000"/>
          <w:sz w:val="21"/>
          <w:szCs w:val="21"/>
          <w:rtl/>
        </w:rPr>
        <w:t xml:space="preserve">אלא </w:t>
      </w:r>
      <w:proofErr w:type="spellStart"/>
      <w:r w:rsidR="005542E8">
        <w:rPr>
          <w:rFonts w:ascii="Arial" w:eastAsia="Calibri" w:hAnsi="Arial" w:cs="Guttman Drogolin" w:hint="cs"/>
          <w:b/>
          <w:color w:val="000000"/>
          <w:sz w:val="21"/>
          <w:szCs w:val="21"/>
          <w:rtl/>
        </w:rPr>
        <w:t>ל</w:t>
      </w:r>
      <w:r w:rsidR="00BA11C4">
        <w:rPr>
          <w:rFonts w:ascii="Arial" w:eastAsia="Calibri" w:hAnsi="Arial" w:cs="Guttman Drogolin" w:hint="cs"/>
          <w:b/>
          <w:color w:val="000000"/>
          <w:sz w:val="21"/>
          <w:szCs w:val="21"/>
          <w:rtl/>
        </w:rPr>
        <w:t>ענין</w:t>
      </w:r>
      <w:proofErr w:type="spellEnd"/>
      <w:r w:rsidR="00BA11C4">
        <w:rPr>
          <w:rFonts w:ascii="Arial" w:eastAsia="Calibri" w:hAnsi="Arial" w:cs="Guttman Drogolin" w:hint="cs"/>
          <w:b/>
          <w:color w:val="000000"/>
          <w:sz w:val="21"/>
          <w:szCs w:val="21"/>
          <w:rtl/>
        </w:rPr>
        <w:t xml:space="preserve"> </w:t>
      </w:r>
      <w:r w:rsidRPr="006650A6">
        <w:rPr>
          <w:rFonts w:ascii="Arial" w:eastAsia="Calibri" w:hAnsi="Arial" w:cs="Guttman Drogolin" w:hint="cs"/>
          <w:b/>
          <w:color w:val="000000"/>
          <w:sz w:val="21"/>
          <w:szCs w:val="21"/>
          <w:rtl/>
        </w:rPr>
        <w:t xml:space="preserve">קשירה כיון שכל הטעם שמקדימים של שמאל הוא משום </w:t>
      </w:r>
      <w:del w:id="1177" w:author="מגיה" w:date="2026-10-15T09:00:00Z">
        <w:r w:rsidRPr="006650A6">
          <w:rPr>
            <w:rFonts w:ascii="Arial" w:eastAsia="Calibri" w:hAnsi="Arial" w:cs="Guttman Drogolin" w:hint="cs"/>
            <w:b/>
            <w:color w:val="000000"/>
            <w:sz w:val="21"/>
            <w:szCs w:val="21"/>
            <w:rtl/>
          </w:rPr>
          <w:delText xml:space="preserve">כבודו</w:delText>
        </w:r>
      </w:del>
      <w:ins w:id="1178" w:author="מגיה" w:date="2026-10-15T09:00:00Z">
        <w:r>
          <w:rPr>
            <w:rFonts w:ascii="Arial" w:eastAsia="Calibri" w:hAnsi="Arial" w:cs="Guttman Drogolin" w:hint="cs"/>
            <w:b/>
            <w:color w:val="000000"/>
            <w:sz w:val="21"/>
            <w:szCs w:val="21"/>
            <w:rtl/>
          </w:rPr>
          <w:t xml:space="preserve">כבוד</w:t>
        </w:r>
      </w:ins>
      <w:r w:rsidRPr="006650A6">
        <w:rPr>
          <w:rFonts w:ascii="Arial" w:eastAsia="Calibri" w:hAnsi="Arial" w:cs="Guttman Drogolin" w:hint="cs"/>
          <w:b/>
          <w:color w:val="000000"/>
          <w:sz w:val="21"/>
          <w:szCs w:val="21"/>
          <w:rtl/>
        </w:rPr>
        <w:t xml:space="preserve"> </w:t>
      </w:r>
      <w:del w:id="1175" w:author="מגיה" w:date="2026-10-15T09:00:00Z">
        <w:r w:rsidRPr="006650A6">
          <w:rPr>
            <w:rFonts w:ascii="Arial" w:eastAsia="Calibri" w:hAnsi="Arial" w:cs="Guttman Drogolin" w:hint="cs"/>
            <w:b/>
            <w:color w:val="000000"/>
            <w:sz w:val="21"/>
            <w:szCs w:val="21"/>
            <w:rtl/>
          </w:rPr>
          <w:delText xml:space="preserve">של תפילין</w:delText>
        </w:r>
      </w:del>
      <w:ins w:id="1176" w:author="מגיה" w:date="2026-10-15T09:00:00Z">
        <w:r>
          <w:rPr>
            <w:rFonts w:ascii="Arial" w:eastAsia="Calibri" w:hAnsi="Arial" w:cs="Guttman Drogolin" w:hint="cs"/>
            <w:b/>
            <w:color w:val="000000"/>
            <w:sz w:val="21"/>
            <w:szCs w:val="21"/>
            <w:rtl/>
          </w:rPr>
          <w:t xml:space="preserve">התפילין</w:t>
        </w:r>
      </w:ins>
      <w:r w:rsidRPr="006650A6">
        <w:rPr>
          <w:rFonts w:ascii="Arial" w:eastAsia="Calibri" w:hAnsi="Arial" w:cs="Guttman Drogolin" w:hint="cs"/>
          <w:b/>
          <w:color w:val="000000"/>
          <w:sz w:val="21"/>
          <w:szCs w:val="21"/>
          <w:rtl/>
        </w:rPr>
        <w:t xml:space="preserve"> שמניחים בשמאל, א"כ מאחר שהאיטר מניח תפילין על יד ימין</w:t>
      </w:r>
      <w:ins w:id="1174" w:author="מגיה" w:date="2026-10-15T09:00:00Z">
        <w:r>
          <w:rPr>
            <w:rFonts w:ascii="Arial" w:eastAsia="Calibri" w:hAnsi="Arial" w:cs="Guttman Drogolin" w:hint="cs"/>
            <w:b/>
            <w:color w:val="000000"/>
            <w:sz w:val="21"/>
            <w:szCs w:val="21"/>
            <w:rtl/>
          </w:rPr>
          <w:t xml:space="preserve"> של</w:t>
        </w:r>
      </w:ins>
      <w:r w:rsidRPr="006650A6">
        <w:rPr>
          <w:rFonts w:ascii="Arial" w:eastAsia="Calibri" w:hAnsi="Arial" w:cs="Guttman Drogolin" w:hint="cs"/>
          <w:b/>
          <w:color w:val="000000"/>
          <w:sz w:val="21"/>
          <w:szCs w:val="21"/>
          <w:rtl/>
        </w:rPr>
        <w:t xml:space="preserve"> כל אדם, </w:t>
      </w:r>
      <w:proofErr w:type="spellStart"/>
      <w:r w:rsidRPr="006650A6">
        <w:rPr>
          <w:rFonts w:ascii="Arial" w:eastAsia="Calibri" w:hAnsi="Arial" w:cs="Guttman Drogolin" w:hint="cs"/>
          <w:b/>
          <w:color w:val="000000"/>
          <w:sz w:val="21"/>
          <w:szCs w:val="21"/>
          <w:rtl/>
        </w:rPr>
        <w:t>ס"ל</w:t>
      </w:r>
      <w:proofErr w:type="spellEnd"/>
      <w:r w:rsidRPr="006650A6">
        <w:rPr>
          <w:rFonts w:ascii="Arial" w:eastAsia="Calibri" w:hAnsi="Arial" w:cs="Guttman Drogolin" w:hint="cs"/>
          <w:b/>
          <w:color w:val="000000"/>
          <w:sz w:val="21"/>
          <w:szCs w:val="21"/>
          <w:rtl/>
        </w:rPr>
        <w:t xml:space="preserve"> ד</w:t>
      </w:r>
      <w:r w:rsidRPr="006650A6">
        <w:rPr>
          <w:rFonts w:ascii="Arial" w:eastAsia="Calibri" w:hAnsi="Arial" w:cs="Guttman Drogolin"/>
          <w:b/>
          <w:color w:val="000000"/>
          <w:sz w:val="21"/>
          <w:szCs w:val="21"/>
          <w:rtl/>
        </w:rPr>
        <w:t>י</w:t>
      </w:r>
      <w:r w:rsidRPr="006650A6">
        <w:rPr>
          <w:rFonts w:ascii="Arial" w:eastAsia="Calibri" w:hAnsi="Arial" w:cs="Guttman Drogolin" w:hint="cs"/>
          <w:b/>
          <w:color w:val="000000"/>
          <w:sz w:val="21"/>
          <w:szCs w:val="21"/>
          <w:rtl/>
        </w:rPr>
        <w:t>ש עליו לה</w:t>
      </w:r>
      <w:r w:rsidRPr="006650A6">
        <w:rPr>
          <w:rFonts w:ascii="Arial" w:eastAsia="Calibri" w:hAnsi="Arial" w:cs="Guttman Drogolin"/>
          <w:b/>
          <w:color w:val="000000"/>
          <w:sz w:val="21"/>
          <w:szCs w:val="21"/>
          <w:rtl/>
        </w:rPr>
        <w:t>קדים</w:t>
      </w:r>
      <w:r w:rsidRPr="006650A6">
        <w:rPr>
          <w:rFonts w:ascii="Arial" w:eastAsia="Calibri" w:hAnsi="Arial" w:cs="Guttman Drogolin" w:hint="cs"/>
          <w:b/>
          <w:color w:val="000000"/>
          <w:sz w:val="21"/>
          <w:szCs w:val="21"/>
          <w:rtl/>
        </w:rPr>
        <w:t xml:space="preserve"> קשירת נעל הימיני, אבל </w:t>
      </w:r>
      <w:proofErr w:type="spellStart"/>
      <w:r w:rsidRPr="006650A6">
        <w:rPr>
          <w:rFonts w:ascii="Arial" w:eastAsia="Calibri" w:hAnsi="Arial" w:cs="Guttman Drogolin" w:hint="cs"/>
          <w:b/>
          <w:color w:val="000000"/>
          <w:sz w:val="21"/>
          <w:szCs w:val="21"/>
          <w:rtl/>
        </w:rPr>
        <w:t>לענין</w:t>
      </w:r>
      <w:proofErr w:type="spellEnd"/>
      <w:r w:rsidRPr="006650A6">
        <w:rPr>
          <w:rFonts w:ascii="Arial" w:eastAsia="Calibri" w:hAnsi="Arial" w:cs="Guttman Drogolin" w:hint="cs"/>
          <w:b/>
          <w:color w:val="000000"/>
          <w:sz w:val="21"/>
          <w:szCs w:val="21"/>
          <w:rtl/>
        </w:rPr>
        <w:t xml:space="preserve"> לבישה</w:t>
      </w:r>
      <w:ins w:id="1173" w:author="מגיה" w:date="2026-10-15T09:00:00Z">
        <w:r>
          <w:rPr>
            <w:rFonts w:ascii="Arial" w:eastAsia="Calibri" w:hAnsi="Arial" w:cs="Guttman Drogolin" w:hint="cs"/>
            <w:b/>
            <w:color w:val="000000"/>
            <w:sz w:val="21"/>
            <w:szCs w:val="21"/>
            <w:rtl/>
          </w:rPr>
          <w:t xml:space="preserve">,</w:t>
        </w:r>
      </w:ins>
      <w:r w:rsidRPr="006650A6">
        <w:rPr>
          <w:rFonts w:ascii="Arial" w:eastAsia="Calibri" w:hAnsi="Arial" w:cs="Guttman Drogolin" w:hint="cs"/>
          <w:b/>
          <w:color w:val="000000"/>
          <w:sz w:val="21"/>
          <w:szCs w:val="21"/>
          <w:rtl/>
        </w:rPr>
        <w:t xml:space="preserve"> שהטעם שמקדימים ימין הוא מפני שהת</w:t>
      </w:r>
      <w:r w:rsidR="00BA11C4">
        <w:rPr>
          <w:rFonts w:ascii="Arial" w:eastAsia="Calibri" w:hAnsi="Arial" w:cs="Guttman Drogolin" w:hint="cs"/>
          <w:b/>
          <w:color w:val="000000"/>
          <w:sz w:val="21"/>
          <w:szCs w:val="21"/>
          <w:rtl/>
        </w:rPr>
        <w:t xml:space="preserve">ורה נתנה כבוד לימין </w:t>
      </w:r>
      <w:proofErr w:type="spellStart"/>
      <w:r w:rsidR="00BA11C4">
        <w:rPr>
          <w:rFonts w:ascii="Arial" w:eastAsia="Calibri" w:hAnsi="Arial" w:cs="Guttman Drogolin" w:hint="cs"/>
          <w:b/>
          <w:color w:val="000000"/>
          <w:sz w:val="21"/>
          <w:szCs w:val="21"/>
          <w:rtl/>
        </w:rPr>
        <w:t>לענין</w:t>
      </w:r>
      <w:proofErr w:type="spellEnd"/>
      <w:r w:rsidR="00BA11C4">
        <w:rPr>
          <w:rFonts w:ascii="Arial" w:eastAsia="Calibri" w:hAnsi="Arial" w:cs="Guttman Drogolin" w:hint="cs"/>
          <w:b/>
          <w:color w:val="000000"/>
          <w:sz w:val="21"/>
          <w:szCs w:val="21"/>
          <w:rtl/>
        </w:rPr>
        <w:t xml:space="preserve"> השמן </w:t>
      </w:r>
      <w:r w:rsidRPr="006650A6">
        <w:rPr>
          <w:rFonts w:ascii="Arial" w:eastAsia="Calibri" w:hAnsi="Arial" w:cs="Guttman Drogolin" w:hint="cs"/>
          <w:b/>
          <w:color w:val="000000"/>
          <w:sz w:val="21"/>
          <w:szCs w:val="21"/>
          <w:rtl/>
        </w:rPr>
        <w:t xml:space="preserve">שנותנים על בוהן ידו ורגלו הימנית של המצורע</w:t>
      </w:r>
      <w:ins w:id="1172" w:author="מגיה" w:date="2026-10-15T09:00:00Z">
        <w:r>
          <w:rPr>
            <w:rFonts w:ascii="Arial" w:eastAsia="Calibri" w:hAnsi="Arial" w:cs="Guttman Drogolin" w:hint="cs"/>
            <w:b/>
            <w:color w:val="000000"/>
            <w:sz w:val="21"/>
            <w:szCs w:val="21"/>
            <w:rtl/>
          </w:rPr>
          <w:t xml:space="preserve">,</w:t>
        </w:r>
      </w:ins>
      <w:r w:rsidRPr="006650A6">
        <w:rPr>
          <w:rFonts w:ascii="Arial" w:eastAsia="Calibri" w:hAnsi="Arial" w:cs="Guttman Drogolin" w:hint="cs"/>
          <w:b/>
          <w:color w:val="000000"/>
          <w:sz w:val="21"/>
          <w:szCs w:val="21"/>
          <w:rtl/>
        </w:rPr>
        <w:t xml:space="preserve"> אז גם </w:t>
      </w:r>
      <w:r w:rsidRPr="006650A6">
        <w:rPr>
          <w:rFonts w:ascii="Arial" w:eastAsia="Calibri" w:hAnsi="Arial" w:cs="Guttman Drogolin"/>
          <w:b/>
          <w:color w:val="000000"/>
          <w:sz w:val="21"/>
          <w:szCs w:val="21"/>
          <w:rtl/>
        </w:rPr>
        <w:t>איטר יד</w:t>
      </w:r>
      <w:r w:rsidRPr="006650A6">
        <w:rPr>
          <w:rFonts w:ascii="Arial" w:eastAsia="Calibri" w:hAnsi="Arial" w:cs="Guttman Drogolin" w:hint="cs"/>
          <w:b/>
          <w:color w:val="000000"/>
          <w:sz w:val="21"/>
          <w:szCs w:val="21"/>
          <w:rtl/>
        </w:rPr>
        <w:t xml:space="preserve"> יש לו להקדים ימין כל אדם, </w:t>
      </w:r>
      <w:proofErr w:type="spellStart"/>
      <w:r w:rsidRPr="006650A6">
        <w:rPr>
          <w:rFonts w:ascii="Arial" w:eastAsia="Calibri" w:hAnsi="Arial" w:cs="Guttman Drogolin" w:hint="cs"/>
          <w:b/>
          <w:color w:val="000000"/>
          <w:sz w:val="21"/>
          <w:szCs w:val="21"/>
          <w:rtl/>
        </w:rPr>
        <w:t>דומיא</w:t>
      </w:r>
      <w:proofErr w:type="spellEnd"/>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דמצורע</w:t>
      </w:r>
      <w:proofErr w:type="spellEnd"/>
      <w:r w:rsidRPr="006650A6">
        <w:rPr>
          <w:rFonts w:ascii="Arial" w:eastAsia="Calibri" w:hAnsi="Arial" w:cs="Guttman Drogolin" w:hint="cs"/>
          <w:b/>
          <w:color w:val="000000"/>
          <w:sz w:val="21"/>
          <w:szCs w:val="21"/>
          <w:rtl/>
        </w:rPr>
        <w:t xml:space="preserve"> שאין חילוק בין איטר או לא</w:t>
      </w:r>
      <w:r w:rsidRPr="006650A6">
        <w:rPr>
          <w:rFonts w:ascii="Arial" w:eastAsia="Calibri" w:hAnsi="Arial" w:cs="Guttman Drogolin"/>
          <w:b/>
          <w:color w:val="000000"/>
          <w:sz w:val="21"/>
          <w:szCs w:val="21"/>
          <w:vertAlign w:val="superscript"/>
          <w:rtl/>
        </w:rPr>
        <w:footnoteReference w:id="23"/>
      </w:r>
      <w:r w:rsidRPr="006650A6">
        <w:rPr>
          <w:rFonts w:ascii="Arial" w:eastAsia="Calibri" w:hAnsi="Arial" w:cs="Guttman Drogolin" w:hint="cs"/>
          <w:b/>
          <w:color w:val="000000"/>
          <w:sz w:val="21"/>
          <w:szCs w:val="21"/>
          <w:rtl/>
        </w:rPr>
        <w:t xml:space="preserve">, נמצא לפי </w:t>
      </w:r>
      <w:proofErr w:type="spellStart"/>
      <w:r w:rsidRPr="006650A6">
        <w:rPr>
          <w:rFonts w:ascii="Arial" w:eastAsia="Calibri" w:hAnsi="Arial" w:cs="Guttman Drogolin" w:hint="cs"/>
          <w:b/>
          <w:color w:val="000000"/>
          <w:sz w:val="21"/>
          <w:szCs w:val="21"/>
          <w:rtl/>
        </w:rPr>
        <w:t>המ"ב</w:t>
      </w:r>
      <w:proofErr w:type="spellEnd"/>
      <w:r w:rsidRPr="006650A6">
        <w:rPr>
          <w:rFonts w:ascii="Arial" w:eastAsia="Calibri" w:hAnsi="Arial" w:cs="Guttman Drogolin" w:hint="cs"/>
          <w:b/>
          <w:color w:val="000000"/>
          <w:sz w:val="21"/>
          <w:szCs w:val="21"/>
          <w:rtl/>
        </w:rPr>
        <w:t xml:space="preserve"> איטר יד כשנועל נעליו </w:t>
      </w:r>
      <w:proofErr w:type="spellStart"/>
      <w:r w:rsidRPr="006650A6">
        <w:rPr>
          <w:rFonts w:ascii="Arial" w:eastAsia="Calibri" w:hAnsi="Arial" w:cs="Guttman Drogolin" w:hint="cs"/>
          <w:b/>
          <w:color w:val="000000"/>
          <w:sz w:val="21"/>
          <w:szCs w:val="21"/>
          <w:rtl/>
        </w:rPr>
        <w:lastRenderedPageBreak/>
        <w:t>ינעול</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ימין</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אדם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תחלה</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וגם</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יקשרנו</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דהוא</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שמאל</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דידיה</w:t>
      </w:r>
      <w:proofErr w:type="spellEnd"/>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ואח</w:t>
      </w:r>
      <w:r w:rsidRPr="006650A6">
        <w:rPr>
          <w:rFonts w:ascii="Arial" w:eastAsia="Calibri" w:hAnsi="Arial" w:cs="Guttman Drogolin"/>
          <w:b/>
          <w:color w:val="000000"/>
          <w:sz w:val="21"/>
          <w:szCs w:val="21"/>
          <w:rtl/>
        </w:rPr>
        <w:t>"</w:t>
      </w:r>
      <w:r w:rsidRPr="006650A6">
        <w:rPr>
          <w:rFonts w:ascii="Arial" w:eastAsia="Calibri" w:hAnsi="Arial" w:cs="Guttman Drogolin" w:hint="cs"/>
          <w:b/>
          <w:color w:val="000000"/>
          <w:sz w:val="21"/>
          <w:szCs w:val="21"/>
          <w:rtl/>
        </w:rPr>
        <w:t>כ</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ינעול</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ויקשור</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בשמאל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של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כל</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אדם</w:t>
      </w:r>
      <w:r w:rsidRPr="006650A6">
        <w:rPr>
          <w:rFonts w:ascii="Arial" w:eastAsia="Calibri" w:hAnsi="Arial" w:cs="Guttman Drogolin"/>
          <w:b/>
          <w:color w:val="000000"/>
          <w:sz w:val="21"/>
          <w:szCs w:val="21"/>
          <w:vertAlign w:val="superscript"/>
          <w:rtl/>
        </w:rPr>
        <w:footnoteReference w:id="24"/>
      </w:r>
      <w:r w:rsidRPr="006650A6">
        <w:rPr>
          <w:rFonts w:ascii="Arial" w:eastAsia="Calibri" w:hAnsi="Arial" w:cs="Guttman Drogolin"/>
          <w:b/>
          <w:color w:val="000000"/>
          <w:sz w:val="21"/>
          <w:szCs w:val="21"/>
          <w:rtl/>
        </w:rPr>
        <w:t>.</w:t>
      </w:r>
      <w:del w:id="1171" w:author="מגיה" w:date="2026-10-15T09:00:00Z">
        <w:r w:rsidRPr="006650A6">
          <w:rPr>
            <w:rFonts w:ascii="Arial" w:eastAsia="Calibri" w:hAnsi="Arial" w:cs="Guttman Drogolin" w:hint="cs"/>
            <w:b/>
            <w:color w:val="000000"/>
            <w:sz w:val="21"/>
            <w:szCs w:val="21"/>
            <w:rtl/>
          </w:rPr>
          <w:delText xml:space="preserve"> </w:delText>
        </w:r>
      </w:del>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טו</w:t>
      </w:r>
      <w:ins w:id="1187" w:author="מגיה" w:date="2026-10-15T09:00:00Z">
        <w:r>
          <w:rPr>
            <w:rFonts w:asciiTheme="minorBidi" w:eastAsia="Times New Roman" w:hAnsiTheme="minorBidi" w:cs="Guttman Drogolin" w:hint="cs"/>
            <w:b/>
            <w:bCs/>
            <w:color w:val="000000"/>
            <w:sz w:val="24"/>
            <w:szCs w:val="24"/>
            <w:rtl/>
          </w:rPr>
          <w:t xml:space="preserve">. שאלה</w:t>
        </w:r>
      </w:ins>
      <w:r w:rsidR="006650A6" w:rsidRPr="006650A6">
        <w:rPr>
          <w:rFonts w:asciiTheme="minorBidi" w:eastAsia="Times New Roman" w:hAnsiTheme="minorBidi" w:cs="Guttman Drogolin" w:hint="cs"/>
          <w:b/>
          <w:bCs/>
          <w:color w:val="000000"/>
          <w:sz w:val="24"/>
          <w:szCs w:val="24"/>
          <w:rtl/>
        </w:rPr>
        <w:t>. האם ללכת ב</w:t>
      </w:r>
      <w:r w:rsidR="006650A6" w:rsidRPr="006650A6">
        <w:rPr>
          <w:rFonts w:asciiTheme="minorBidi" w:eastAsia="Times New Roman" w:hAnsiTheme="minorBidi" w:cs="Guttman Drogolin"/>
          <w:b/>
          <w:bCs/>
          <w:color w:val="000000"/>
          <w:sz w:val="24"/>
          <w:szCs w:val="24"/>
          <w:rtl/>
        </w:rPr>
        <w:t>גילוי ראש</w:t>
      </w:r>
      <w:r w:rsidR="006650A6" w:rsidRPr="006650A6">
        <w:rPr>
          <w:rFonts w:asciiTheme="minorBidi" w:eastAsia="Times New Roman" w:hAnsiTheme="minorBidi" w:cs="Guttman Drogolin" w:hint="cs"/>
          <w:b/>
          <w:bCs/>
          <w:color w:val="000000"/>
          <w:sz w:val="24"/>
          <w:szCs w:val="24"/>
          <w:rtl/>
        </w:rPr>
        <w:t xml:space="preserve"> הוא איסור או מדת חסידות?</w:t>
      </w:r>
    </w:p>
    <w:p w:rsidR="006650A6" w:rsidRPr="006650A6" w:rsidRDefault="006650A6" w:rsidP="00BA11C4">
      <w:pPr>
        <w:widowControl w:val="0"/>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color w:val="000000"/>
          <w:sz w:val="21"/>
          <w:szCs w:val="21"/>
          <w:rtl/>
        </w:rPr>
        <w:t xml:space="preserve"> </w:t>
      </w:r>
      <w:r w:rsidR="002C71D3" w:rsidRPr="009E1E1A">
        <w:rPr>
          <w:rFonts w:ascii="Arial" w:eastAsia="Calibri" w:hAnsi="Arial" w:cs="Guttman Drogolin" w:hint="cs"/>
          <w:color w:val="000000"/>
          <w:sz w:val="21"/>
          <w:szCs w:val="21"/>
          <w:rtl/>
        </w:rPr>
        <w:t>(</w:t>
      </w:r>
      <w:r w:rsidRPr="006650A6">
        <w:rPr>
          <w:rFonts w:ascii="Arial" w:eastAsia="Calibri" w:hAnsi="Arial" w:cs="Guttman Drogolin" w:hint="cs"/>
          <w:b/>
          <w:color w:val="000000"/>
          <w:sz w:val="21"/>
          <w:szCs w:val="21"/>
          <w:rtl/>
        </w:rPr>
        <w:t xml:space="preserve">ב' </w:t>
      </w:r>
      <w:r w:rsidRPr="006650A6">
        <w:rPr>
          <w:rFonts w:ascii="Arial" w:eastAsia="Calibri" w:hAnsi="Arial" w:cs="Guttman Drogolin"/>
          <w:b/>
          <w:color w:val="000000"/>
          <w:sz w:val="21"/>
          <w:szCs w:val="21"/>
          <w:rtl/>
        </w:rPr>
        <w:t>ס"ו</w:t>
      </w:r>
      <w:r w:rsidR="002C71D3">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 xml:space="preserve">כתב, </w:t>
      </w:r>
      <w:r w:rsidRPr="006650A6">
        <w:rPr>
          <w:rFonts w:ascii="Arial" w:eastAsia="Calibri" w:hAnsi="Arial" w:cs="Guttman Drogolin"/>
          <w:b/>
          <w:color w:val="000000"/>
          <w:sz w:val="21"/>
          <w:szCs w:val="21"/>
          <w:rtl/>
        </w:rPr>
        <w:t>ולא ילך ד' אמות בגילוי הרא</w:t>
      </w:r>
      <w:r w:rsidRPr="006650A6">
        <w:rPr>
          <w:rFonts w:ascii="Arial" w:eastAsia="Calibri" w:hAnsi="Arial" w:cs="Guttman Drogolin" w:hint="cs"/>
          <w:b/>
          <w:color w:val="000000"/>
          <w:sz w:val="21"/>
          <w:szCs w:val="21"/>
          <w:rtl/>
        </w:rPr>
        <w:t>ש</w:t>
      </w:r>
      <w:r w:rsidRPr="006650A6">
        <w:rPr>
          <w:rFonts w:ascii="Arial" w:eastAsia="Calibri" w:hAnsi="Arial" w:cs="Guttman Drogolin"/>
          <w:b/>
          <w:color w:val="000000"/>
          <w:sz w:val="21"/>
          <w:szCs w:val="21"/>
          <w:vertAlign w:val="superscript"/>
          <w:rtl/>
        </w:rPr>
        <w:footnoteReference w:id="25"/>
      </w:r>
      <w:r w:rsidRPr="006650A6">
        <w:rPr>
          <w:rFonts w:ascii="Arial" w:eastAsia="Calibri" w:hAnsi="Arial" w:cs="Guttman Drogolin"/>
          <w:b/>
          <w:color w:val="000000"/>
          <w:sz w:val="21"/>
          <w:szCs w:val="21"/>
          <w:rtl/>
        </w:rPr>
        <w:t xml:space="preserve">. </w:t>
      </w:r>
      <w:r w:rsidR="00BA11C4">
        <w:rPr>
          <w:rFonts w:ascii="Arial" w:eastAsia="Calibri" w:hAnsi="Arial" w:cs="Guttman Drogolin" w:hint="cs"/>
          <w:b/>
          <w:color w:val="000000"/>
          <w:sz w:val="21"/>
          <w:szCs w:val="21"/>
          <w:rtl/>
        </w:rPr>
        <w:t>אלא</w:t>
      </w:r>
      <w:r w:rsidRPr="006650A6">
        <w:rPr>
          <w:rFonts w:ascii="Arial" w:eastAsia="Calibri" w:hAnsi="Arial" w:cs="Guttman Drogolin" w:hint="cs"/>
          <w:b/>
          <w:color w:val="000000"/>
          <w:sz w:val="21"/>
          <w:szCs w:val="21"/>
          <w:rtl/>
        </w:rPr>
        <w:t xml:space="preserve"> </w:t>
      </w:r>
      <w:r w:rsidR="00BA11C4">
        <w:rPr>
          <w:rFonts w:ascii="Arial" w:eastAsia="Calibri" w:hAnsi="Arial" w:cs="Guttman Drogolin" w:hint="cs"/>
          <w:b/>
          <w:color w:val="000000"/>
          <w:sz w:val="21"/>
          <w:szCs w:val="21"/>
          <w:rtl/>
        </w:rPr>
        <w:t>ש</w:t>
      </w:r>
      <w:r w:rsidRPr="006650A6">
        <w:rPr>
          <w:rFonts w:ascii="Arial" w:eastAsia="Calibri" w:hAnsi="Arial" w:cs="Guttman Drogolin" w:hint="cs"/>
          <w:b/>
          <w:color w:val="000000"/>
          <w:sz w:val="21"/>
          <w:szCs w:val="21"/>
          <w:rtl/>
        </w:rPr>
        <w:t xml:space="preserve">דעת רוב </w:t>
      </w:r>
      <w:del w:id="1193" w:author="מגיה" w:date="2026-10-15T09:00:00Z">
        <w:r w:rsidRPr="006650A6">
          <w:rPr>
            <w:rFonts w:ascii="Arial" w:eastAsia="Calibri" w:hAnsi="Arial" w:cs="Guttman Drogolin" w:hint="cs"/>
            <w:b/>
            <w:color w:val="000000"/>
            <w:sz w:val="21"/>
            <w:szCs w:val="21"/>
            <w:rtl/>
          </w:rPr>
          <w:delText xml:space="preserve">פוסקים</w:delText>
        </w:r>
      </w:del>
      <w:ins w:id="1194" w:author="מגיה" w:date="2026-10-15T09:00:00Z">
        <w:r>
          <w:rPr>
            <w:rFonts w:ascii="Arial" w:eastAsia="Calibri" w:hAnsi="Arial" w:cs="Guttman Drogolin" w:hint="cs"/>
            <w:b/>
            <w:color w:val="000000"/>
            <w:sz w:val="21"/>
            <w:szCs w:val="21"/>
            <w:rtl/>
          </w:rPr>
          <w:t xml:space="preserve">הפוסקים</w:t>
        </w:r>
      </w:ins>
      <w:r w:rsidRPr="006650A6">
        <w:rPr>
          <w:rFonts w:ascii="Arial" w:eastAsia="Calibri" w:hAnsi="Arial" w:cs="Guttman Drogolin" w:hint="cs"/>
          <w:b/>
          <w:color w:val="000000"/>
          <w:sz w:val="21"/>
          <w:szCs w:val="21"/>
          <w:rtl/>
        </w:rPr>
        <w:t xml:space="preserve"> היא רק משום מדת חסידות</w:t>
      </w:r>
      <w:r w:rsidRPr="006650A6">
        <w:rPr>
          <w:rFonts w:ascii="Arial" w:eastAsia="Calibri" w:hAnsi="Arial" w:cs="Guttman Drogolin"/>
          <w:b/>
          <w:color w:val="000000"/>
          <w:sz w:val="21"/>
          <w:szCs w:val="21"/>
          <w:vertAlign w:val="superscript"/>
          <w:rtl/>
        </w:rPr>
        <w:footnoteReference w:id="26"/>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ו</w:t>
      </w:r>
      <w:r w:rsidRPr="006650A6">
        <w:rPr>
          <w:rFonts w:ascii="Arial" w:eastAsia="Calibri" w:hAnsi="Arial" w:cs="Guttman Drogolin" w:hint="cs"/>
          <w:b/>
          <w:color w:val="000000"/>
          <w:sz w:val="21"/>
          <w:szCs w:val="21"/>
          <w:rtl/>
        </w:rPr>
        <w:t xml:space="preserve">הטעם שהביאו המחבר </w:t>
      </w:r>
      <w:proofErr w:type="spellStart"/>
      <w:r w:rsidRPr="006650A6">
        <w:rPr>
          <w:rFonts w:ascii="Arial" w:eastAsia="Calibri" w:hAnsi="Arial" w:cs="Guttman Drogolin" w:hint="cs"/>
          <w:b/>
          <w:color w:val="000000"/>
          <w:sz w:val="21"/>
          <w:szCs w:val="21"/>
          <w:rtl/>
        </w:rPr>
        <w:t>בשו"ע</w:t>
      </w:r>
      <w:ins w:id="1192" w:author="מגיה" w:date="2026-10-15T09:00:00Z">
        <w:r>
          <w:rPr>
            <w:rFonts w:ascii="Arial" w:eastAsia="Calibri" w:hAnsi="Arial" w:cs="Guttman Drogolin" w:hint="cs"/>
            <w:b/>
            <w:color w:val="000000"/>
            <w:sz w:val="21"/>
            <w:szCs w:val="21"/>
            <w:rtl/>
          </w:rPr>
          <w:t xml:space="preserve">,</w:t>
        </w:r>
      </w:ins>
      <w:proofErr w:type="spellEnd"/>
      <w:r w:rsidRPr="006650A6">
        <w:rPr>
          <w:rFonts w:ascii="Arial" w:eastAsia="Calibri" w:hAnsi="Arial" w:cs="Guttman Drogolin" w:hint="cs"/>
          <w:b/>
          <w:color w:val="000000"/>
          <w:sz w:val="21"/>
          <w:szCs w:val="21"/>
          <w:rtl/>
        </w:rPr>
        <w:t xml:space="preserve"> </w:t>
      </w:r>
      <w:r w:rsidR="00BA11C4">
        <w:rPr>
          <w:rFonts w:ascii="Arial" w:eastAsia="Calibri" w:hAnsi="Arial" w:cs="Guttman Drogolin" w:hint="cs"/>
          <w:b/>
          <w:color w:val="000000"/>
          <w:sz w:val="21"/>
          <w:szCs w:val="21"/>
          <w:rtl/>
        </w:rPr>
        <w:t xml:space="preserve">למרות </w:t>
      </w:r>
      <w:r w:rsidRPr="006650A6">
        <w:rPr>
          <w:rFonts w:ascii="Arial" w:eastAsia="Calibri" w:hAnsi="Arial" w:cs="Guttman Drogolin" w:hint="cs"/>
          <w:b/>
          <w:color w:val="000000"/>
          <w:sz w:val="21"/>
          <w:szCs w:val="21"/>
          <w:rtl/>
        </w:rPr>
        <w:t>שאין דר</w:t>
      </w:r>
      <w:r w:rsidR="00BA11C4">
        <w:rPr>
          <w:rFonts w:ascii="Arial" w:eastAsia="Calibri" w:hAnsi="Arial" w:cs="Guttman Drogolin" w:hint="cs"/>
          <w:b/>
          <w:color w:val="000000"/>
          <w:sz w:val="21"/>
          <w:szCs w:val="21"/>
          <w:rtl/>
        </w:rPr>
        <w:t>כו</w:t>
      </w:r>
      <w:r w:rsidRPr="006650A6">
        <w:rPr>
          <w:rFonts w:ascii="Arial" w:eastAsia="Calibri" w:hAnsi="Arial" w:cs="Guttman Drogolin" w:hint="cs"/>
          <w:b/>
          <w:color w:val="000000"/>
          <w:sz w:val="21"/>
          <w:szCs w:val="21"/>
          <w:rtl/>
        </w:rPr>
        <w:t xml:space="preserve"> להביא דברי חסידות,</w:t>
      </w:r>
      <w:r w:rsidRPr="006650A6">
        <w:rPr>
          <w:rFonts w:ascii="Arial" w:eastAsia="Calibri" w:hAnsi="Arial" w:cs="Guttman Drogolin"/>
          <w:b/>
          <w:color w:val="000000"/>
          <w:sz w:val="21"/>
          <w:szCs w:val="21"/>
          <w:rtl/>
        </w:rPr>
        <w:t xml:space="preserve"> </w:t>
      </w:r>
      <w:ins w:id="1191" w:author="מגיה" w:date="2026-10-15T09:00:00Z">
        <w:r>
          <w:rPr>
            <w:rFonts w:ascii="Arial" w:eastAsia="Calibri" w:hAnsi="Arial" w:cs="Guttman Drogolin"/>
            <w:b/>
            <w:color w:val="000000"/>
            <w:sz w:val="21"/>
            <w:szCs w:val="21"/>
            <w:rtl/>
          </w:rPr>
          <w:t xml:space="preserve">הוא </w:t>
        </w:r>
      </w:ins>
      <w:r w:rsidRPr="006650A6">
        <w:rPr>
          <w:rFonts w:ascii="Arial" w:eastAsia="Calibri" w:hAnsi="Arial" w:cs="Guttman Drogolin" w:hint="cs"/>
          <w:b/>
          <w:color w:val="000000"/>
          <w:sz w:val="21"/>
          <w:szCs w:val="21"/>
          <w:rtl/>
        </w:rPr>
        <w:t xml:space="preserve">כיון </w:t>
      </w:r>
      <w:r w:rsidRPr="006650A6">
        <w:rPr>
          <w:rFonts w:ascii="Arial" w:eastAsia="Calibri" w:hAnsi="Arial" w:cs="Guttman Drogolin" w:hint="cs"/>
          <w:b/>
          <w:sz w:val="21"/>
          <w:szCs w:val="21"/>
          <w:rtl/>
        </w:rPr>
        <w:t xml:space="preserve">שכיסוי </w:t>
      </w:r>
      <w:del w:id="1189" w:author="מגיה" w:date="2026-10-15T09:00:00Z">
        <w:r w:rsidRPr="006650A6">
          <w:rPr>
            <w:rFonts w:ascii="Arial" w:eastAsia="Calibri" w:hAnsi="Arial" w:cs="Guttman Drogolin" w:hint="cs"/>
            <w:b/>
            <w:sz w:val="21"/>
            <w:szCs w:val="21"/>
            <w:rtl/>
          </w:rPr>
          <w:delText xml:space="preserve">ראש</w:delText>
        </w:r>
      </w:del>
      <w:ins w:id="1190" w:author="מגיה" w:date="2026-10-15T09:00:00Z">
        <w:r>
          <w:rPr>
            <w:rFonts w:ascii="Arial" w:eastAsia="Calibri" w:hAnsi="Arial" w:cs="Guttman Drogolin" w:hint="cs"/>
            <w:b/>
            <w:sz w:val="21"/>
            <w:szCs w:val="21"/>
            <w:rtl/>
          </w:rPr>
          <w:t xml:space="preserve">הראש</w:t>
        </w:r>
      </w:ins>
      <w:r w:rsidRPr="006650A6">
        <w:rPr>
          <w:rFonts w:ascii="Arial" w:eastAsia="Calibri" w:hAnsi="Arial" w:cs="Guttman Drogolin" w:hint="cs"/>
          <w:b/>
          <w:sz w:val="21"/>
          <w:szCs w:val="21"/>
          <w:rtl/>
        </w:rPr>
        <w:t xml:space="preserve"> </w:t>
      </w:r>
      <w:r w:rsidRPr="006650A6">
        <w:rPr>
          <w:rFonts w:ascii="Arial" w:eastAsia="Calibri" w:hAnsi="Arial" w:cs="Guttman Drogolin"/>
          <w:b/>
          <w:sz w:val="21"/>
          <w:szCs w:val="21"/>
          <w:rtl/>
        </w:rPr>
        <w:t xml:space="preserve">מורה על יראת </w:t>
      </w:r>
      <w:r w:rsidRPr="006650A6">
        <w:rPr>
          <w:rFonts w:ascii="Arial" w:eastAsia="Calibri" w:hAnsi="Arial" w:cs="Guttman Drogolin"/>
          <w:b/>
          <w:sz w:val="21"/>
          <w:szCs w:val="21"/>
          <w:rtl/>
        </w:rPr>
        <w:lastRenderedPageBreak/>
        <w:t>שמים</w:t>
      </w:r>
      <w:r w:rsidRPr="006650A6">
        <w:rPr>
          <w:rFonts w:ascii="Arial" w:eastAsia="Calibri" w:hAnsi="Arial" w:cs="Guttman Drogolin"/>
          <w:b/>
          <w:sz w:val="21"/>
          <w:szCs w:val="21"/>
          <w:vertAlign w:val="superscript"/>
          <w:rtl/>
        </w:rPr>
        <w:footnoteReference w:id="27"/>
      </w:r>
      <w:r w:rsidRPr="006650A6">
        <w:rPr>
          <w:rFonts w:ascii="Arial" w:eastAsia="Calibri" w:hAnsi="Arial" w:cs="Guttman Drogolin"/>
          <w:b/>
          <w:sz w:val="21"/>
          <w:szCs w:val="21"/>
          <w:rtl/>
        </w:rPr>
        <w:t xml:space="preserve">. </w:t>
      </w:r>
      <w:r w:rsidRPr="006650A6">
        <w:rPr>
          <w:rFonts w:ascii="Arial" w:eastAsia="Calibri" w:hAnsi="Arial" w:cs="Guttman Drogolin" w:hint="cs"/>
          <w:b/>
          <w:color w:val="000000"/>
          <w:sz w:val="21"/>
          <w:szCs w:val="21"/>
          <w:rtl/>
        </w:rPr>
        <w:t>ו</w:t>
      </w:r>
      <w:r w:rsidRPr="006650A6">
        <w:rPr>
          <w:rFonts w:ascii="Arial" w:eastAsia="Calibri" w:hAnsi="Arial" w:cs="Guttman Drogolin"/>
          <w:b/>
          <w:color w:val="000000"/>
          <w:sz w:val="21"/>
          <w:szCs w:val="21"/>
          <w:rtl/>
        </w:rPr>
        <w:t xml:space="preserve">י"א </w:t>
      </w:r>
      <w:r w:rsidRPr="006650A6">
        <w:rPr>
          <w:rFonts w:ascii="Arial" w:eastAsia="Calibri" w:hAnsi="Arial" w:cs="Guttman Drogolin" w:hint="cs"/>
          <w:b/>
          <w:color w:val="000000"/>
          <w:sz w:val="21"/>
          <w:szCs w:val="21"/>
          <w:rtl/>
        </w:rPr>
        <w:t xml:space="preserve">שגילוי ראש </w:t>
      </w:r>
      <w:r w:rsidRPr="006650A6">
        <w:rPr>
          <w:rFonts w:ascii="Arial" w:eastAsia="Calibri" w:hAnsi="Arial" w:cs="Guttman Drogolin"/>
          <w:b/>
          <w:color w:val="000000"/>
          <w:sz w:val="21"/>
          <w:szCs w:val="21"/>
          <w:rtl/>
        </w:rPr>
        <w:t>אסור מצד הדין</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משום "</w:t>
      </w:r>
      <w:r w:rsidRPr="006650A6">
        <w:rPr>
          <w:rFonts w:ascii="Arial" w:eastAsia="Calibri" w:hAnsi="Arial" w:cs="Guttman Drogolin" w:hint="cs"/>
          <w:b/>
          <w:color w:val="000000"/>
          <w:sz w:val="21"/>
          <w:szCs w:val="21"/>
          <w:rtl/>
        </w:rPr>
        <w:t>בחוקותיהם</w:t>
      </w:r>
      <w:r w:rsidRPr="006650A6">
        <w:rPr>
          <w:rFonts w:ascii="Arial" w:eastAsia="Calibri" w:hAnsi="Arial" w:cs="Guttman Drogolin"/>
          <w:b/>
          <w:color w:val="000000"/>
          <w:sz w:val="21"/>
          <w:szCs w:val="21"/>
          <w:rtl/>
        </w:rPr>
        <w:t xml:space="preserve"> לא תלכו</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vertAlign w:val="superscript"/>
          <w:rtl/>
        </w:rPr>
        <w:footnoteReference w:id="28"/>
      </w:r>
      <w:r w:rsidRPr="006650A6">
        <w:rPr>
          <w:rFonts w:ascii="Arial" w:eastAsia="Calibri" w:hAnsi="Arial" w:cs="Guttman Drogolin" w:hint="cs"/>
          <w:b/>
          <w:color w:val="000000"/>
          <w:sz w:val="21"/>
          <w:szCs w:val="21"/>
          <w:rtl/>
        </w:rPr>
        <w:t xml:space="preserve">.</w:t>
      </w:r>
      <w:del w:id="1188" w:author="מגיה" w:date="2026-10-15T09:00:00Z">
        <w:r w:rsidRPr="006650A6">
          <w:rPr>
            <w:rFonts w:ascii="Arial" w:eastAsia="Calibri" w:hAnsi="Arial" w:cs="Guttman Drogolin" w:hint="cs"/>
            <w:b/>
            <w:color w:val="000000"/>
            <w:sz w:val="21"/>
            <w:szCs w:val="21"/>
            <w:rtl/>
          </w:rPr>
          <w:delText xml:space="preserve"> </w:delText>
        </w:r>
      </w:del>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טז</w:t>
      </w:r>
      <w:proofErr w:type="spellEnd"/>
      <w:r w:rsidR="006650A6" w:rsidRPr="006650A6">
        <w:rPr>
          <w:rFonts w:asciiTheme="minorBidi" w:eastAsia="Times New Roman" w:hAnsiTheme="minorBidi" w:cs="Guttman Drogolin" w:hint="cs"/>
          <w:b/>
          <w:bCs/>
          <w:color w:val="000000"/>
          <w:sz w:val="24"/>
          <w:szCs w:val="24"/>
          <w:rtl/>
        </w:rPr>
        <w:t xml:space="preserve">. שאלה. איך יש לנהוג </w:t>
      </w:r>
      <w:proofErr w:type="spellStart"/>
      <w:r w:rsidR="006650A6" w:rsidRPr="006650A6">
        <w:rPr>
          <w:rFonts w:asciiTheme="minorBidi" w:eastAsia="Times New Roman" w:hAnsiTheme="minorBidi" w:cs="Guttman Drogolin" w:hint="cs"/>
          <w:b/>
          <w:bCs/>
          <w:color w:val="000000"/>
          <w:sz w:val="24"/>
          <w:szCs w:val="24"/>
          <w:rtl/>
        </w:rPr>
        <w:t>לענין</w:t>
      </w:r>
      <w:proofErr w:type="spellEnd"/>
      <w:r w:rsidR="006650A6" w:rsidRPr="006650A6">
        <w:rPr>
          <w:rFonts w:asciiTheme="minorBidi" w:eastAsia="Times New Roman" w:hAnsiTheme="minorBidi" w:cs="Guttman Drogolin" w:hint="cs"/>
          <w:b/>
          <w:bCs/>
          <w:color w:val="000000"/>
          <w:sz w:val="24"/>
          <w:szCs w:val="24"/>
          <w:rtl/>
        </w:rPr>
        <w:t xml:space="preserve"> גילוי ראש על שפת הים ובבריכה?</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002C71D3">
        <w:rPr>
          <w:rFonts w:ascii="Arial" w:eastAsia="Calibri" w:hAnsi="Arial" w:cs="Guttman Drogolin" w:hint="cs"/>
          <w:b/>
          <w:color w:val="000000"/>
          <w:sz w:val="21"/>
          <w:szCs w:val="21"/>
          <w:rtl/>
        </w:rPr>
        <w:t>ב</w:t>
      </w:r>
      <w:r w:rsidRPr="006650A6">
        <w:rPr>
          <w:rFonts w:ascii="Arial" w:eastAsia="Calibri" w:hAnsi="Arial" w:cs="Guttman Drogolin"/>
          <w:b/>
          <w:color w:val="000000"/>
          <w:sz w:val="21"/>
          <w:szCs w:val="21"/>
          <w:rtl/>
        </w:rPr>
        <w:t>פמ"ג</w:t>
      </w:r>
      <w:proofErr w:type="spellEnd"/>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w:t>
      </w:r>
      <w:r w:rsidR="009E1E1A">
        <w:rPr>
          <w:rFonts w:ascii="Arial" w:eastAsia="Calibri" w:hAnsi="Arial" w:cs="Guttman Drogolin" w:hint="cs"/>
          <w:b/>
          <w:color w:val="000000"/>
          <w:sz w:val="21"/>
          <w:szCs w:val="21"/>
          <w:rtl/>
        </w:rPr>
        <w:t xml:space="preserve">ב' </w:t>
      </w:r>
      <w:r w:rsidRPr="006650A6">
        <w:rPr>
          <w:rFonts w:ascii="Arial" w:eastAsia="Calibri" w:hAnsi="Arial" w:cs="Guttman Drogolin"/>
          <w:b/>
          <w:color w:val="000000"/>
          <w:sz w:val="21"/>
          <w:szCs w:val="21"/>
          <w:rtl/>
        </w:rPr>
        <w:t xml:space="preserve">א"א </w:t>
      </w:r>
      <w:proofErr w:type="spellStart"/>
      <w:r w:rsidRPr="006650A6">
        <w:rPr>
          <w:rFonts w:ascii="Arial" w:eastAsia="Calibri" w:hAnsi="Arial" w:cs="Guttman Drogolin"/>
          <w:b/>
          <w:color w:val="000000"/>
          <w:sz w:val="21"/>
          <w:szCs w:val="21"/>
          <w:rtl/>
        </w:rPr>
        <w:t>סק</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ד</w:t>
      </w:r>
      <w:proofErr w:type="spellEnd"/>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כתב</w:t>
      </w:r>
      <w:r>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b/>
          <w:color w:val="000000"/>
          <w:sz w:val="21"/>
          <w:szCs w:val="21"/>
          <w:rtl/>
        </w:rPr>
        <w:t>ד</w:t>
      </w:r>
      <w:r w:rsidRPr="006650A6">
        <w:rPr>
          <w:rFonts w:ascii="Arial" w:eastAsia="Calibri" w:hAnsi="Arial" w:cs="Guttman Drogolin" w:hint="cs"/>
          <w:b/>
          <w:color w:val="000000"/>
          <w:sz w:val="21"/>
          <w:szCs w:val="21"/>
          <w:rtl/>
        </w:rPr>
        <w:t>ה</w:t>
      </w:r>
      <w:r w:rsidRPr="006650A6">
        <w:rPr>
          <w:rFonts w:ascii="Arial" w:eastAsia="Calibri" w:hAnsi="Arial" w:cs="Guttman Drogolin"/>
          <w:b/>
          <w:color w:val="000000"/>
          <w:sz w:val="21"/>
          <w:szCs w:val="21"/>
          <w:rtl/>
        </w:rPr>
        <w:t>רוחץ</w:t>
      </w:r>
      <w:proofErr w:type="spellEnd"/>
      <w:r w:rsidRPr="006650A6">
        <w:rPr>
          <w:rFonts w:ascii="Arial" w:eastAsia="Calibri" w:hAnsi="Arial" w:cs="Guttman Drogolin"/>
          <w:b/>
          <w:color w:val="000000"/>
          <w:sz w:val="21"/>
          <w:szCs w:val="21"/>
          <w:rtl/>
        </w:rPr>
        <w:t xml:space="preserve"> ראוי ל</w:t>
      </w:r>
      <w:r w:rsidRPr="006650A6">
        <w:rPr>
          <w:rFonts w:ascii="Arial" w:eastAsia="Calibri" w:hAnsi="Arial" w:cs="Guttman Drogolin" w:hint="cs"/>
          <w:b/>
          <w:color w:val="000000"/>
          <w:sz w:val="21"/>
          <w:szCs w:val="21"/>
          <w:rtl/>
        </w:rPr>
        <w:t>י</w:t>
      </w:r>
      <w:r w:rsidRPr="006650A6">
        <w:rPr>
          <w:rFonts w:ascii="Arial" w:eastAsia="Calibri" w:hAnsi="Arial" w:cs="Guttman Drogolin"/>
          <w:b/>
          <w:color w:val="000000"/>
          <w:sz w:val="21"/>
          <w:szCs w:val="21"/>
          <w:rtl/>
        </w:rPr>
        <w:t xml:space="preserve">זהר להניח מלבושיו מיד סמוך לשפת הנהר, לא כאותן </w:t>
      </w:r>
      <w:proofErr w:type="spellStart"/>
      <w:r w:rsidRPr="006650A6">
        <w:rPr>
          <w:rFonts w:ascii="Arial" w:eastAsia="Calibri" w:hAnsi="Arial" w:cs="Guttman Drogolin"/>
          <w:b/>
          <w:color w:val="000000"/>
          <w:sz w:val="21"/>
          <w:szCs w:val="21"/>
          <w:rtl/>
        </w:rPr>
        <w:t>שהולכין</w:t>
      </w:r>
      <w:proofErr w:type="spellEnd"/>
      <w:r w:rsidRPr="006650A6">
        <w:rPr>
          <w:rFonts w:ascii="Arial" w:eastAsia="Calibri" w:hAnsi="Arial" w:cs="Guttman Drogolin"/>
          <w:b/>
          <w:color w:val="000000"/>
          <w:sz w:val="21"/>
          <w:szCs w:val="21"/>
          <w:rtl/>
        </w:rPr>
        <w:t xml:space="preserve"> כמה אמות בגילוי הגוף וראש. אלא שראה ברכי יוסף </w:t>
      </w:r>
      <w:r w:rsidRPr="006650A6">
        <w:rPr>
          <w:rFonts w:ascii="Arial" w:eastAsia="Calibri" w:hAnsi="Arial" w:cs="Guttman Drogolin" w:hint="cs"/>
          <w:b/>
          <w:color w:val="000000"/>
          <w:sz w:val="21"/>
          <w:szCs w:val="21"/>
          <w:rtl/>
        </w:rPr>
        <w:t>(</w:t>
      </w:r>
      <w:proofErr w:type="spellStart"/>
      <w:r w:rsidRPr="006650A6">
        <w:rPr>
          <w:rFonts w:ascii="Arial" w:eastAsia="Calibri" w:hAnsi="Arial" w:cs="Guttman Drogolin"/>
          <w:b/>
          <w:color w:val="000000"/>
          <w:sz w:val="21"/>
          <w:szCs w:val="21"/>
          <w:rtl/>
        </w:rPr>
        <w:t>או"ח</w:t>
      </w:r>
      <w:proofErr w:type="spellEnd"/>
      <w:r w:rsidRPr="006650A6">
        <w:rPr>
          <w:rFonts w:ascii="Arial" w:eastAsia="Calibri" w:hAnsi="Arial" w:cs="Guttman Drogolin"/>
          <w:b/>
          <w:color w:val="000000"/>
          <w:sz w:val="21"/>
          <w:szCs w:val="21"/>
          <w:rtl/>
        </w:rPr>
        <w:t xml:space="preserve"> ס</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ב</w:t>
      </w:r>
      <w:r w:rsidRPr="006650A6">
        <w:rPr>
          <w:rFonts w:ascii="Arial" w:eastAsia="Calibri" w:hAnsi="Arial" w:cs="Guttman Drogolin"/>
          <w:b/>
          <w:color w:val="000000"/>
          <w:sz w:val="21"/>
          <w:szCs w:val="21"/>
        </w:rPr>
        <w:t xml:space="preserve"> </w:t>
      </w:r>
      <w:r w:rsidRPr="006650A6">
        <w:rPr>
          <w:rFonts w:ascii="Arial" w:eastAsia="Calibri" w:hAnsi="Arial" w:cs="Guttman Drogolin"/>
          <w:b/>
          <w:color w:val="000000"/>
          <w:sz w:val="21"/>
          <w:szCs w:val="21"/>
          <w:rtl/>
        </w:rPr>
        <w:t>ג</w:t>
      </w:r>
      <w:r w:rsidRPr="006650A6">
        <w:rPr>
          <w:rFonts w:ascii="Arial" w:eastAsia="Calibri" w:hAnsi="Arial" w:cs="Guttman Drogolin" w:hint="cs"/>
          <w:b/>
          <w:color w:val="000000"/>
          <w:sz w:val="21"/>
          <w:szCs w:val="21"/>
          <w:rtl/>
        </w:rPr>
        <w:t>) שכתב</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b/>
          <w:color w:val="000000"/>
          <w:sz w:val="21"/>
          <w:szCs w:val="21"/>
          <w:rtl/>
        </w:rPr>
        <w:t>דלצורך</w:t>
      </w:r>
      <w:proofErr w:type="spellEnd"/>
      <w:r w:rsidRPr="006650A6">
        <w:rPr>
          <w:rFonts w:ascii="Arial" w:eastAsia="Calibri" w:hAnsi="Arial" w:cs="Guttman Drogolin"/>
          <w:b/>
          <w:color w:val="000000"/>
          <w:sz w:val="21"/>
          <w:szCs w:val="21"/>
          <w:rtl/>
        </w:rPr>
        <w:t xml:space="preserve"> כגון </w:t>
      </w:r>
      <w:proofErr w:type="spellStart"/>
      <w:r w:rsidRPr="006650A6">
        <w:rPr>
          <w:rFonts w:ascii="Arial" w:eastAsia="Calibri" w:hAnsi="Arial" w:cs="Guttman Drogolin"/>
          <w:b/>
          <w:color w:val="000000"/>
          <w:sz w:val="21"/>
          <w:szCs w:val="21"/>
          <w:rtl/>
        </w:rPr>
        <w:t>להקר</w:t>
      </w:r>
      <w:proofErr w:type="spellEnd"/>
      <w:r w:rsidRPr="006650A6">
        <w:rPr>
          <w:rFonts w:ascii="Arial" w:eastAsia="Calibri" w:hAnsi="Arial" w:cs="Guttman Drogolin"/>
          <w:b/>
          <w:color w:val="000000"/>
          <w:sz w:val="21"/>
          <w:szCs w:val="21"/>
          <w:rtl/>
        </w:rPr>
        <w:t xml:space="preserve"> וכיוצא, התיר הרב שמלה חדשה</w:t>
      </w:r>
      <w:r w:rsidRPr="006650A6">
        <w:rPr>
          <w:rFonts w:ascii="Arial" w:eastAsia="Calibri" w:hAnsi="Arial" w:cs="Guttman Drogolin" w:hint="cs"/>
          <w:b/>
          <w:color w:val="000000"/>
          <w:sz w:val="21"/>
          <w:szCs w:val="21"/>
          <w:rtl/>
        </w:rPr>
        <w:t xml:space="preserve"> ע"כ.</w:t>
      </w:r>
      <w:r w:rsidRPr="006650A6">
        <w:rPr>
          <w:rFonts w:ascii="Arial" w:eastAsia="Calibri" w:hAnsi="Arial" w:cs="Guttman Drogolin"/>
          <w:b/>
          <w:color w:val="000000"/>
          <w:sz w:val="21"/>
          <w:szCs w:val="21"/>
          <w:rtl/>
        </w:rPr>
        <w:t xml:space="preserve"> ולדבריו </w:t>
      </w:r>
      <w:r w:rsidRPr="006650A6">
        <w:rPr>
          <w:rFonts w:ascii="Arial" w:eastAsia="Calibri" w:hAnsi="Arial" w:cs="Guttman Drogolin" w:hint="cs"/>
          <w:b/>
          <w:color w:val="000000"/>
          <w:sz w:val="21"/>
          <w:szCs w:val="21"/>
          <w:rtl/>
        </w:rPr>
        <w:t xml:space="preserve">בשפת הים </w:t>
      </w:r>
      <w:r w:rsidRPr="006650A6">
        <w:rPr>
          <w:rFonts w:ascii="Arial" w:eastAsia="Calibri" w:hAnsi="Arial" w:cs="Guttman Drogolin"/>
          <w:b/>
          <w:color w:val="000000"/>
          <w:sz w:val="21"/>
          <w:szCs w:val="21"/>
          <w:rtl/>
        </w:rPr>
        <w:t xml:space="preserve">ובבריכות </w:t>
      </w:r>
      <w:r w:rsidRPr="006650A6">
        <w:rPr>
          <w:rFonts w:ascii="Arial" w:eastAsia="Calibri" w:hAnsi="Arial" w:cs="Guttman Drogolin" w:hint="cs"/>
          <w:b/>
          <w:color w:val="000000"/>
          <w:sz w:val="21"/>
          <w:szCs w:val="21"/>
          <w:rtl/>
        </w:rPr>
        <w:t>ש</w:t>
      </w:r>
      <w:r w:rsidRPr="006650A6">
        <w:rPr>
          <w:rFonts w:ascii="Arial" w:eastAsia="Calibri" w:hAnsi="Arial" w:cs="Guttman Drogolin"/>
          <w:b/>
          <w:color w:val="000000"/>
          <w:sz w:val="21"/>
          <w:szCs w:val="21"/>
          <w:rtl/>
        </w:rPr>
        <w:t xml:space="preserve">אין </w:t>
      </w:r>
      <w:ins w:id="1203" w:author="מגיה" w:date="2026-10-15T09:00:00Z">
        <w:r>
          <w:rPr>
            <w:rFonts w:ascii="Arial" w:eastAsia="Calibri" w:hAnsi="Arial" w:cs="Guttman Drogolin"/>
            <w:b/>
            <w:color w:val="000000"/>
            <w:sz w:val="21"/>
            <w:szCs w:val="21"/>
            <w:rtl/>
          </w:rPr>
          <w:t xml:space="preserve">שם </w:t>
        </w:r>
      </w:ins>
      <w:r w:rsidRPr="006650A6">
        <w:rPr>
          <w:rFonts w:ascii="Arial" w:eastAsia="Calibri" w:hAnsi="Arial" w:cs="Guttman Drogolin"/>
          <w:b/>
          <w:color w:val="000000"/>
          <w:sz w:val="21"/>
          <w:szCs w:val="21"/>
          <w:rtl/>
        </w:rPr>
        <w:t xml:space="preserve">מקום להניח כיפה </w:t>
      </w:r>
      <w:r w:rsidRPr="006650A6">
        <w:rPr>
          <w:rFonts w:ascii="Arial" w:eastAsia="Calibri" w:hAnsi="Arial" w:cs="Guttman Drogolin" w:hint="cs"/>
          <w:b/>
          <w:color w:val="000000"/>
          <w:sz w:val="21"/>
          <w:szCs w:val="21"/>
          <w:rtl/>
        </w:rPr>
        <w:t>סמוך לשפת הים,</w:t>
      </w:r>
      <w:ins w:id="1202" w:author="מגיה" w:date="2026-10-15T09:00:00Z">
        <w:r>
          <w:rPr>
            <w:rFonts w:ascii="Arial" w:eastAsia="Calibri" w:hAnsi="Arial" w:cs="Guttman Drogolin" w:hint="cs"/>
            <w:b/>
            <w:color w:val="000000"/>
            <w:sz w:val="21"/>
            <w:szCs w:val="21"/>
            <w:rtl/>
          </w:rPr>
          <w:t xml:space="preserve"> הדבר</w:t>
        </w:r>
      </w:ins>
      <w:r w:rsidRPr="006650A6">
        <w:rPr>
          <w:rFonts w:ascii="Arial" w:eastAsia="Calibri" w:hAnsi="Arial" w:cs="Guttman Drogolin"/>
          <w:b/>
          <w:color w:val="000000"/>
          <w:sz w:val="21"/>
          <w:szCs w:val="21"/>
          <w:rtl/>
        </w:rPr>
        <w:t xml:space="preserve"> נחשב צורך. ואם רוצה להחמיר יניח ידיו על ראשו</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עד מקום המים</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שאף ש</w:t>
      </w:r>
      <w:r w:rsidRPr="006650A6">
        <w:rPr>
          <w:rFonts w:ascii="Arial" w:eastAsia="Calibri" w:hAnsi="Arial" w:cs="Guttman Drogolin" w:hint="cs"/>
          <w:b/>
          <w:color w:val="000000"/>
          <w:sz w:val="21"/>
          <w:szCs w:val="21"/>
          <w:rtl/>
        </w:rPr>
        <w:t xml:space="preserve">יתכן שלא </w:t>
      </w:r>
      <w:del w:id="1200" w:author="מגיה" w:date="2026-10-15T09:00:00Z">
        <w:r w:rsidRPr="006650A6">
          <w:rPr>
            <w:rFonts w:ascii="Arial" w:eastAsia="Calibri" w:hAnsi="Arial" w:cs="Guttman Drogolin" w:hint="cs"/>
            <w:b/>
            <w:color w:val="000000"/>
            <w:sz w:val="21"/>
            <w:szCs w:val="21"/>
            <w:rtl/>
          </w:rPr>
          <w:delText xml:space="preserve">נחשב</w:delText>
        </w:r>
      </w:del>
      <w:ins w:id="1201" w:author="מגיה" w:date="2026-10-15T09:00:00Z">
        <w:r>
          <w:rPr>
            <w:rFonts w:ascii="Arial" w:eastAsia="Calibri" w:hAnsi="Arial" w:cs="Guttman Drogolin" w:hint="cs"/>
            <w:b/>
            <w:color w:val="000000"/>
            <w:sz w:val="21"/>
            <w:szCs w:val="21"/>
            <w:rtl/>
          </w:rPr>
          <w:t xml:space="preserve">ייחשב</w:t>
        </w:r>
      </w:ins>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בכה"ג</w:t>
      </w:r>
      <w:proofErr w:type="spellEnd"/>
      <w:r w:rsidRPr="006650A6">
        <w:rPr>
          <w:rFonts w:ascii="Arial" w:eastAsia="Calibri" w:hAnsi="Arial" w:cs="Guttman Drogolin" w:hint="cs"/>
          <w:b/>
          <w:color w:val="000000"/>
          <w:sz w:val="21"/>
          <w:szCs w:val="21"/>
          <w:rtl/>
        </w:rPr>
        <w:t xml:space="preserve"> </w:t>
      </w:r>
      <w:del w:id="1198" w:author="מגיה" w:date="2026-10-15T09:00:00Z">
        <w:r w:rsidRPr="006650A6">
          <w:rPr>
            <w:rFonts w:ascii="Arial" w:eastAsia="Calibri" w:hAnsi="Arial" w:cs="Guttman Drogolin"/>
            <w:b/>
            <w:color w:val="000000"/>
            <w:sz w:val="21"/>
            <w:szCs w:val="21"/>
            <w:rtl/>
          </w:rPr>
          <w:delText xml:space="preserve">כיסוי</w:delText>
        </w:r>
      </w:del>
      <w:ins w:id="1199" w:author="מגיה" w:date="2026-10-15T09:00:00Z">
        <w:r>
          <w:rPr>
            <w:rFonts w:ascii="Arial" w:eastAsia="Calibri" w:hAnsi="Arial" w:cs="Guttman Drogolin"/>
            <w:b/>
            <w:color w:val="000000"/>
            <w:sz w:val="21"/>
            <w:szCs w:val="21"/>
            <w:rtl/>
          </w:rPr>
          <w:t xml:space="preserve">ככיסוי</w:t>
        </w:r>
      </w:ins>
      <w:r w:rsidRPr="006650A6">
        <w:rPr>
          <w:rFonts w:ascii="Arial" w:eastAsia="Calibri" w:hAnsi="Arial" w:cs="Guttman Drogolin"/>
          <w:b/>
          <w:color w:val="000000"/>
          <w:sz w:val="21"/>
          <w:szCs w:val="21"/>
          <w:rtl/>
        </w:rPr>
        <w:t xml:space="preserve"> ראש</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 xml:space="preserve">מ"מ מועיל שלא </w:t>
      </w:r>
      <w:del w:id="1196" w:author="מגיה" w:date="2026-10-15T09:00:00Z">
        <w:r w:rsidRPr="006650A6">
          <w:rPr>
            <w:rFonts w:ascii="Arial" w:eastAsia="Calibri" w:hAnsi="Arial" w:cs="Guttman Drogolin" w:hint="cs"/>
            <w:b/>
            <w:color w:val="000000"/>
            <w:sz w:val="21"/>
            <w:szCs w:val="21"/>
            <w:rtl/>
          </w:rPr>
          <w:delText xml:space="preserve">יחשב</w:delText>
        </w:r>
      </w:del>
      <w:ins w:id="1197" w:author="מגיה" w:date="2026-10-15T09:00:00Z">
        <w:r>
          <w:rPr>
            <w:rFonts w:ascii="Arial" w:eastAsia="Calibri" w:hAnsi="Arial" w:cs="Guttman Drogolin" w:hint="cs"/>
            <w:b/>
            <w:color w:val="000000"/>
            <w:sz w:val="21"/>
            <w:szCs w:val="21"/>
            <w:rtl/>
          </w:rPr>
          <w:t xml:space="preserve">ייחשב</w:t>
        </w:r>
      </w:ins>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גילוי ראש</w:t>
      </w:r>
      <w:r w:rsidRPr="006650A6">
        <w:rPr>
          <w:rFonts w:ascii="Arial" w:eastAsia="Calibri" w:hAnsi="Arial" w:cs="Guttman Drogolin" w:hint="cs"/>
          <w:b/>
          <w:color w:val="000000"/>
          <w:sz w:val="21"/>
          <w:szCs w:val="21"/>
          <w:rtl/>
        </w:rPr>
        <w:t xml:space="preserve"> כמו שהתבאר לעיל בהערות מהחכמת שלמה</w:t>
      </w:r>
      <w:r w:rsidRPr="006650A6">
        <w:rPr>
          <w:rFonts w:ascii="Arial" w:eastAsia="Calibri" w:hAnsi="Arial" w:cs="Guttman Drogolin"/>
          <w:b/>
          <w:color w:val="000000"/>
          <w:sz w:val="21"/>
          <w:szCs w:val="21"/>
          <w:rtl/>
        </w:rPr>
        <w:t xml:space="preserve">.</w:t>
      </w:r>
      <w:del w:id="1195" w:author="מגיה" w:date="2026-10-15T09:00:00Z">
        <w:r w:rsidRPr="006650A6">
          <w:rPr>
            <w:rFonts w:ascii="Arial" w:eastAsia="Calibri" w:hAnsi="Arial" w:cs="Guttman Drogolin"/>
            <w:b/>
            <w:color w:val="000000"/>
            <w:sz w:val="21"/>
            <w:szCs w:val="21"/>
            <w:rtl/>
          </w:rPr>
          <w:delText xml:space="preserve"> </w:delText>
        </w:r>
      </w:del>
    </w:p>
    <w:p w:rsidR="006650A6" w:rsidRPr="006650A6" w:rsidRDefault="006650A6" w:rsidP="00DA147D">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sidRPr="006650A6">
        <w:rPr>
          <w:rFonts w:asciiTheme="minorBidi" w:eastAsia="Times New Roman" w:hAnsiTheme="minorBidi" w:cs="Guttman Drogolin" w:hint="cs"/>
          <w:b/>
          <w:bCs/>
          <w:color w:val="000000"/>
          <w:sz w:val="24"/>
          <w:szCs w:val="24"/>
          <w:rtl/>
        </w:rPr>
        <w:t>י</w:t>
      </w:r>
      <w:r w:rsidR="00DA147D">
        <w:rPr>
          <w:rFonts w:asciiTheme="minorBidi" w:eastAsia="Times New Roman" w:hAnsiTheme="minorBidi" w:cs="Guttman Drogolin" w:hint="cs"/>
          <w:b/>
          <w:bCs/>
          <w:color w:val="000000"/>
          <w:sz w:val="24"/>
          <w:szCs w:val="24"/>
          <w:rtl/>
        </w:rPr>
        <w:t>ז</w:t>
      </w:r>
      <w:proofErr w:type="spellEnd"/>
      <w:r w:rsidRPr="006650A6">
        <w:rPr>
          <w:rFonts w:asciiTheme="minorBidi" w:eastAsia="Times New Roman" w:hAnsiTheme="minorBidi" w:cs="Guttman Drogolin" w:hint="cs"/>
          <w:b/>
          <w:bCs/>
          <w:color w:val="000000"/>
          <w:sz w:val="24"/>
          <w:szCs w:val="24"/>
          <w:rtl/>
        </w:rPr>
        <w:t xml:space="preserve">. שאלה. האם לשבת או לשכב בגילוי ראש בלי ללכת </w:t>
      </w:r>
      <w:proofErr w:type="spellStart"/>
      <w:r w:rsidRPr="006650A6">
        <w:rPr>
          <w:rFonts w:asciiTheme="minorBidi" w:eastAsia="Times New Roman" w:hAnsiTheme="minorBidi" w:cs="Guttman Drogolin" w:hint="cs"/>
          <w:b/>
          <w:bCs/>
          <w:color w:val="000000"/>
          <w:sz w:val="24"/>
          <w:szCs w:val="24"/>
          <w:rtl/>
        </w:rPr>
        <w:t>קיל</w:t>
      </w:r>
      <w:proofErr w:type="spellEnd"/>
      <w:r w:rsidRPr="006650A6">
        <w:rPr>
          <w:rFonts w:asciiTheme="minorBidi" w:eastAsia="Times New Roman" w:hAnsiTheme="minorBidi" w:cs="Guttman Drogolin" w:hint="cs"/>
          <w:b/>
          <w:bCs/>
          <w:color w:val="000000"/>
          <w:sz w:val="24"/>
          <w:szCs w:val="24"/>
          <w:rtl/>
        </w:rPr>
        <w:t xml:space="preserve"> טפי?</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color w:val="000000"/>
          <w:sz w:val="21"/>
          <w:szCs w:val="21"/>
          <w:rtl/>
        </w:rPr>
        <w:t xml:space="preserve"> </w:t>
      </w:r>
      <w:r w:rsidR="009E1E1A" w:rsidRPr="009E1E1A">
        <w:rPr>
          <w:rFonts w:ascii="Arial" w:eastAsia="Calibri" w:hAnsi="Arial" w:cs="Guttman Drogolin" w:hint="cs"/>
          <w:color w:val="000000"/>
          <w:sz w:val="21"/>
          <w:szCs w:val="21"/>
          <w:rtl/>
        </w:rPr>
        <w:t xml:space="preserve">(ב </w:t>
      </w:r>
      <w:r w:rsidRPr="009E1E1A">
        <w:rPr>
          <w:rFonts w:ascii="Arial" w:eastAsia="Calibri" w:hAnsi="Arial" w:cs="Guttman Drogolin"/>
          <w:color w:val="000000"/>
          <w:sz w:val="21"/>
          <w:szCs w:val="21"/>
          <w:rtl/>
        </w:rPr>
        <w:t>ס</w:t>
      </w:r>
      <w:r w:rsidRPr="006650A6">
        <w:rPr>
          <w:rFonts w:ascii="Arial" w:eastAsia="Calibri" w:hAnsi="Arial" w:cs="Guttman Drogolin"/>
          <w:b/>
          <w:color w:val="000000"/>
          <w:sz w:val="21"/>
          <w:szCs w:val="21"/>
          <w:rtl/>
        </w:rPr>
        <w:t>"ו</w:t>
      </w:r>
      <w:r w:rsidR="009E1E1A">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כתב</w:t>
      </w:r>
      <w:r>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ולא ילך ד' אמות בגילוי הרא</w:t>
      </w:r>
      <w:r w:rsidRPr="006650A6">
        <w:rPr>
          <w:rFonts w:ascii="Arial" w:eastAsia="Calibri" w:hAnsi="Arial" w:cs="Guttman Drogolin" w:hint="cs"/>
          <w:b/>
          <w:color w:val="000000"/>
          <w:sz w:val="21"/>
          <w:szCs w:val="21"/>
          <w:rtl/>
        </w:rPr>
        <w:t xml:space="preserve">ש, ומשמע </w:t>
      </w:r>
      <w:proofErr w:type="spellStart"/>
      <w:r w:rsidRPr="006650A6">
        <w:rPr>
          <w:rFonts w:ascii="Arial" w:eastAsia="Calibri" w:hAnsi="Arial" w:cs="Guttman Drogolin" w:hint="cs"/>
          <w:b/>
          <w:color w:val="000000"/>
          <w:sz w:val="21"/>
          <w:szCs w:val="21"/>
          <w:rtl/>
        </w:rPr>
        <w:t>דהקפידא</w:t>
      </w:r>
      <w:proofErr w:type="spellEnd"/>
      <w:r w:rsidRPr="006650A6">
        <w:rPr>
          <w:rFonts w:ascii="Arial" w:eastAsia="Calibri" w:hAnsi="Arial" w:cs="Guttman Drogolin" w:hint="cs"/>
          <w:b/>
          <w:color w:val="000000"/>
          <w:sz w:val="21"/>
          <w:szCs w:val="21"/>
          <w:rtl/>
        </w:rPr>
        <w:t xml:space="preserve"> היא בהליכה. אמנם ראה </w:t>
      </w:r>
      <w:del w:id="1211" w:author="מגיה" w:date="2026-10-15T09:00:00Z">
        <w:r w:rsidRPr="006650A6">
          <w:rPr>
            <w:rFonts w:ascii="Arial" w:eastAsia="Calibri" w:hAnsi="Arial" w:cs="Guttman Drogolin" w:hint="cs"/>
            <w:b/>
            <w:color w:val="000000"/>
            <w:sz w:val="21"/>
            <w:szCs w:val="21"/>
            <w:rtl/>
          </w:rPr>
          <w:delText xml:space="preserve">ברכי</w:delText>
        </w:r>
      </w:del>
      <w:ins w:id="1212" w:author="מגיה" w:date="2026-10-15T09:00:00Z">
        <w:r>
          <w:rPr>
            <w:rFonts w:ascii="Arial" w:eastAsia="Calibri" w:hAnsi="Arial" w:cs="Guttman Drogolin" w:hint="cs"/>
            <w:b/>
            <w:color w:val="000000"/>
            <w:sz w:val="21"/>
            <w:szCs w:val="21"/>
            <w:rtl/>
          </w:rPr>
          <w:t xml:space="preserve">בברכי</w:t>
        </w:r>
      </w:ins>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יוסף</w:t>
      </w:r>
      <w:r w:rsidRPr="006650A6">
        <w:rPr>
          <w:rFonts w:ascii="Arial" w:eastAsia="Calibri" w:hAnsi="Arial" w:cs="Guttman Drogolin"/>
          <w:b/>
          <w:color w:val="000000"/>
          <w:sz w:val="21"/>
          <w:szCs w:val="21"/>
          <w:rtl/>
        </w:rPr>
        <w:t xml:space="preserve"> </w:t>
      </w:r>
      <w:proofErr w:type="spellStart"/>
      <w:r w:rsidRPr="006650A6">
        <w:rPr>
          <w:rFonts w:ascii="Arial" w:eastAsia="Calibri" w:hAnsi="Arial" w:cs="Guttman Drogolin" w:hint="cs"/>
          <w:b/>
          <w:color w:val="000000"/>
          <w:sz w:val="21"/>
          <w:szCs w:val="21"/>
          <w:rtl/>
        </w:rPr>
        <w:t>או"ח</w:t>
      </w:r>
      <w:proofErr w:type="spellEnd"/>
      <w:del w:id="1208" w:author="מגיה" w:date="2026-10-15T09:00:00Z">
        <w:r w:rsidRPr="006650A6">
          <w:rPr>
            <w:rFonts w:ascii="Arial" w:eastAsia="Calibri" w:hAnsi="Arial" w:cs="Guttman Drogolin" w:hint="cs"/>
            <w:b/>
            <w:color w:val="000000"/>
            <w:sz w:val="21"/>
            <w:szCs w:val="21"/>
            <w:rtl/>
          </w:rPr>
          <w:delText xml:space="preserve"> </w:delText>
        </w:r>
      </w:del>
      <w:del w:id="1209" w:author="מגיה" w:date="2026-10-15T09:00:00Z">
        <w:r w:rsidRPr="006650A6">
          <w:rPr>
            <w:rFonts w:ascii="Arial" w:eastAsia="Calibri" w:hAnsi="Arial" w:cs="Guttman Drogolin"/>
            <w:b/>
            <w:color w:val="000000"/>
            <w:sz w:val="21"/>
            <w:szCs w:val="21"/>
            <w:rtl/>
          </w:rPr>
          <w:delText xml:space="preserve"> </w:delText>
        </w:r>
      </w:del>
      <w:ins w:id="1210" w:author="מגיה" w:date="2026-10-15T09:00:00Z">
        <w:r>
          <w:rPr>
            <w:rFonts w:ascii="Arial" w:eastAsia="Calibri" w:hAnsi="Arial" w:cs="Guttman Drogolin" w:hint="cs"/>
            <w:b/>
            <w:color w:val="000000"/>
            <w:sz w:val="21"/>
            <w:szCs w:val="21"/>
            <w:rtl/>
          </w:rPr>
          <w:t xml:space="preserve"> </w:t>
        </w:r>
      </w:ins>
      <w:r w:rsidR="00BA11C4">
        <w:rPr>
          <w:rFonts w:ascii="Arial" w:eastAsia="Calibri" w:hAnsi="Arial" w:cs="Guttman Drogolin" w:hint="cs"/>
          <w:b/>
          <w:color w:val="000000"/>
          <w:sz w:val="21"/>
          <w:szCs w:val="21"/>
          <w:rtl/>
        </w:rPr>
        <w:t>(ס"</w:t>
      </w:r>
      <w:r w:rsidRPr="006650A6">
        <w:rPr>
          <w:rFonts w:ascii="Arial" w:eastAsia="Calibri" w:hAnsi="Arial" w:cs="Guttman Drogolin" w:hint="cs"/>
          <w:b/>
          <w:color w:val="000000"/>
          <w:sz w:val="21"/>
          <w:szCs w:val="21"/>
          <w:rtl/>
        </w:rPr>
        <w:t>ב</w:t>
      </w:r>
      <w:r w:rsidRPr="006650A6">
        <w:rPr>
          <w:rFonts w:ascii="Arial" w:eastAsia="Calibri" w:hAnsi="Arial" w:cs="Guttman Drogolin" w:hint="cs"/>
          <w:b/>
          <w:color w:val="000000"/>
          <w:sz w:val="21"/>
          <w:szCs w:val="21"/>
        </w:rPr>
        <w:t xml:space="preserve"> </w:t>
      </w:r>
      <w:r w:rsidRPr="006650A6">
        <w:rPr>
          <w:rFonts w:ascii="Arial" w:eastAsia="Calibri" w:hAnsi="Arial" w:cs="Guttman Drogolin" w:hint="cs"/>
          <w:b/>
          <w:color w:val="000000"/>
          <w:sz w:val="21"/>
          <w:szCs w:val="21"/>
          <w:rtl/>
        </w:rPr>
        <w:t>ג</w:t>
      </w:r>
      <w:r w:rsidR="00BA11C4">
        <w:rPr>
          <w:rFonts w:ascii="Arial" w:eastAsia="Calibri" w:hAnsi="Arial" w:cs="Guttman Drogolin" w:hint="cs"/>
          <w:b/>
          <w:color w:val="000000"/>
          <w:sz w:val="21"/>
          <w:szCs w:val="21"/>
          <w:rtl/>
        </w:rPr>
        <w:t>)</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 xml:space="preserve">דלא </w:t>
      </w:r>
      <w:proofErr w:type="spellStart"/>
      <w:r w:rsidRPr="006650A6">
        <w:rPr>
          <w:rFonts w:ascii="Arial" w:eastAsia="Calibri" w:hAnsi="Arial" w:cs="Guttman Drogolin" w:hint="cs"/>
          <w:b/>
          <w:color w:val="000000"/>
          <w:sz w:val="21"/>
          <w:szCs w:val="21"/>
          <w:rtl/>
        </w:rPr>
        <w:t>בדוקא</w:t>
      </w:r>
      <w:proofErr w:type="spellEnd"/>
      <w:r w:rsidRPr="006650A6">
        <w:rPr>
          <w:rFonts w:ascii="Arial" w:eastAsia="Calibri" w:hAnsi="Arial" w:cs="Guttman Drogolin" w:hint="cs"/>
          <w:b/>
          <w:color w:val="000000"/>
          <w:sz w:val="21"/>
          <w:szCs w:val="21"/>
          <w:rtl/>
        </w:rPr>
        <w:t xml:space="preserve"> הולך, אלא </w:t>
      </w:r>
      <w:del w:id="1205" w:author="מגיה" w:date="2026-10-15T09:00:00Z">
        <w:r w:rsidRPr="006650A6">
          <w:rPr>
            <w:rFonts w:ascii="Arial" w:eastAsia="Calibri" w:hAnsi="Arial" w:cs="Guttman Drogolin" w:hint="cs"/>
            <w:b/>
            <w:color w:val="000000"/>
            <w:sz w:val="21"/>
            <w:szCs w:val="21"/>
            <w:rtl/>
          </w:rPr>
          <w:delText xml:space="preserve">אפי</w:delText>
        </w:r>
      </w:del>
      <w:del w:id="1206" w:author="מגיה" w:date="2026-10-15T09:00:00Z">
        <w:r w:rsidRPr="006650A6">
          <w:rPr>
            <w:rFonts w:ascii="Arial" w:eastAsia="Calibri" w:hAnsi="Arial" w:cs="Guttman Drogolin"/>
            <w:b/>
            <w:color w:val="000000"/>
            <w:sz w:val="21"/>
            <w:szCs w:val="21"/>
            <w:rtl/>
          </w:rPr>
          <w:delText xml:space="preserve">'</w:delText>
        </w:r>
      </w:del>
      <w:ins w:id="1207" w:author="מגיה" w:date="2026-10-15T09:00:00Z">
        <w:r>
          <w:rPr>
            <w:rFonts w:ascii="Arial" w:eastAsia="Calibri" w:hAnsi="Arial" w:cs="Guttman Drogolin" w:hint="cs"/>
            <w:b/>
            <w:color w:val="000000"/>
            <w:sz w:val="21"/>
            <w:szCs w:val="21"/>
            <w:rtl/>
          </w:rPr>
          <w:t xml:space="preserve">אפילו</w:t>
        </w:r>
      </w:ins>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יושב</w:t>
      </w:r>
      <w:del w:id="1204" w:author="מגיה" w:date="2026-10-15T09:00:00Z">
        <w:r w:rsidRPr="006650A6">
          <w:rPr>
            <w:rFonts w:ascii="Arial" w:eastAsia="Calibri" w:hAnsi="Arial" w:cs="Guttman Drogolin"/>
            <w:b/>
            <w:color w:val="000000"/>
            <w:sz w:val="21"/>
            <w:szCs w:val="21"/>
            <w:rtl/>
          </w:rPr>
          <w:delText xml:space="preserve">,</w:delText>
        </w:r>
      </w:del>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יש</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להחמיר</w:t>
      </w:r>
      <w:r w:rsidRPr="006650A6">
        <w:rPr>
          <w:rFonts w:ascii="Arial" w:eastAsia="Calibri" w:hAnsi="Arial" w:cs="Guttman Drogolin"/>
          <w:b/>
          <w:color w:val="000000"/>
          <w:sz w:val="21"/>
          <w:szCs w:val="21"/>
          <w:rtl/>
        </w:rPr>
        <w:t>.</w:t>
      </w:r>
    </w:p>
    <w:p w:rsidR="006650A6" w:rsidRPr="006650A6" w:rsidRDefault="00DA147D" w:rsidP="006F4E7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יח</w:t>
      </w:r>
      <w:proofErr w:type="spellEnd"/>
      <w:r w:rsidR="006650A6" w:rsidRPr="006650A6">
        <w:rPr>
          <w:rFonts w:asciiTheme="minorBidi" w:eastAsia="Times New Roman" w:hAnsiTheme="minorBidi" w:cs="Guttman Drogolin" w:hint="cs"/>
          <w:b/>
          <w:bCs/>
          <w:color w:val="000000"/>
          <w:sz w:val="24"/>
          <w:szCs w:val="24"/>
          <w:rtl/>
        </w:rPr>
        <w:t>. שאלה. האם מהני לכסות ביד שלא יחשב גילוי ראש?</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lastRenderedPageBreak/>
        <w:t>תשובה</w:t>
      </w:r>
      <w:r w:rsidRPr="006650A6">
        <w:rPr>
          <w:rFonts w:ascii="Arial" w:eastAsia="Calibri" w:hAnsi="Arial" w:cs="Guttman Drogolin" w:hint="cs"/>
          <w:bCs/>
          <w:color w:val="000000"/>
          <w:sz w:val="21"/>
          <w:szCs w:val="21"/>
          <w:rtl/>
        </w:rPr>
        <w:t xml:space="preserve">. </w:t>
      </w:r>
      <w:del w:id="1220" w:author="מגיה" w:date="2026-10-15T09:00:00Z">
        <w:r w:rsidR="009E1E1A">
          <w:rPr>
            <w:rFonts w:ascii="Arial" w:eastAsia="Calibri" w:hAnsi="Arial" w:cs="Guttman Drogolin" w:hint="cs"/>
            <w:b/>
            <w:color w:val="000000"/>
            <w:sz w:val="21"/>
            <w:szCs w:val="21"/>
            <w:rtl/>
          </w:rPr>
          <w:delText xml:space="preserve">ב</w:delText>
        </w:r>
      </w:del>
      <w:del w:id="1221" w:author="מגיה" w:date="2026-10-15T09:00:00Z">
        <w:r w:rsidRPr="006650A6">
          <w:rPr>
            <w:rFonts w:ascii="Arial" w:eastAsia="Calibri" w:hAnsi="Arial" w:cs="Guttman Drogolin" w:hint="cs"/>
            <w:b/>
            <w:color w:val="000000"/>
            <w:sz w:val="21"/>
            <w:szCs w:val="21"/>
            <w:rtl/>
          </w:rPr>
          <w:delText xml:space="preserve">פוסקים</w:delText>
        </w:r>
      </w:del>
      <w:ins w:id="1222" w:author="מגיה" w:date="2026-10-15T09:00:00Z">
        <w:r>
          <w:rPr>
            <w:rFonts w:ascii="Arial" w:eastAsia="Calibri" w:hAnsi="Arial" w:cs="Guttman Drogolin" w:hint="cs"/>
            <w:b/>
            <w:color w:val="000000"/>
            <w:sz w:val="21"/>
            <w:szCs w:val="21"/>
            <w:rtl/>
          </w:rPr>
          <w:t xml:space="preserve">הפוסקים</w:t>
        </w:r>
      </w:ins>
      <w:r w:rsidRPr="006650A6">
        <w:rPr>
          <w:rFonts w:ascii="Arial" w:eastAsia="Calibri" w:hAnsi="Arial" w:cs="Guttman Drogolin" w:hint="cs"/>
          <w:b/>
          <w:color w:val="000000"/>
          <w:sz w:val="21"/>
          <w:szCs w:val="21"/>
          <w:rtl/>
        </w:rPr>
        <w:t xml:space="preserve"> כתבו </w:t>
      </w:r>
      <w:proofErr w:type="spellStart"/>
      <w:r w:rsidRPr="006650A6">
        <w:rPr>
          <w:rFonts w:ascii="Arial" w:eastAsia="Calibri" w:hAnsi="Arial" w:cs="Guttman Drogolin" w:hint="cs"/>
          <w:b/>
          <w:color w:val="000000"/>
          <w:sz w:val="21"/>
          <w:szCs w:val="21"/>
          <w:rtl/>
        </w:rPr>
        <w:t>ד</w:t>
      </w:r>
      <w:r w:rsidRPr="006650A6">
        <w:rPr>
          <w:rFonts w:ascii="Arial" w:eastAsia="Calibri" w:hAnsi="Arial" w:cs="Guttman Drogolin"/>
          <w:b/>
          <w:color w:val="000000"/>
          <w:sz w:val="21"/>
          <w:szCs w:val="21"/>
          <w:rtl/>
        </w:rPr>
        <w:t>כדי</w:t>
      </w:r>
      <w:proofErr w:type="spellEnd"/>
      <w:r w:rsidRPr="006650A6">
        <w:rPr>
          <w:rFonts w:ascii="Arial" w:eastAsia="Calibri" w:hAnsi="Arial" w:cs="Guttman Drogolin"/>
          <w:b/>
          <w:color w:val="000000"/>
          <w:sz w:val="21"/>
          <w:szCs w:val="21"/>
          <w:rtl/>
        </w:rPr>
        <w:t xml:space="preserve"> שלא יהא נחשב גילוי ראש </w:t>
      </w:r>
      <w:r w:rsidRPr="006650A6">
        <w:rPr>
          <w:rFonts w:ascii="Arial" w:eastAsia="Calibri" w:hAnsi="Arial" w:cs="Guttman Drogolin" w:hint="cs"/>
          <w:b/>
          <w:color w:val="000000"/>
          <w:sz w:val="21"/>
          <w:szCs w:val="21"/>
          <w:rtl/>
        </w:rPr>
        <w:t xml:space="preserve">וחוקות הגוי, </w:t>
      </w:r>
      <w:r w:rsidRPr="006650A6">
        <w:rPr>
          <w:rFonts w:ascii="Arial" w:eastAsia="Calibri" w:hAnsi="Arial" w:cs="Guttman Drogolin"/>
          <w:b/>
          <w:color w:val="000000"/>
          <w:sz w:val="21"/>
          <w:szCs w:val="21"/>
          <w:rtl/>
        </w:rPr>
        <w:t xml:space="preserve">מהני לכסות </w:t>
      </w:r>
      <w:del w:id="1218" w:author="מגיה" w:date="2026-10-15T09:00:00Z">
        <w:r w:rsidRPr="006650A6">
          <w:rPr>
            <w:rFonts w:ascii="Arial" w:eastAsia="Calibri" w:hAnsi="Arial" w:cs="Guttman Drogolin"/>
            <w:b/>
            <w:color w:val="000000"/>
            <w:sz w:val="21"/>
            <w:szCs w:val="21"/>
            <w:rtl/>
          </w:rPr>
          <w:delText xml:space="preserve">היד</w:delText>
        </w:r>
      </w:del>
      <w:ins w:id="1219" w:author="מגיה" w:date="2026-10-15T09:00:00Z">
        <w:r>
          <w:rPr>
            <w:rFonts w:ascii="Arial" w:eastAsia="Calibri" w:hAnsi="Arial" w:cs="Guttman Drogolin"/>
            <w:b/>
            <w:color w:val="000000"/>
            <w:sz w:val="21"/>
            <w:szCs w:val="21"/>
            <w:rtl/>
          </w:rPr>
          <w:t xml:space="preserve">ביד</w:t>
        </w:r>
      </w:ins>
      <w:r w:rsidRPr="006650A6">
        <w:rPr>
          <w:rFonts w:ascii="Arial" w:eastAsia="Calibri" w:hAnsi="Arial" w:cs="Guttman Drogolin"/>
          <w:b/>
          <w:color w:val="000000"/>
          <w:sz w:val="21"/>
          <w:szCs w:val="21"/>
          <w:rtl/>
        </w:rPr>
        <w:t xml:space="preserve"> בלבד</w:t>
      </w:r>
      <w:r w:rsidRPr="006650A6">
        <w:rPr>
          <w:rFonts w:ascii="Arial" w:eastAsia="Calibri" w:hAnsi="Arial" w:cs="Guttman Drogolin"/>
          <w:b/>
          <w:color w:val="000000"/>
          <w:sz w:val="21"/>
          <w:szCs w:val="21"/>
          <w:vertAlign w:val="superscript"/>
          <w:rtl/>
        </w:rPr>
        <w:footnoteReference w:id="29"/>
      </w:r>
      <w:r w:rsidRPr="006650A6">
        <w:rPr>
          <w:rFonts w:ascii="Arial" w:eastAsia="Calibri" w:hAnsi="Arial" w:cs="Guttman Drogolin"/>
          <w:b/>
          <w:color w:val="000000"/>
          <w:sz w:val="21"/>
          <w:szCs w:val="21"/>
          <w:rtl/>
        </w:rPr>
        <w:t>. ולכתחילה יש ל</w:t>
      </w:r>
      <w:r w:rsidRPr="006650A6">
        <w:rPr>
          <w:rFonts w:ascii="Arial" w:eastAsia="Calibri" w:hAnsi="Arial" w:cs="Guttman Drogolin" w:hint="cs"/>
          <w:b/>
          <w:color w:val="000000"/>
          <w:sz w:val="21"/>
          <w:szCs w:val="21"/>
          <w:rtl/>
        </w:rPr>
        <w:t>חוש</w:t>
      </w:r>
      <w:r w:rsidRPr="006650A6">
        <w:rPr>
          <w:rFonts w:ascii="Arial" w:eastAsia="Calibri" w:hAnsi="Arial" w:cs="Guttman Drogolin"/>
          <w:b/>
          <w:color w:val="000000"/>
          <w:sz w:val="21"/>
          <w:szCs w:val="21"/>
          <w:rtl/>
        </w:rPr>
        <w:t xml:space="preserve"> </w:t>
      </w:r>
      <w:del w:id="1216" w:author="מגיה" w:date="2026-10-15T09:00:00Z">
        <w:r w:rsidRPr="006650A6">
          <w:rPr>
            <w:rFonts w:ascii="Arial" w:eastAsia="Calibri" w:hAnsi="Arial" w:cs="Guttman Drogolin"/>
            <w:b/>
            <w:color w:val="000000"/>
            <w:sz w:val="21"/>
            <w:szCs w:val="21"/>
            <w:rtl/>
          </w:rPr>
          <w:delText xml:space="preserve">דלא</w:delText>
        </w:r>
      </w:del>
      <w:ins w:id="1217" w:author="מגיה" w:date="2026-10-15T09:00:00Z">
        <w:r>
          <w:rPr>
            <w:rFonts w:ascii="Arial" w:eastAsia="Calibri" w:hAnsi="Arial" w:cs="Guttman Drogolin"/>
            <w:b/>
            <w:color w:val="000000"/>
            <w:sz w:val="21"/>
            <w:szCs w:val="21"/>
            <w:rtl/>
          </w:rPr>
          <w:t xml:space="preserve">שאין זה</w:t>
        </w:r>
      </w:ins>
      <w:r w:rsidRPr="006650A6">
        <w:rPr>
          <w:rFonts w:ascii="Arial" w:eastAsia="Calibri" w:hAnsi="Arial" w:cs="Guttman Drogolin"/>
          <w:b/>
          <w:color w:val="000000"/>
          <w:sz w:val="21"/>
          <w:szCs w:val="21"/>
          <w:rtl/>
        </w:rPr>
        <w:t xml:space="preserve"> נחשב כיסוי </w:t>
      </w:r>
      <w:del w:id="1214" w:author="מגיה" w:date="2026-10-15T09:00:00Z">
        <w:r w:rsidRPr="006650A6">
          <w:rPr>
            <w:rFonts w:ascii="Arial" w:eastAsia="Calibri" w:hAnsi="Arial" w:cs="Guttman Drogolin"/>
            <w:b/>
            <w:color w:val="000000"/>
            <w:sz w:val="21"/>
            <w:szCs w:val="21"/>
            <w:rtl/>
          </w:rPr>
          <w:delText xml:space="preserve">אם לא</w:delText>
        </w:r>
      </w:del>
      <w:ins w:id="1215" w:author="מגיה" w:date="2026-10-15T09:00:00Z">
        <w:r>
          <w:rPr>
            <w:rFonts w:ascii="Arial" w:eastAsia="Calibri" w:hAnsi="Arial" w:cs="Guttman Drogolin"/>
            <w:b/>
            <w:color w:val="000000"/>
            <w:sz w:val="21"/>
            <w:szCs w:val="21"/>
            <w:rtl/>
          </w:rPr>
          <w:t xml:space="preserve">אלא</w:t>
        </w:r>
      </w:ins>
      <w:r w:rsidRPr="006650A6">
        <w:rPr>
          <w:rFonts w:ascii="Arial" w:eastAsia="Calibri" w:hAnsi="Arial" w:cs="Guttman Drogolin"/>
          <w:b/>
          <w:color w:val="000000"/>
          <w:sz w:val="21"/>
          <w:szCs w:val="21"/>
          <w:rtl/>
        </w:rPr>
        <w:t xml:space="preserve"> בשעת הדחק</w:t>
      </w:r>
      <w:r w:rsidRPr="006650A6">
        <w:rPr>
          <w:rFonts w:ascii="Arial" w:eastAsia="Calibri" w:hAnsi="Arial" w:cs="Guttman Drogolin" w:hint="cs"/>
          <w:b/>
          <w:color w:val="000000"/>
          <w:sz w:val="21"/>
          <w:szCs w:val="21"/>
          <w:rtl/>
        </w:rPr>
        <w:t>.</w:t>
      </w:r>
      <w:del w:id="1213" w:author="מגיה" w:date="2026-10-15T09:00:00Z">
        <w:r w:rsidRPr="006650A6">
          <w:rPr>
            <w:rFonts w:ascii="Arial" w:eastAsia="Calibri" w:hAnsi="Arial" w:cs="Guttman Drogolin"/>
            <w:b/>
            <w:color w:val="000000"/>
            <w:sz w:val="21"/>
            <w:szCs w:val="21"/>
            <w:rtl/>
          </w:rPr>
          <w:delText xml:space="preserve"> </w:delText>
        </w:r>
      </w:del>
    </w:p>
    <w:p w:rsidR="006650A6" w:rsidRPr="006650A6" w:rsidRDefault="006650A6" w:rsidP="006650A6">
      <w:pPr>
        <w:spacing w:before="36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 ג'</w:t>
      </w:r>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r w:rsidRPr="006650A6">
        <w:rPr>
          <w:rFonts w:ascii="Arial" w:eastAsia="Calibri" w:hAnsi="Arial" w:cs="Guttman Drogolin" w:hint="cs"/>
          <w:bCs/>
          <w:color w:val="000000"/>
          <w:sz w:val="26"/>
          <w:szCs w:val="26"/>
          <w:rtl/>
        </w:rPr>
        <w:t>סידור המטות בבית</w:t>
      </w:r>
    </w:p>
    <w:p w:rsidR="006650A6" w:rsidRPr="006650A6" w:rsidRDefault="00DA147D" w:rsidP="005542E8">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יט</w:t>
      </w:r>
      <w:proofErr w:type="spellEnd"/>
      <w:r w:rsidR="006650A6" w:rsidRPr="006650A6">
        <w:rPr>
          <w:rFonts w:asciiTheme="minorBidi" w:eastAsia="Times New Roman" w:hAnsiTheme="minorBidi" w:cs="Guttman Drogolin" w:hint="cs"/>
          <w:b/>
          <w:bCs/>
          <w:color w:val="000000"/>
          <w:sz w:val="24"/>
          <w:szCs w:val="24"/>
          <w:rtl/>
        </w:rPr>
        <w:t xml:space="preserve">. שאלה. האם יש </w:t>
      </w:r>
      <w:proofErr w:type="spellStart"/>
      <w:r w:rsidR="006650A6" w:rsidRPr="006650A6">
        <w:rPr>
          <w:rFonts w:asciiTheme="minorBidi" w:eastAsia="Times New Roman" w:hAnsiTheme="minorBidi" w:cs="Guttman Drogolin" w:hint="cs"/>
          <w:b/>
          <w:bCs/>
          <w:color w:val="000000"/>
          <w:sz w:val="24"/>
          <w:szCs w:val="24"/>
          <w:rtl/>
        </w:rPr>
        <w:t>קפידא</w:t>
      </w:r>
      <w:proofErr w:type="spellEnd"/>
      <w:r w:rsidR="006650A6" w:rsidRPr="006650A6">
        <w:rPr>
          <w:rFonts w:asciiTheme="minorBidi" w:eastAsia="Times New Roman" w:hAnsiTheme="minorBidi" w:cs="Guttman Drogolin" w:hint="cs"/>
          <w:b/>
          <w:bCs/>
          <w:color w:val="000000"/>
          <w:sz w:val="24"/>
          <w:szCs w:val="24"/>
          <w:rtl/>
        </w:rPr>
        <w:t xml:space="preserve"> באופן סידור המטות בבית?</w:t>
      </w:r>
    </w:p>
    <w:p w:rsidR="006650A6" w:rsidRPr="006650A6" w:rsidRDefault="006650A6" w:rsidP="006650A6">
      <w:pPr>
        <w:autoSpaceDE w:val="0"/>
        <w:autoSpaceDN w:val="0"/>
        <w:adjustRightInd w:val="0"/>
        <w:spacing w:before="40" w:after="0" w:line="330" w:lineRule="exact"/>
        <w:jc w:val="both"/>
        <w:rPr>
          <w:rFonts w:ascii="Arial" w:eastAsia="Calibri" w:hAnsi="Arial" w:cs="Guttman Drogolin"/>
          <w:b/>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Cs/>
          <w:color w:val="000000"/>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hint="cs"/>
          <w:color w:val="000000"/>
          <w:sz w:val="21"/>
          <w:szCs w:val="21"/>
          <w:rtl/>
        </w:rPr>
        <w:t xml:space="preserve"> </w:t>
      </w:r>
      <w:r w:rsidR="002C71D3">
        <w:rPr>
          <w:rFonts w:ascii="Arial" w:eastAsia="Calibri" w:hAnsi="Arial" w:cs="Guttman Drogolin" w:hint="cs"/>
          <w:color w:val="000000"/>
          <w:sz w:val="21"/>
          <w:szCs w:val="21"/>
          <w:rtl/>
        </w:rPr>
        <w:t>(</w:t>
      </w:r>
      <w:r>
        <w:rPr>
          <w:rFonts w:ascii="Arial" w:eastAsia="Calibri" w:hAnsi="Arial" w:cs="Guttman Drogolin" w:hint="cs"/>
          <w:color w:val="000000"/>
          <w:sz w:val="21"/>
          <w:szCs w:val="21"/>
          <w:rtl/>
        </w:rPr>
        <w:t xml:space="preserve">ג' </w:t>
      </w:r>
      <w:r w:rsidRPr="006650A6">
        <w:rPr>
          <w:rFonts w:ascii="Arial" w:eastAsia="Calibri" w:hAnsi="Arial" w:cs="Guttman Drogolin" w:hint="cs"/>
          <w:color w:val="000000"/>
          <w:sz w:val="21"/>
          <w:szCs w:val="21"/>
          <w:rtl/>
        </w:rPr>
        <w:t>ס"ו</w:t>
      </w:r>
      <w:r w:rsidR="002C71D3">
        <w:rPr>
          <w:rFonts w:ascii="Arial" w:eastAsia="Calibri" w:hAnsi="Arial" w:cs="Guttman Drogolin" w:hint="cs"/>
          <w:color w:val="000000"/>
          <w:sz w:val="21"/>
          <w:szCs w:val="21"/>
          <w:rtl/>
        </w:rPr>
        <w:t>)</w:t>
      </w:r>
      <w:r>
        <w:rPr>
          <w:rFonts w:ascii="Arial" w:eastAsia="Calibri" w:hAnsi="Arial" w:cs="Guttman Drogolin" w:hint="cs"/>
          <w:color w:val="000000"/>
          <w:sz w:val="21"/>
          <w:szCs w:val="21"/>
          <w:rtl/>
        </w:rPr>
        <w:t xml:space="preserve"> כתב,</w:t>
      </w:r>
      <w:r w:rsidRPr="006650A6">
        <w:rPr>
          <w:rFonts w:ascii="Arial" w:eastAsia="Calibri" w:hAnsi="Arial" w:cs="Guttman Drogolin"/>
          <w:color w:val="000000"/>
          <w:sz w:val="21"/>
          <w:szCs w:val="21"/>
          <w:rtl/>
        </w:rPr>
        <w:t xml:space="preserve"> אסור לישן בין מזרח למערב, אם אשתו עמו. ונכון </w:t>
      </w:r>
      <w:proofErr w:type="spellStart"/>
      <w:del w:id="1228" w:author="מגיה" w:date="2026-10-15T09:00:00Z">
        <w:r w:rsidRPr="006650A6">
          <w:rPr>
            <w:rFonts w:ascii="Arial" w:eastAsia="Calibri" w:hAnsi="Arial" w:cs="Guttman Drogolin"/>
            <w:color w:val="000000"/>
            <w:sz w:val="21"/>
            <w:szCs w:val="21"/>
            <w:rtl/>
          </w:rPr>
          <w:delText xml:space="preserve">להזהר</w:delText>
        </w:r>
      </w:del>
      <w:ins w:id="1229" w:author="מגיה" w:date="2026-10-15T09:00:00Z">
        <w:r>
          <w:rPr>
            <w:rFonts w:ascii="Arial" w:eastAsia="Calibri" w:hAnsi="Arial" w:cs="Guttman Drogolin"/>
            <w:color w:val="000000"/>
            <w:sz w:val="21"/>
            <w:szCs w:val="21"/>
            <w:rtl/>
          </w:rPr>
          <w:t xml:space="preserve">להיזהר</w:t>
        </w:r>
      </w:ins>
      <w:proofErr w:type="spellEnd"/>
      <w:r w:rsidRPr="006650A6">
        <w:rPr>
          <w:rFonts w:ascii="Arial" w:eastAsia="Calibri" w:hAnsi="Arial" w:cs="Guttman Drogolin"/>
          <w:color w:val="000000"/>
          <w:sz w:val="21"/>
          <w:szCs w:val="21"/>
          <w:rtl/>
        </w:rPr>
        <w:t>, אפילו כשאין אשתו עמו.</w:t>
      </w:r>
      <w:r w:rsidRPr="006650A6">
        <w:rPr>
          <w:rFonts w:ascii="Arial" w:eastAsia="Calibri" w:hAnsi="Arial" w:cs="Guttman Drogolin"/>
          <w:b/>
          <w:bCs/>
          <w:color w:val="000000"/>
          <w:sz w:val="21"/>
          <w:szCs w:val="21"/>
          <w:rtl/>
        </w:rPr>
        <w:t xml:space="preserve"> </w:t>
      </w:r>
      <w:r w:rsidRPr="006650A6">
        <w:rPr>
          <w:rFonts w:ascii="Arial" w:eastAsia="Calibri" w:hAnsi="Arial" w:cs="Guttman Drogolin"/>
          <w:b/>
          <w:color w:val="000000"/>
          <w:sz w:val="21"/>
          <w:szCs w:val="21"/>
          <w:rtl/>
        </w:rPr>
        <w:t xml:space="preserve">רק יהא ראשה של המטה לצפון ומרגלותיה לדרום. </w:t>
      </w:r>
      <w:r w:rsidRPr="006650A6">
        <w:rPr>
          <w:rFonts w:ascii="Arial" w:eastAsia="Calibri" w:hAnsi="Arial" w:cs="Guttman Drogolin" w:hint="cs"/>
          <w:b/>
          <w:color w:val="000000"/>
          <w:sz w:val="21"/>
          <w:szCs w:val="21"/>
          <w:rtl/>
        </w:rPr>
        <w:t>וב</w:t>
      </w:r>
      <w:r w:rsidRPr="006650A6">
        <w:rPr>
          <w:rFonts w:ascii="Arial" w:eastAsia="Calibri" w:hAnsi="Arial" w:cs="Guttman Drogolin"/>
          <w:b/>
          <w:color w:val="000000"/>
          <w:sz w:val="21"/>
          <w:szCs w:val="21"/>
          <w:rtl/>
        </w:rPr>
        <w:t>זוהר פרש</w:t>
      </w:r>
      <w:r w:rsidRPr="006650A6">
        <w:rPr>
          <w:rFonts w:ascii="Arial" w:eastAsia="Calibri" w:hAnsi="Arial" w:cs="Guttman Drogolin" w:hint="cs"/>
          <w:b/>
          <w:color w:val="000000"/>
          <w:sz w:val="21"/>
          <w:szCs w:val="21"/>
          <w:rtl/>
        </w:rPr>
        <w:t>ת</w:t>
      </w:r>
      <w:r w:rsidRPr="006650A6">
        <w:rPr>
          <w:rFonts w:ascii="Arial" w:eastAsia="Calibri" w:hAnsi="Arial" w:cs="Guttman Drogolin"/>
          <w:b/>
          <w:color w:val="000000"/>
          <w:sz w:val="21"/>
          <w:szCs w:val="21"/>
          <w:rtl/>
        </w:rPr>
        <w:t xml:space="preserve"> במדבר </w:t>
      </w:r>
      <w:r w:rsidRPr="006650A6">
        <w:rPr>
          <w:rFonts w:ascii="Arial" w:eastAsia="Calibri" w:hAnsi="Arial" w:cs="Guttman Drogolin" w:hint="cs"/>
          <w:b/>
          <w:color w:val="000000"/>
          <w:sz w:val="21"/>
          <w:szCs w:val="21"/>
          <w:rtl/>
        </w:rPr>
        <w:t xml:space="preserve">כתב להיפך, </w:t>
      </w:r>
      <w:r w:rsidRPr="006650A6">
        <w:rPr>
          <w:rFonts w:ascii="Arial" w:eastAsia="Calibri" w:hAnsi="Arial" w:cs="Guttman Drogolin"/>
          <w:b/>
          <w:color w:val="000000"/>
          <w:sz w:val="21"/>
          <w:szCs w:val="21"/>
          <w:rtl/>
        </w:rPr>
        <w:t>שיהא ראשה ומרגלותיה של המטה זה למזרח וזה למערב</w:t>
      </w:r>
      <w:r w:rsidRPr="006650A6">
        <w:rPr>
          <w:rFonts w:ascii="Arial" w:eastAsia="Calibri" w:hAnsi="Arial" w:cs="Guttman Drogolin" w:hint="cs"/>
          <w:b/>
          <w:color w:val="000000"/>
          <w:sz w:val="21"/>
          <w:szCs w:val="21"/>
          <w:rtl/>
        </w:rPr>
        <w:t>, וכן פסק ב</w:t>
      </w:r>
      <w:r w:rsidRPr="006650A6">
        <w:rPr>
          <w:rFonts w:ascii="Arial" w:eastAsia="Calibri" w:hAnsi="Arial" w:cs="Guttman Drogolin"/>
          <w:b/>
          <w:color w:val="000000"/>
          <w:sz w:val="21"/>
          <w:szCs w:val="21"/>
          <w:rtl/>
        </w:rPr>
        <w:t>תשובת מנחם עזריה</w:t>
      </w:r>
      <w:ins w:id="1227" w:author="מגיה" w:date="2026-10-15T09:00:00Z">
        <w:r>
          <w:rPr>
            <w:rFonts w:ascii="Arial" w:eastAsia="Calibri" w:hAnsi="Arial" w:cs="Guttman Drogolin"/>
            <w:b/>
            <w:color w:val="000000"/>
            <w:sz w:val="21"/>
            <w:szCs w:val="21"/>
            <w:rtl/>
          </w:rPr>
          <w:t xml:space="preserve">,</w:t>
        </w:r>
      </w:ins>
      <w:r w:rsidRPr="006650A6">
        <w:rPr>
          <w:rFonts w:ascii="Arial" w:eastAsia="Calibri" w:hAnsi="Arial" w:cs="Guttman Drogolin" w:hint="cs"/>
          <w:b/>
          <w:color w:val="000000"/>
          <w:sz w:val="21"/>
          <w:szCs w:val="21"/>
          <w:rtl/>
        </w:rPr>
        <w:t xml:space="preserve"> כמו שכתב </w:t>
      </w:r>
      <w:proofErr w:type="spellStart"/>
      <w:r w:rsidRPr="006650A6">
        <w:rPr>
          <w:rFonts w:ascii="Arial" w:eastAsia="Calibri" w:hAnsi="Arial" w:cs="Guttman Drogolin" w:hint="cs"/>
          <w:b/>
          <w:color w:val="000000"/>
          <w:sz w:val="21"/>
          <w:szCs w:val="21"/>
          <w:rtl/>
        </w:rPr>
        <w:t>המג"א</w:t>
      </w:r>
      <w:proofErr w:type="spellEnd"/>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סק"ז</w:t>
      </w:r>
      <w:proofErr w:type="spellEnd"/>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וה</w:t>
      </w:r>
      <w:r w:rsidRPr="006650A6">
        <w:rPr>
          <w:rFonts w:ascii="Arial" w:eastAsia="Calibri" w:hAnsi="Arial" w:cs="Guttman Drogolin"/>
          <w:b/>
          <w:color w:val="000000"/>
          <w:sz w:val="21"/>
          <w:szCs w:val="21"/>
          <w:rtl/>
        </w:rPr>
        <w:t>מ</w:t>
      </w:r>
      <w:r w:rsidRPr="006650A6">
        <w:rPr>
          <w:rFonts w:ascii="Arial" w:eastAsia="Calibri" w:hAnsi="Arial" w:cs="Guttman Drogolin" w:hint="cs"/>
          <w:b/>
          <w:color w:val="000000"/>
          <w:sz w:val="21"/>
          <w:szCs w:val="21"/>
          <w:rtl/>
        </w:rPr>
        <w:t>"ב</w:t>
      </w:r>
      <w:proofErr w:type="spellEnd"/>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b/>
          <w:color w:val="000000"/>
          <w:sz w:val="21"/>
          <w:szCs w:val="21"/>
          <w:rtl/>
        </w:rPr>
        <w:t>סקי</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א</w:t>
      </w:r>
      <w:proofErr w:type="spellEnd"/>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w:t>
      </w:r>
      <w:r w:rsidRPr="006650A6">
        <w:rPr>
          <w:rFonts w:ascii="Arial" w:eastAsia="Calibri" w:hAnsi="Arial" w:cs="Guttman Drogolin" w:hint="cs"/>
          <w:b/>
          <w:color w:val="000000"/>
          <w:sz w:val="21"/>
          <w:szCs w:val="21"/>
          <w:rtl/>
        </w:rPr>
        <w:t xml:space="preserve">אלא שלמעשה כתב </w:t>
      </w:r>
      <w:proofErr w:type="spellStart"/>
      <w:r w:rsidRPr="006650A6">
        <w:rPr>
          <w:rFonts w:ascii="Arial" w:eastAsia="Calibri" w:hAnsi="Arial" w:cs="Guttman Drogolin" w:hint="cs"/>
          <w:b/>
          <w:color w:val="000000"/>
          <w:sz w:val="21"/>
          <w:szCs w:val="21"/>
          <w:rtl/>
        </w:rPr>
        <w:t>המ"ב</w:t>
      </w:r>
      <w:proofErr w:type="spellEnd"/>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 xml:space="preserve">טוב יותר לכתחילה לנהוג </w:t>
      </w:r>
      <w:proofErr w:type="spellStart"/>
      <w:r w:rsidRPr="006650A6">
        <w:rPr>
          <w:rFonts w:ascii="Arial" w:eastAsia="Calibri" w:hAnsi="Arial" w:cs="Guttman Drogolin"/>
          <w:b/>
          <w:color w:val="000000"/>
          <w:sz w:val="21"/>
          <w:szCs w:val="21"/>
          <w:rtl/>
        </w:rPr>
        <w:t>כהשו"ע</w:t>
      </w:r>
      <w:proofErr w:type="spellEnd"/>
      <w:r w:rsidRPr="006650A6">
        <w:rPr>
          <w:rFonts w:ascii="Arial" w:eastAsia="Calibri" w:hAnsi="Arial" w:cs="Guttman Drogolin" w:hint="cs"/>
          <w:b/>
          <w:color w:val="000000"/>
          <w:sz w:val="21"/>
          <w:szCs w:val="21"/>
          <w:rtl/>
        </w:rPr>
        <w:t xml:space="preserve"> </w:t>
      </w:r>
      <w:r w:rsidRPr="006650A6">
        <w:rPr>
          <w:rFonts w:ascii="Arial" w:eastAsia="Calibri" w:hAnsi="Arial" w:cs="Guttman Drogolin"/>
          <w:b/>
          <w:color w:val="000000"/>
          <w:sz w:val="21"/>
          <w:szCs w:val="21"/>
          <w:rtl/>
        </w:rPr>
        <w:t>ראשה של המטה לצפון ומרגלותיה לדרום</w:t>
      </w:r>
      <w:r w:rsidRPr="006650A6">
        <w:rPr>
          <w:rFonts w:ascii="Arial" w:eastAsia="Calibri" w:hAnsi="Arial" w:cs="Guttman Drogolin" w:hint="cs"/>
          <w:b/>
          <w:color w:val="000000"/>
          <w:sz w:val="21"/>
          <w:szCs w:val="21"/>
          <w:rtl/>
        </w:rPr>
        <w:t xml:space="preserve"> והוא גם סגולה לזכות </w:t>
      </w:r>
      <w:r w:rsidRPr="006650A6">
        <w:rPr>
          <w:rFonts w:ascii="Arial" w:eastAsia="Calibri" w:hAnsi="Arial" w:cs="Guttman Drogolin"/>
          <w:b/>
          <w:color w:val="000000"/>
          <w:sz w:val="21"/>
          <w:szCs w:val="21"/>
          <w:rtl/>
        </w:rPr>
        <w:t xml:space="preserve">בנים זכרים </w:t>
      </w:r>
      <w:r w:rsidRPr="006650A6">
        <w:rPr>
          <w:rFonts w:ascii="Arial" w:eastAsia="Calibri" w:hAnsi="Arial" w:cs="Guttman Drogolin" w:hint="cs"/>
          <w:b/>
          <w:color w:val="000000"/>
          <w:sz w:val="21"/>
          <w:szCs w:val="21"/>
          <w:rtl/>
        </w:rPr>
        <w:t>כמו שציין לזה ה</w:t>
      </w:r>
      <w:r w:rsidRPr="006650A6">
        <w:rPr>
          <w:rFonts w:ascii="Arial" w:eastAsia="Calibri" w:hAnsi="Arial" w:cs="Guttman Drogolin"/>
          <w:b/>
          <w:color w:val="000000"/>
          <w:sz w:val="21"/>
          <w:szCs w:val="21"/>
          <w:rtl/>
        </w:rPr>
        <w:t xml:space="preserve">לבוש </w:t>
      </w:r>
      <w:ins w:id="1226" w:author="מגיה" w:date="2026-10-15T09:00:00Z">
        <w:r>
          <w:rPr>
            <w:rFonts w:ascii="Arial" w:eastAsia="Calibri" w:hAnsi="Arial" w:cs="Guttman Drogolin"/>
            <w:b/>
            <w:color w:val="000000"/>
            <w:sz w:val="21"/>
            <w:szCs w:val="21"/>
            <w:rtl/>
          </w:rPr>
          <w:t xml:space="preserve">(</w:t>
        </w:r>
      </w:ins>
      <w:r w:rsidRPr="006650A6">
        <w:rPr>
          <w:rFonts w:ascii="Arial" w:eastAsia="Calibri" w:hAnsi="Arial" w:cs="Guttman Drogolin"/>
          <w:b/>
          <w:color w:val="000000"/>
          <w:sz w:val="21"/>
          <w:szCs w:val="21"/>
          <w:rtl/>
        </w:rPr>
        <w:t xml:space="preserve">סעי' י"ז</w:t>
      </w:r>
      <w:ins w:id="1225" w:author="מגיה" w:date="2026-10-15T09:00:00Z">
        <w:r>
          <w:rPr>
            <w:rFonts w:ascii="Arial" w:eastAsia="Calibri" w:hAnsi="Arial" w:cs="Guttman Drogolin"/>
            <w:b/>
            <w:color w:val="000000"/>
            <w:sz w:val="21"/>
            <w:szCs w:val="21"/>
            <w:rtl/>
          </w:rPr>
          <w:t xml:space="preserve">)</w:t>
        </w:r>
      </w:ins>
      <w:r w:rsidRPr="006650A6">
        <w:rPr>
          <w:rFonts w:ascii="Arial" w:eastAsia="Calibri" w:hAnsi="Arial" w:cs="Guttman Drogolin"/>
          <w:b/>
          <w:color w:val="000000"/>
          <w:sz w:val="21"/>
          <w:szCs w:val="21"/>
          <w:rtl/>
        </w:rPr>
        <w:t xml:space="preserve"> עפ"י </w:t>
      </w:r>
      <w:proofErr w:type="spellStart"/>
      <w:r w:rsidRPr="006650A6">
        <w:rPr>
          <w:rFonts w:ascii="Arial" w:eastAsia="Calibri" w:hAnsi="Arial" w:cs="Guttman Drogolin"/>
          <w:b/>
          <w:color w:val="000000"/>
          <w:sz w:val="21"/>
          <w:szCs w:val="21"/>
          <w:rtl/>
        </w:rPr>
        <w:t>הגמ</w:t>
      </w:r>
      <w:proofErr w:type="spellEnd"/>
      <w:r w:rsidRPr="006650A6">
        <w:rPr>
          <w:rFonts w:ascii="Arial" w:eastAsia="Calibri" w:hAnsi="Arial" w:cs="Guttman Drogolin"/>
          <w:b/>
          <w:color w:val="000000"/>
          <w:sz w:val="21"/>
          <w:szCs w:val="21"/>
          <w:rtl/>
        </w:rPr>
        <w:t>' ברכות ה'</w:t>
      </w:r>
      <w:ins w:id="1224" w:author="מגיה" w:date="2026-10-15T09:00:00Z">
        <w:r>
          <w:rPr>
            <w:rFonts w:ascii="Arial" w:eastAsia="Calibri" w:hAnsi="Arial" w:cs="Guttman Drogolin"/>
            <w:b/>
            <w:color w:val="000000"/>
            <w:sz w:val="21"/>
            <w:szCs w:val="21"/>
            <w:rtl/>
          </w:rPr>
          <w:t xml:space="preserve">,</w:t>
        </w:r>
      </w:ins>
      <w:r w:rsidRPr="006650A6">
        <w:rPr>
          <w:rFonts w:ascii="Arial" w:eastAsia="Calibri" w:hAnsi="Arial" w:cs="Guttman Drogolin" w:hint="cs"/>
          <w:b/>
          <w:color w:val="000000"/>
          <w:sz w:val="21"/>
          <w:szCs w:val="21"/>
          <w:rtl/>
        </w:rPr>
        <w:t xml:space="preserve"> </w:t>
      </w:r>
      <w:proofErr w:type="spellStart"/>
      <w:r w:rsidRPr="006650A6">
        <w:rPr>
          <w:rFonts w:ascii="Arial" w:eastAsia="Calibri" w:hAnsi="Arial" w:cs="Guttman Drogolin" w:hint="cs"/>
          <w:b/>
          <w:color w:val="000000"/>
          <w:sz w:val="21"/>
          <w:szCs w:val="21"/>
          <w:rtl/>
        </w:rPr>
        <w:t>שיליף</w:t>
      </w:r>
      <w:proofErr w:type="spellEnd"/>
      <w:r w:rsidRPr="006650A6">
        <w:rPr>
          <w:rFonts w:ascii="Arial" w:eastAsia="Calibri" w:hAnsi="Arial" w:cs="Guttman Drogolin" w:hint="cs"/>
          <w:b/>
          <w:color w:val="000000"/>
          <w:sz w:val="21"/>
          <w:szCs w:val="21"/>
          <w:rtl/>
        </w:rPr>
        <w:t xml:space="preserve"> כן ממה שנאמר </w:t>
      </w:r>
      <w:r w:rsidRPr="006650A6">
        <w:rPr>
          <w:rFonts w:ascii="Arial" w:eastAsia="Calibri" w:hAnsi="Arial" w:cs="Guttman Drogolin"/>
          <w:b/>
          <w:color w:val="000000"/>
          <w:sz w:val="21"/>
          <w:szCs w:val="21"/>
          <w:rtl/>
        </w:rPr>
        <w:t>וצפונך תמלא בטנם</w:t>
      </w:r>
      <w:r w:rsidRPr="006650A6">
        <w:rPr>
          <w:rFonts w:ascii="Arial" w:eastAsia="Calibri" w:hAnsi="Arial" w:cs="Guttman Drogolin" w:hint="cs"/>
          <w:b/>
          <w:color w:val="000000"/>
          <w:sz w:val="21"/>
          <w:szCs w:val="21"/>
          <w:rtl/>
        </w:rPr>
        <w:t>,</w:t>
      </w:r>
      <w:r w:rsidRPr="006650A6">
        <w:rPr>
          <w:rFonts w:ascii="Arial" w:eastAsia="Calibri" w:hAnsi="Arial" w:cs="Guttman Drogolin"/>
          <w:b/>
          <w:color w:val="000000"/>
          <w:sz w:val="21"/>
          <w:szCs w:val="21"/>
          <w:rtl/>
        </w:rPr>
        <w:t xml:space="preserve"> ישבעו בנים</w:t>
      </w:r>
      <w:r w:rsidRPr="006650A6">
        <w:rPr>
          <w:rFonts w:ascii="Arial" w:eastAsia="Calibri" w:hAnsi="Arial" w:cs="Guttman Drogolin" w:hint="cs"/>
          <w:b/>
          <w:color w:val="000000"/>
          <w:sz w:val="21"/>
          <w:szCs w:val="21"/>
          <w:rtl/>
        </w:rPr>
        <w:t xml:space="preserve">.</w:t>
      </w:r>
      <w:del w:id="1223" w:author="מגיה" w:date="2026-10-15T09:00:00Z">
        <w:r w:rsidRPr="006650A6">
          <w:rPr>
            <w:rFonts w:ascii="Arial" w:eastAsia="Calibri" w:hAnsi="Arial" w:cs="Guttman Drogolin" w:hint="cs"/>
            <w:b/>
            <w:color w:val="000000"/>
            <w:sz w:val="21"/>
            <w:szCs w:val="21"/>
            <w:rtl/>
          </w:rPr>
          <w:delText xml:space="preserve"> </w:delText>
        </w:r>
      </w:del>
    </w:p>
    <w:p w:rsidR="006650A6" w:rsidRPr="006650A6" w:rsidRDefault="006650A6" w:rsidP="006650A6">
      <w:pPr>
        <w:spacing w:before="36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w:t>
      </w:r>
      <w:r w:rsidRPr="006650A6">
        <w:rPr>
          <w:rFonts w:ascii="Calibri" w:eastAsia="Calibri" w:hAnsi="Calibri" w:cs="Guttman Drogolin"/>
          <w:b/>
          <w:bCs/>
          <w:sz w:val="28"/>
          <w:szCs w:val="28"/>
          <w:rtl/>
        </w:rPr>
        <w:t xml:space="preserve"> ד</w:t>
      </w:r>
      <w:ins w:id="1230" w:author="מגיה" w:date="2026-10-15T09:00:00Z">
        <w:r>
          <w:rPr>
            <w:rFonts w:ascii="Calibri" w:eastAsia="Calibri" w:hAnsi="Calibri" w:cs="Guttman Drogolin"/>
            <w:b/>
            <w:bCs/>
            <w:sz w:val="28"/>
            <w:szCs w:val="28"/>
            <w:rtl/>
          </w:rPr>
          <w:t xml:space="preserve">'</w:t>
        </w:r>
      </w:ins>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proofErr w:type="spellStart"/>
      <w:r w:rsidRPr="006650A6">
        <w:rPr>
          <w:rFonts w:ascii="Arial" w:eastAsia="Calibri" w:hAnsi="Arial" w:cs="Guttman Drogolin"/>
          <w:bCs/>
          <w:color w:val="000000"/>
          <w:sz w:val="26"/>
          <w:szCs w:val="26"/>
          <w:rtl/>
        </w:rPr>
        <w:t>נט"י</w:t>
      </w:r>
      <w:proofErr w:type="spellEnd"/>
      <w:r w:rsidRPr="006650A6">
        <w:rPr>
          <w:rFonts w:ascii="Arial" w:eastAsia="Calibri" w:hAnsi="Arial" w:cs="Guttman Drogolin"/>
          <w:bCs/>
          <w:color w:val="000000"/>
          <w:sz w:val="26"/>
          <w:szCs w:val="26"/>
          <w:rtl/>
        </w:rPr>
        <w:t xml:space="preserve"> שחרית</w:t>
      </w:r>
    </w:p>
    <w:p w:rsidR="006650A6" w:rsidRPr="006650A6" w:rsidRDefault="00DA147D" w:rsidP="002A56F3">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כ</w:t>
      </w:r>
      <w:r w:rsidR="006650A6" w:rsidRPr="006650A6">
        <w:rPr>
          <w:rFonts w:asciiTheme="minorBidi" w:eastAsia="Times New Roman" w:hAnsiTheme="minorBidi" w:cs="Guttman Drogolin" w:hint="cs"/>
          <w:b/>
          <w:bCs/>
          <w:color w:val="000000"/>
          <w:sz w:val="24"/>
          <w:szCs w:val="24"/>
          <w:rtl/>
        </w:rPr>
        <w:t xml:space="preserve">. שאלה. </w:t>
      </w:r>
      <w:r w:rsidR="006650A6" w:rsidRPr="006650A6">
        <w:rPr>
          <w:rFonts w:asciiTheme="minorBidi" w:eastAsia="Times New Roman" w:hAnsiTheme="minorBidi" w:cs="Guttman Drogolin"/>
          <w:b/>
          <w:bCs/>
          <w:color w:val="000000"/>
          <w:sz w:val="24"/>
          <w:szCs w:val="24"/>
          <w:rtl/>
        </w:rPr>
        <w:t xml:space="preserve">האם גם על </w:t>
      </w:r>
      <w:proofErr w:type="spellStart"/>
      <w:r w:rsidR="006650A6" w:rsidRPr="006650A6">
        <w:rPr>
          <w:rFonts w:asciiTheme="minorBidi" w:eastAsia="Times New Roman" w:hAnsiTheme="minorBidi" w:cs="Guttman Drogolin"/>
          <w:b/>
          <w:bCs/>
          <w:color w:val="000000"/>
          <w:sz w:val="24"/>
          <w:szCs w:val="24"/>
          <w:rtl/>
        </w:rPr>
        <w:t>ש</w:t>
      </w:r>
      <w:r w:rsidR="006650A6" w:rsidRPr="006650A6">
        <w:rPr>
          <w:rFonts w:asciiTheme="minorBidi" w:eastAsia="Times New Roman" w:hAnsiTheme="minorBidi" w:cs="Guttman Drogolin" w:hint="cs"/>
          <w:b/>
          <w:bCs/>
          <w:color w:val="000000"/>
          <w:sz w:val="24"/>
          <w:szCs w:val="24"/>
          <w:rtl/>
        </w:rPr>
        <w:t>י</w:t>
      </w:r>
      <w:r w:rsidR="006650A6" w:rsidRPr="006650A6">
        <w:rPr>
          <w:rFonts w:asciiTheme="minorBidi" w:eastAsia="Times New Roman" w:hAnsiTheme="minorBidi" w:cs="Guttman Drogolin"/>
          <w:b/>
          <w:bCs/>
          <w:color w:val="000000"/>
          <w:sz w:val="24"/>
          <w:szCs w:val="24"/>
          <w:rtl/>
        </w:rPr>
        <w:t>נת</w:t>
      </w:r>
      <w:proofErr w:type="spellEnd"/>
      <w:r w:rsidR="006650A6" w:rsidRPr="006650A6">
        <w:rPr>
          <w:rFonts w:asciiTheme="minorBidi" w:eastAsia="Times New Roman" w:hAnsiTheme="minorBidi" w:cs="Guttman Drogolin"/>
          <w:b/>
          <w:bCs/>
          <w:color w:val="000000"/>
          <w:sz w:val="24"/>
          <w:szCs w:val="24"/>
          <w:rtl/>
        </w:rPr>
        <w:t xml:space="preserve"> עראי חייב נטילה</w:t>
      </w:r>
      <w:r w:rsidR="006650A6" w:rsidRPr="006650A6">
        <w:rPr>
          <w:rFonts w:asciiTheme="minorBidi" w:eastAsia="Times New Roman" w:hAnsiTheme="minorBidi" w:cs="Guttman Drogolin" w:hint="cs"/>
          <w:b/>
          <w:bCs/>
          <w:color w:val="000000"/>
          <w:sz w:val="24"/>
          <w:szCs w:val="24"/>
          <w:rtl/>
        </w:rPr>
        <w:t>?</w:t>
      </w:r>
      <w:del w:id="1725" w:author="מגיה" w:date="2026-10-15T09:00:00Z">
        <w:r w:rsidR="006650A6" w:rsidRPr="006650A6">
          <w:rPr>
            <w:rFonts w:asciiTheme="minorBidi" w:eastAsia="Times New Roman" w:hAnsiTheme="minorBidi" w:cs="Guttman Drogolin"/>
            <w:b/>
            <w:bCs/>
            <w:color w:val="000000"/>
            <w:sz w:val="24"/>
            <w:szCs w:val="24"/>
            <w:rtl/>
          </w:rPr>
          <w:delText xml:space="preserve"> </w:delText>
        </w:r>
      </w:del>
    </w:p>
    <w:p w:rsidR="006650A6" w:rsidRPr="006650A6" w:rsidRDefault="00DA147D" w:rsidP="006650A6">
      <w:pPr>
        <w:spacing w:before="40" w:after="0" w:line="330" w:lineRule="exact"/>
        <w:jc w:val="both"/>
        <w:rPr>
          <w:rFonts w:ascii="Arial" w:eastAsia="Calibri" w:hAnsi="Arial" w:cs="Guttman Drogolin"/>
          <w:b/>
          <w:bCs/>
          <w:sz w:val="24"/>
          <w:szCs w:val="24"/>
          <w:rtl/>
        </w:rPr>
      </w:pPr>
      <w:proofErr w:type="spellStart"/>
      <w:r>
        <w:rPr>
          <w:rFonts w:ascii="Arial" w:eastAsia="Calibri" w:hAnsi="Arial" w:cs="Guttman Drogolin" w:hint="cs"/>
          <w:b/>
          <w:bCs/>
          <w:sz w:val="24"/>
          <w:szCs w:val="24"/>
          <w:rtl/>
        </w:rPr>
        <w:t>כא</w:t>
      </w:r>
      <w:proofErr w:type="spellEnd"/>
      <w:r w:rsidR="006650A6" w:rsidRPr="006650A6">
        <w:rPr>
          <w:rFonts w:ascii="Arial" w:eastAsia="Calibri" w:hAnsi="Arial" w:cs="Guttman Drogolin" w:hint="cs"/>
          <w:b/>
          <w:bCs/>
          <w:sz w:val="24"/>
          <w:szCs w:val="24"/>
          <w:rtl/>
        </w:rPr>
        <w:t xml:space="preserve">. שאלה. האם גם </w:t>
      </w:r>
      <w:r w:rsidR="006650A6" w:rsidRPr="006650A6">
        <w:rPr>
          <w:rFonts w:ascii="Arial" w:eastAsia="Calibri" w:hAnsi="Arial" w:cs="Guttman Drogolin"/>
          <w:b/>
          <w:bCs/>
          <w:sz w:val="24"/>
          <w:szCs w:val="24"/>
          <w:rtl/>
        </w:rPr>
        <w:t>מי שהיה ער כל הלילה חייב נטילה</w:t>
      </w:r>
      <w:r w:rsidR="006650A6" w:rsidRPr="006650A6">
        <w:rPr>
          <w:rFonts w:ascii="Arial" w:eastAsia="Calibri" w:hAnsi="Arial" w:cs="Guttman Drogolin" w:hint="cs"/>
          <w:b/>
          <w:bCs/>
          <w:sz w:val="24"/>
          <w:szCs w:val="24"/>
          <w:rtl/>
        </w:rPr>
        <w:t>?</w:t>
      </w:r>
    </w:p>
    <w:p w:rsidR="006650A6" w:rsidRPr="006650A6" w:rsidRDefault="00DA147D" w:rsidP="006650A6">
      <w:pPr>
        <w:spacing w:before="40" w:after="0" w:line="330" w:lineRule="exact"/>
        <w:jc w:val="both"/>
        <w:rPr>
          <w:rFonts w:ascii="Arial" w:eastAsia="Calibri" w:hAnsi="Arial" w:cs="Guttman Drogolin"/>
          <w:b/>
          <w:bCs/>
          <w:sz w:val="24"/>
          <w:szCs w:val="24"/>
          <w:rtl/>
        </w:rPr>
      </w:pPr>
      <w:proofErr w:type="spellStart"/>
      <w:r>
        <w:rPr>
          <w:rFonts w:ascii="Arial" w:eastAsia="Calibri" w:hAnsi="Arial" w:cs="Guttman Drogolin" w:hint="cs"/>
          <w:b/>
          <w:bCs/>
          <w:sz w:val="24"/>
          <w:szCs w:val="24"/>
          <w:rtl/>
        </w:rPr>
        <w:t>כב</w:t>
      </w:r>
      <w:proofErr w:type="spellEnd"/>
      <w:r w:rsidR="006650A6" w:rsidRPr="006650A6">
        <w:rPr>
          <w:rFonts w:ascii="Arial" w:eastAsia="Calibri" w:hAnsi="Arial" w:cs="Guttman Drogolin" w:hint="cs"/>
          <w:b/>
          <w:bCs/>
          <w:sz w:val="24"/>
          <w:szCs w:val="24"/>
          <w:rtl/>
        </w:rPr>
        <w:t xml:space="preserve">. שאלה. </w:t>
      </w:r>
      <w:r w:rsidR="006650A6" w:rsidRPr="006650A6">
        <w:rPr>
          <w:rFonts w:ascii="Arial" w:eastAsia="Calibri" w:hAnsi="Arial" w:cs="Guttman Drogolin"/>
          <w:b/>
          <w:bCs/>
          <w:sz w:val="24"/>
          <w:szCs w:val="24"/>
          <w:rtl/>
        </w:rPr>
        <w:t xml:space="preserve">השכים קודם עמוד השחר ונטל </w:t>
      </w:r>
      <w:del w:id="1610" w:author="מגיה" w:date="2026-10-15T09:00:00Z">
        <w:r w:rsidR="006650A6" w:rsidRPr="006650A6">
          <w:rPr>
            <w:rFonts w:ascii="Arial" w:eastAsia="Calibri" w:hAnsi="Arial" w:cs="Guttman Drogolin"/>
            <w:b/>
            <w:bCs/>
            <w:sz w:val="24"/>
            <w:szCs w:val="24"/>
            <w:rtl/>
          </w:rPr>
          <w:delText xml:space="preserve">ידו</w:delText>
        </w:r>
      </w:del>
      <w:ins w:id="1611" w:author="מגיה" w:date="2026-10-15T09:00:00Z">
        <w:r>
          <w:rPr>
            <w:rFonts w:ascii="Arial" w:eastAsia="Calibri" w:hAnsi="Arial" w:cs="Guttman Drogolin"/>
            <w:b/>
            <w:bCs/>
            <w:sz w:val="24"/>
            <w:szCs w:val="24"/>
            <w:rtl/>
          </w:rPr>
          <w:t xml:space="preserve">ידיו,</w:t>
        </w:r>
      </w:ins>
      <w:r w:rsidR="006650A6" w:rsidRPr="006650A6">
        <w:rPr>
          <w:rFonts w:ascii="Arial" w:eastAsia="Calibri" w:hAnsi="Arial" w:cs="Guttman Drogolin"/>
          <w:b/>
          <w:bCs/>
          <w:sz w:val="24"/>
          <w:szCs w:val="24"/>
          <w:rtl/>
        </w:rPr>
        <w:t xml:space="preserve"> האם צריך ליטול ידיו שוב כשיאיר היום</w:t>
      </w:r>
      <w:r w:rsidR="006650A6" w:rsidRPr="006650A6">
        <w:rPr>
          <w:rFonts w:ascii="Arial" w:eastAsia="Calibri" w:hAnsi="Arial" w:cs="Guttman Drogolin" w:hint="cs"/>
          <w:b/>
          <w:bCs/>
          <w:sz w:val="24"/>
          <w:szCs w:val="24"/>
          <w:rtl/>
        </w:rPr>
        <w:t>?</w:t>
      </w:r>
      <w:del w:id="1609" w:author="מגיה" w:date="2026-10-15T09:00:00Z">
        <w:r w:rsidR="006650A6" w:rsidRPr="006650A6">
          <w:rPr>
            <w:rFonts w:ascii="Arial" w:eastAsia="Calibri" w:hAnsi="Arial" w:cs="Guttman Drogolin"/>
            <w:b/>
            <w:bCs/>
            <w:sz w:val="24"/>
            <w:szCs w:val="24"/>
            <w:rtl/>
          </w:rPr>
          <w:delText xml:space="preserve"> </w:delText>
        </w:r>
      </w:del>
    </w:p>
    <w:p w:rsidR="006650A6" w:rsidRPr="006650A6" w:rsidRDefault="006650A6" w:rsidP="00BA11C4">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r w:rsidR="00BA11C4" w:rsidRPr="00BA11C4">
        <w:rPr>
          <w:rFonts w:ascii="Arial" w:eastAsia="Times New Roman" w:hAnsi="Arial" w:cs="Guttman Drogolin" w:hint="cs"/>
          <w:sz w:val="23"/>
          <w:szCs w:val="23"/>
          <w:rtl/>
        </w:rPr>
        <w:t xml:space="preserve">יש לחוש </w:t>
      </w:r>
      <w:proofErr w:type="spellStart"/>
      <w:r w:rsidR="00BA11C4" w:rsidRPr="00BA11C4">
        <w:rPr>
          <w:rFonts w:ascii="Arial" w:eastAsia="Times New Roman" w:hAnsi="Arial" w:cs="Guttman Drogolin"/>
          <w:sz w:val="23"/>
          <w:szCs w:val="23"/>
          <w:rtl/>
        </w:rPr>
        <w:t>לחומרא</w:t>
      </w:r>
      <w:proofErr w:type="spellEnd"/>
      <w:r w:rsidR="00BA11C4" w:rsidRPr="00BA11C4">
        <w:rPr>
          <w:rFonts w:ascii="Arial" w:eastAsia="Times New Roman" w:hAnsi="Arial" w:cs="Guttman Drogolin"/>
          <w:sz w:val="23"/>
          <w:szCs w:val="23"/>
          <w:rtl/>
        </w:rPr>
        <w:t xml:space="preserve"> </w:t>
      </w:r>
      <w:r w:rsidR="00BA11C4" w:rsidRPr="00BA11C4">
        <w:rPr>
          <w:rFonts w:ascii="Arial" w:eastAsia="Times New Roman" w:hAnsi="Arial" w:cs="Guttman Drogolin" w:hint="cs"/>
          <w:sz w:val="23"/>
          <w:szCs w:val="23"/>
          <w:rtl/>
        </w:rPr>
        <w:t xml:space="preserve">וליטול ידיו בכל אלו האופנים</w:t>
      </w:r>
      <w:ins w:id="1279" w:author="מגיה" w:date="2026-10-15T09:00:00Z">
        <w:r>
          <w:rPr>
            <w:rFonts w:ascii="Arial" w:eastAsia="Times New Roman" w:hAnsi="Arial" w:cs="Guttman Drogolin" w:hint="cs"/>
            <w:sz w:val="23"/>
            <w:szCs w:val="23"/>
            <w:rtl/>
          </w:rPr>
          <w:t xml:space="preserve">,</w:t>
        </w:r>
      </w:ins>
      <w:r w:rsidR="00BA11C4" w:rsidRPr="00BA11C4">
        <w:rPr>
          <w:rFonts w:ascii="Arial" w:eastAsia="Times New Roman" w:hAnsi="Arial" w:cs="Guttman Drogolin" w:hint="cs"/>
          <w:sz w:val="23"/>
          <w:szCs w:val="23"/>
          <w:rtl/>
        </w:rPr>
        <w:t xml:space="preserve"> </w:t>
      </w:r>
      <w:r w:rsidR="00BA11C4" w:rsidRPr="00BA11C4">
        <w:rPr>
          <w:rFonts w:ascii="Arial" w:eastAsia="Times New Roman" w:hAnsi="Arial" w:cs="Guttman Drogolin"/>
          <w:sz w:val="23"/>
          <w:szCs w:val="23"/>
          <w:rtl/>
        </w:rPr>
        <w:t xml:space="preserve">אבל לא יברך </w:t>
      </w:r>
      <w:del w:id="1277" w:author="מגיה" w:date="2026-10-15T09:00:00Z">
        <w:r w:rsidR="00BA11C4" w:rsidRPr="00BA11C4">
          <w:rPr>
            <w:rFonts w:ascii="Arial" w:eastAsia="Times New Roman" w:hAnsi="Arial" w:cs="Guttman Drogolin" w:hint="cs"/>
            <w:sz w:val="23"/>
            <w:szCs w:val="23"/>
            <w:rtl/>
          </w:rPr>
          <w:delText xml:space="preserve">כי</w:delText>
        </w:r>
      </w:del>
      <w:ins w:id="1278" w:author="מגיה" w:date="2026-10-15T09:00:00Z">
        <w:r>
          <w:rPr>
            <w:rFonts w:ascii="Arial" w:eastAsia="Times New Roman" w:hAnsi="Arial" w:cs="Guttman Drogolin" w:hint="cs"/>
            <w:sz w:val="23"/>
            <w:szCs w:val="23"/>
            <w:rtl/>
          </w:rPr>
          <w:t xml:space="preserve">אלא</w:t>
        </w:r>
      </w:ins>
      <w:r w:rsidR="00BA11C4" w:rsidRPr="00BA11C4">
        <w:rPr>
          <w:rFonts w:ascii="Arial" w:eastAsia="Times New Roman" w:hAnsi="Arial" w:cs="Guttman Drogolin" w:hint="cs"/>
          <w:sz w:val="23"/>
          <w:szCs w:val="23"/>
          <w:rtl/>
        </w:rPr>
        <w:t xml:space="preserve"> אם </w:t>
      </w:r>
      <w:del w:id="1274" w:author="מגיה" w:date="2026-10-15T09:00:00Z">
        <w:r w:rsidR="00BA11C4" w:rsidRPr="00BA11C4">
          <w:rPr>
            <w:rFonts w:ascii="Arial" w:eastAsia="Times New Roman" w:hAnsi="Arial" w:cs="Guttman Drogolin" w:hint="cs"/>
            <w:sz w:val="23"/>
            <w:szCs w:val="23"/>
            <w:rtl/>
          </w:rPr>
          <w:delText xml:space="preserve">ב</w:delText>
        </w:r>
      </w:del>
      <w:del w:id="1275" w:author="מגיה" w:date="2026-10-15T09:00:00Z">
        <w:r w:rsidR="00BA11C4" w:rsidRPr="00BA11C4">
          <w:rPr>
            <w:rFonts w:ascii="Arial" w:eastAsia="Times New Roman" w:hAnsi="Arial" w:cs="Guttman Drogolin"/>
            <w:sz w:val="23"/>
            <w:szCs w:val="23"/>
            <w:rtl/>
          </w:rPr>
          <w:delText xml:space="preserve">עשה</w:delText>
        </w:r>
      </w:del>
      <w:ins w:id="1276" w:author="מגיה" w:date="2026-10-15T09:00:00Z">
        <w:r>
          <w:rPr>
            <w:rFonts w:ascii="Arial" w:eastAsia="Times New Roman" w:hAnsi="Arial" w:cs="Guttman Drogolin" w:hint="cs"/>
            <w:sz w:val="23"/>
            <w:szCs w:val="23"/>
            <w:rtl/>
          </w:rPr>
          <w:t xml:space="preserve">כן עשה</w:t>
        </w:r>
      </w:ins>
      <w:r w:rsidR="00BA11C4" w:rsidRPr="00BA11C4">
        <w:rPr>
          <w:rFonts w:ascii="Arial" w:eastAsia="Times New Roman" w:hAnsi="Arial" w:cs="Guttman Drogolin"/>
          <w:sz w:val="23"/>
          <w:szCs w:val="23"/>
          <w:rtl/>
        </w:rPr>
        <w:t xml:space="preserve"> צרכיו או </w:t>
      </w:r>
      <w:r w:rsidR="00BA11C4" w:rsidRPr="00BA11C4">
        <w:rPr>
          <w:rFonts w:ascii="Arial" w:eastAsia="Times New Roman" w:hAnsi="Arial" w:cs="Guttman Drogolin" w:hint="cs"/>
          <w:sz w:val="23"/>
          <w:szCs w:val="23"/>
          <w:rtl/>
        </w:rPr>
        <w:t>ה</w:t>
      </w:r>
      <w:r w:rsidR="00BA11C4" w:rsidRPr="00BA11C4">
        <w:rPr>
          <w:rFonts w:ascii="Arial" w:eastAsia="Times New Roman" w:hAnsi="Arial" w:cs="Guttman Drogolin"/>
          <w:sz w:val="23"/>
          <w:szCs w:val="23"/>
          <w:rtl/>
        </w:rPr>
        <w:t>טיל מים ושפשף</w:t>
      </w:r>
      <w:ins w:id="1273" w:author="מגיה" w:date="2026-10-15T09:00:00Z">
        <w:r>
          <w:rPr>
            <w:rFonts w:ascii="Arial" w:eastAsia="Times New Roman" w:hAnsi="Arial" w:cs="Guttman Drogolin"/>
            <w:sz w:val="23"/>
            <w:szCs w:val="23"/>
            <w:rtl/>
          </w:rPr>
          <w:t xml:space="preserve">,</w:t>
        </w:r>
      </w:ins>
      <w:r w:rsidR="00BA11C4" w:rsidRPr="00BA11C4">
        <w:rPr>
          <w:rFonts w:ascii="Arial" w:eastAsia="Times New Roman" w:hAnsi="Arial" w:cs="Guttman Drogolin" w:hint="cs"/>
          <w:sz w:val="23"/>
          <w:szCs w:val="23"/>
          <w:rtl/>
        </w:rPr>
        <w:t xml:space="preserve"> דאז חייב </w:t>
      </w:r>
      <w:proofErr w:type="spellStart"/>
      <w:r w:rsidR="00BA11C4" w:rsidRPr="00BA11C4">
        <w:rPr>
          <w:rFonts w:ascii="Arial" w:eastAsia="Times New Roman" w:hAnsi="Arial" w:cs="Guttman Drogolin" w:hint="cs"/>
          <w:sz w:val="23"/>
          <w:szCs w:val="23"/>
          <w:rtl/>
        </w:rPr>
        <w:t>לכו"ע</w:t>
      </w:r>
      <w:proofErr w:type="spellEnd"/>
      <w:r w:rsidR="00BA11C4" w:rsidRPr="00BA11C4">
        <w:rPr>
          <w:rFonts w:ascii="Arial" w:eastAsia="Times New Roman" w:hAnsi="Arial" w:cs="Guttman Drogolin" w:hint="cs"/>
          <w:sz w:val="23"/>
          <w:szCs w:val="23"/>
          <w:rtl/>
        </w:rPr>
        <w:t xml:space="preserve"> בנטילה</w:t>
      </w:r>
      <w:r w:rsidR="00BA11C4">
        <w:rPr>
          <w:rFonts w:ascii="Arial" w:eastAsia="Times New Roman" w:hAnsi="Arial" w:cs="Guttman Drogolin" w:hint="cs"/>
          <w:sz w:val="21"/>
          <w:szCs w:val="21"/>
          <w:rtl/>
        </w:rPr>
        <w:t xml:space="preserve">. </w:t>
      </w:r>
      <w:proofErr w:type="spellStart"/>
      <w:r w:rsidR="00BA11C4">
        <w:rPr>
          <w:rFonts w:ascii="Arial" w:eastAsia="Times New Roman" w:hAnsi="Arial" w:cs="Guttman Drogolin" w:hint="cs"/>
          <w:sz w:val="21"/>
          <w:szCs w:val="21"/>
          <w:rtl/>
        </w:rPr>
        <w:t>דהנה</w:t>
      </w:r>
      <w:proofErr w:type="spellEnd"/>
      <w:r w:rsidR="00BA11C4" w:rsidRPr="002C71D3">
        <w:rPr>
          <w:rFonts w:ascii="Arial" w:eastAsia="Times New Roman" w:hAnsi="Arial" w:cs="Guttman Drogolin" w:hint="cs"/>
          <w:sz w:val="21"/>
          <w:szCs w:val="21"/>
          <w:rtl/>
        </w:rPr>
        <w:t xml:space="preserve"> </w:t>
      </w:r>
      <w:proofErr w:type="spellStart"/>
      <w:r w:rsidRPr="002C71D3">
        <w:rPr>
          <w:rFonts w:ascii="Arial" w:eastAsia="Times New Roman" w:hAnsi="Arial" w:cs="Guttman Drogolin" w:hint="cs"/>
          <w:sz w:val="21"/>
          <w:szCs w:val="21"/>
          <w:rtl/>
        </w:rPr>
        <w:lastRenderedPageBreak/>
        <w:t>בשו"ע</w:t>
      </w:r>
      <w:proofErr w:type="spellEnd"/>
      <w:r w:rsidRPr="002C71D3">
        <w:rPr>
          <w:rFonts w:ascii="Arial" w:eastAsia="Times New Roman" w:hAnsi="Arial" w:cs="Guttman Drogolin" w:hint="cs"/>
          <w:sz w:val="21"/>
          <w:szCs w:val="21"/>
          <w:rtl/>
        </w:rPr>
        <w:t xml:space="preserve"> </w:t>
      </w:r>
      <w:r w:rsidR="002C71D3" w:rsidRPr="002C71D3">
        <w:rPr>
          <w:rFonts w:ascii="Arial" w:eastAsia="Times New Roman" w:hAnsi="Arial" w:cs="Guttman Drogolin" w:hint="cs"/>
          <w:sz w:val="21"/>
          <w:szCs w:val="21"/>
          <w:rtl/>
        </w:rPr>
        <w:t xml:space="preserve">(ד' </w:t>
      </w:r>
      <w:r w:rsidRPr="002C71D3">
        <w:rPr>
          <w:rFonts w:ascii="Arial" w:eastAsia="Times New Roman" w:hAnsi="Arial" w:cs="Guttman Drogolin" w:hint="cs"/>
          <w:sz w:val="21"/>
          <w:szCs w:val="21"/>
          <w:rtl/>
        </w:rPr>
        <w:t>ס</w:t>
      </w:r>
      <w:r w:rsidRPr="002C71D3">
        <w:rPr>
          <w:rFonts w:ascii="Arial" w:eastAsia="Calibri" w:hAnsi="Arial" w:cs="Guttman Drogolin"/>
          <w:color w:val="000000"/>
          <w:sz w:val="21"/>
          <w:szCs w:val="21"/>
          <w:rtl/>
        </w:rPr>
        <w:t>"א</w:t>
      </w:r>
      <w:r w:rsidR="002C71D3" w:rsidRP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כתב</w:t>
      </w:r>
      <w:r w:rsidR="002C71D3">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r w:rsidR="002C71D3">
        <w:rPr>
          <w:rFonts w:ascii="Arial" w:eastAsia="Calibri" w:hAnsi="Arial" w:cs="Guttman Drogolin"/>
          <w:color w:val="000000"/>
          <w:sz w:val="21"/>
          <w:szCs w:val="21"/>
          <w:rtl/>
        </w:rPr>
        <w:t>ירחץ ידיו ויברך</w:t>
      </w:r>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על נטילת </w:t>
      </w:r>
      <w:proofErr w:type="spellStart"/>
      <w:r w:rsidRPr="006650A6">
        <w:rPr>
          <w:rFonts w:ascii="Arial" w:eastAsia="Calibri" w:hAnsi="Arial" w:cs="Guttman Drogolin"/>
          <w:color w:val="000000"/>
          <w:sz w:val="21"/>
          <w:szCs w:val="21"/>
          <w:rtl/>
        </w:rPr>
        <w:t>ידים</w:t>
      </w:r>
      <w:proofErr w:type="spellEnd"/>
      <w:r w:rsidRPr="006650A6">
        <w:rPr>
          <w:rFonts w:ascii="Arial" w:eastAsia="Times New Roman" w:hAnsi="Arial" w:cs="Guttman Drogolin"/>
          <w:sz w:val="21"/>
          <w:szCs w:val="21"/>
          <w:vertAlign w:val="superscript"/>
          <w:rtl/>
        </w:rPr>
        <w:footnoteReference w:id="30"/>
      </w:r>
      <w:r w:rsidRPr="006650A6">
        <w:rPr>
          <w:rFonts w:ascii="Arial" w:eastAsia="Times New Roman" w:hAnsi="Arial" w:cs="Guttman Drogolin"/>
          <w:sz w:val="21"/>
          <w:szCs w:val="21"/>
          <w:rtl/>
        </w:rPr>
        <w:t>. וכמה טעמים נאמר</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 בראשונים לנטילה זו, </w:t>
      </w:r>
      <w:proofErr w:type="spellStart"/>
      <w:r w:rsidRPr="006650A6">
        <w:rPr>
          <w:rFonts w:ascii="Arial" w:eastAsia="Times New Roman" w:hAnsi="Arial" w:cs="Guttman Drogolin"/>
          <w:sz w:val="21"/>
          <w:szCs w:val="21"/>
          <w:rtl/>
        </w:rPr>
        <w:t>הרא"ש</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בפ</w:t>
      </w:r>
      <w:proofErr w:type="spellEnd"/>
      <w:r w:rsidRPr="006650A6">
        <w:rPr>
          <w:rFonts w:ascii="Arial" w:eastAsia="Times New Roman" w:hAnsi="Arial" w:cs="Guttman Drogolin"/>
          <w:sz w:val="21"/>
          <w:szCs w:val="21"/>
          <w:rtl/>
        </w:rPr>
        <w:t xml:space="preserve">' הרואה (סי' כ"ג) כתב</w:t>
      </w:r>
      <w:ins w:id="1272"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לפי שידיו של אדם עסקניות הם</w:t>
      </w:r>
      <w:ins w:id="1271"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וא"א שלא יגע במקומות המכוסים</w:t>
      </w:r>
      <w:r w:rsidRPr="006650A6">
        <w:rPr>
          <w:rFonts w:ascii="Arial" w:eastAsia="Times New Roman" w:hAnsi="Arial" w:cs="Guttman Drogolin"/>
          <w:sz w:val="21"/>
          <w:szCs w:val="21"/>
          <w:vertAlign w:val="superscript"/>
          <w:rtl/>
        </w:rPr>
        <w:footnoteReference w:id="31"/>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הרשב"א</w:t>
      </w:r>
      <w:proofErr w:type="spellEnd"/>
      <w:r w:rsidRPr="006650A6">
        <w:rPr>
          <w:rFonts w:ascii="Arial" w:eastAsia="Times New Roman" w:hAnsi="Arial" w:cs="Guttman Drogolin"/>
          <w:sz w:val="21"/>
          <w:szCs w:val="21"/>
          <w:rtl/>
        </w:rPr>
        <w:t xml:space="preserve"> (שו"ת ח"א סי' קצ"א)</w:t>
      </w:r>
      <w:ins w:id="1270" w:author="מגיה" w:date="2026-10-15T09:00:00Z">
        <w:r>
          <w:rPr>
            <w:rFonts w:ascii="Arial" w:eastAsia="Times New Roman" w:hAnsi="Arial" w:cs="Guttman Drogolin"/>
            <w:sz w:val="21"/>
            <w:szCs w:val="21"/>
            <w:rtl/>
          </w:rPr>
          <w:t xml:space="preserve"> כתב:</w:t>
        </w:r>
      </w:ins>
      <w:r w:rsidRPr="006650A6">
        <w:rPr>
          <w:rFonts w:ascii="Arial" w:eastAsia="Times New Roman" w:hAnsi="Arial" w:cs="Guttman Drogolin"/>
          <w:sz w:val="21"/>
          <w:szCs w:val="21"/>
          <w:rtl/>
        </w:rPr>
        <w:t xml:space="preserve"> לפי שבשחר נעשים כבריה חדשה </w:t>
      </w:r>
      <w:proofErr w:type="spellStart"/>
      <w:r w:rsidRPr="006650A6">
        <w:rPr>
          <w:rFonts w:ascii="Arial" w:eastAsia="Times New Roman" w:hAnsi="Arial" w:cs="Guttman Drogolin"/>
          <w:sz w:val="21"/>
          <w:szCs w:val="21"/>
          <w:rtl/>
        </w:rPr>
        <w:t>דכתיב</w:t>
      </w:r>
      <w:proofErr w:type="spellEnd"/>
      <w:r w:rsidRPr="006650A6">
        <w:rPr>
          <w:rFonts w:ascii="Arial" w:eastAsia="Times New Roman" w:hAnsi="Arial" w:cs="Guttman Drogolin"/>
          <w:sz w:val="21"/>
          <w:szCs w:val="21"/>
          <w:rtl/>
        </w:rPr>
        <w:t xml:space="preserve"> חדשים לבקרים וגו' ולפיכך אנו </w:t>
      </w:r>
      <w:proofErr w:type="spellStart"/>
      <w:r w:rsidRPr="006650A6">
        <w:rPr>
          <w:rFonts w:ascii="Arial" w:eastAsia="Times New Roman" w:hAnsi="Arial" w:cs="Guttman Drogolin"/>
          <w:sz w:val="21"/>
          <w:szCs w:val="21"/>
          <w:rtl/>
        </w:rPr>
        <w:t>צריכין</w:t>
      </w:r>
      <w:proofErr w:type="spellEnd"/>
      <w:r w:rsidRPr="006650A6">
        <w:rPr>
          <w:rFonts w:ascii="Arial" w:eastAsia="Times New Roman" w:hAnsi="Arial" w:cs="Guttman Drogolin"/>
          <w:sz w:val="21"/>
          <w:szCs w:val="21"/>
          <w:rtl/>
        </w:rPr>
        <w:t xml:space="preserve"> להתקדש בקדושתו וליטול ידינו מן הכלי ככהן שמקדש ידיו מן הכיור</w:t>
      </w:r>
      <w:r w:rsidRPr="006650A6">
        <w:rPr>
          <w:rFonts w:ascii="Arial" w:eastAsia="Times New Roman" w:hAnsi="Arial" w:cs="Guttman Drogolin"/>
          <w:sz w:val="21"/>
          <w:szCs w:val="21"/>
          <w:vertAlign w:val="superscript"/>
          <w:rtl/>
        </w:rPr>
        <w:footnoteReference w:id="32"/>
      </w:r>
      <w:r w:rsidRPr="006650A6">
        <w:rPr>
          <w:rFonts w:ascii="Arial" w:eastAsia="Times New Roman" w:hAnsi="Arial" w:cs="Guttman Drogolin"/>
          <w:sz w:val="21"/>
          <w:szCs w:val="21"/>
          <w:rtl/>
        </w:rPr>
        <w:t xml:space="preserve">. טעם שלישי כתב הטור </w:t>
      </w:r>
      <w:proofErr w:type="spellStart"/>
      <w:r w:rsidRPr="006650A6">
        <w:rPr>
          <w:rFonts w:ascii="Arial" w:eastAsia="Times New Roman" w:hAnsi="Arial" w:cs="Guttman Drogolin" w:hint="cs"/>
          <w:sz w:val="21"/>
          <w:szCs w:val="21"/>
          <w:rtl/>
        </w:rPr>
        <w:t>והשו"ע</w:t>
      </w:r>
      <w:proofErr w:type="spellEnd"/>
      <w:r w:rsidRPr="006650A6">
        <w:rPr>
          <w:rFonts w:ascii="Arial" w:eastAsia="Times New Roman" w:hAnsi="Arial" w:cs="Guttman Drogolin" w:hint="cs"/>
          <w:sz w:val="21"/>
          <w:szCs w:val="21"/>
          <w:rtl/>
        </w:rPr>
        <w:t xml:space="preserve"> </w:t>
      </w:r>
      <w:ins w:id="1269"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ס"ב</w:t>
      </w:r>
      <w:ins w:id="1268"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מפני שרוח רעה שורה על </w:t>
      </w:r>
      <w:proofErr w:type="spellStart"/>
      <w:r w:rsidRPr="006650A6">
        <w:rPr>
          <w:rFonts w:ascii="Arial" w:eastAsia="Times New Roman" w:hAnsi="Arial" w:cs="Guttman Drogolin"/>
          <w:sz w:val="21"/>
          <w:szCs w:val="21"/>
          <w:rtl/>
        </w:rPr>
        <w:t>הידים</w:t>
      </w:r>
      <w:proofErr w:type="spellEnd"/>
      <w:r w:rsidRPr="006650A6">
        <w:rPr>
          <w:rFonts w:ascii="Arial" w:eastAsia="Times New Roman" w:hAnsi="Arial" w:cs="Guttman Drogolin"/>
          <w:sz w:val="21"/>
          <w:szCs w:val="21"/>
          <w:rtl/>
        </w:rPr>
        <w:t xml:space="preserve"> קודם נטילה ואינה סרה עד שיערה עליהם </w:t>
      </w:r>
      <w:proofErr w:type="spellStart"/>
      <w:r w:rsidRPr="006650A6">
        <w:rPr>
          <w:rFonts w:ascii="Arial" w:eastAsia="Times New Roman" w:hAnsi="Arial" w:cs="Guttman Drogolin"/>
          <w:sz w:val="21"/>
          <w:szCs w:val="21"/>
          <w:rtl/>
        </w:rPr>
        <w:t>ג"פ</w:t>
      </w:r>
      <w:proofErr w:type="spellEnd"/>
      <w:r w:rsidRPr="006650A6">
        <w:rPr>
          <w:rFonts w:ascii="Arial" w:eastAsia="Times New Roman" w:hAnsi="Arial" w:cs="Guttman Drogolin"/>
          <w:sz w:val="21"/>
          <w:szCs w:val="21"/>
          <w:vertAlign w:val="superscript"/>
          <w:rtl/>
        </w:rPr>
        <w:footnoteReference w:id="33"/>
      </w:r>
      <w:r w:rsidRPr="006650A6">
        <w:rPr>
          <w:rFonts w:ascii="Arial" w:eastAsia="Times New Roman" w:hAnsi="Arial" w:cs="Guttman Drogolin"/>
          <w:sz w:val="21"/>
          <w:szCs w:val="21"/>
          <w:rtl/>
        </w:rPr>
        <w:t>.</w:t>
      </w:r>
      <w:r w:rsidRPr="006650A6">
        <w:rPr>
          <w:rFonts w:ascii="Arial" w:eastAsia="Times New Roman" w:hAnsi="Arial" w:cs="Guttman Drogolin" w:hint="cs"/>
          <w:sz w:val="21"/>
          <w:szCs w:val="21"/>
          <w:rtl/>
        </w:rPr>
        <w:t xml:space="preserve"> ו</w:t>
      </w:r>
      <w:r w:rsidRPr="006650A6">
        <w:rPr>
          <w:rFonts w:ascii="Arial" w:eastAsia="Times New Roman" w:hAnsi="Arial" w:cs="Guttman Drogolin"/>
          <w:sz w:val="21"/>
          <w:szCs w:val="21"/>
          <w:rtl/>
        </w:rPr>
        <w:t xml:space="preserve">יש כמה </w:t>
      </w:r>
      <w:proofErr w:type="spellStart"/>
      <w:r w:rsidRPr="006650A6">
        <w:rPr>
          <w:rFonts w:ascii="Arial" w:eastAsia="Times New Roman" w:hAnsi="Arial" w:cs="Guttman Drogolin"/>
          <w:sz w:val="21"/>
          <w:szCs w:val="21"/>
          <w:rtl/>
        </w:rPr>
        <w:t>נפק"מ</w:t>
      </w:r>
      <w:proofErr w:type="spellEnd"/>
      <w:r w:rsidRPr="006650A6">
        <w:rPr>
          <w:rFonts w:ascii="Arial" w:eastAsia="Times New Roman" w:hAnsi="Arial" w:cs="Guttman Drogolin"/>
          <w:sz w:val="21"/>
          <w:szCs w:val="21"/>
          <w:rtl/>
        </w:rPr>
        <w:t xml:space="preserve"> להלכה בין טעמים </w:t>
      </w:r>
      <w:r w:rsidRPr="006650A6">
        <w:rPr>
          <w:rFonts w:ascii="Arial" w:eastAsia="Times New Roman" w:hAnsi="Arial" w:cs="Guttman Drogolin"/>
          <w:sz w:val="21"/>
          <w:szCs w:val="21"/>
          <w:rtl/>
        </w:rPr>
        <w:lastRenderedPageBreak/>
        <w:t xml:space="preserve">אלו</w:t>
      </w:r>
      <w:ins w:id="1267"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כמו שמבואר בב"י </w:t>
      </w:r>
      <w:proofErr w:type="spellStart"/>
      <w:r w:rsidRPr="006650A6">
        <w:rPr>
          <w:rFonts w:ascii="Arial" w:eastAsia="Times New Roman" w:hAnsi="Arial" w:cs="Guttman Drogolin"/>
          <w:sz w:val="21"/>
          <w:szCs w:val="21"/>
          <w:rtl/>
        </w:rPr>
        <w:t>ובפמ"ג</w:t>
      </w:r>
      <w:proofErr w:type="spellEnd"/>
      <w:r w:rsidRPr="006650A6">
        <w:rPr>
          <w:rFonts w:ascii="Arial" w:eastAsia="Times New Roman" w:hAnsi="Arial" w:cs="Guttman Drogolin"/>
          <w:sz w:val="21"/>
          <w:szCs w:val="21"/>
          <w:rtl/>
        </w:rPr>
        <w:t xml:space="preserve"> (א"א א)</w:t>
      </w:r>
      <w:ins w:id="1266"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w:t>
      </w:r>
      <w:r w:rsidRPr="006650A6">
        <w:rPr>
          <w:rFonts w:ascii="Arial" w:eastAsia="Times New Roman" w:hAnsi="Arial" w:cs="Guttman Drogolin"/>
          <w:b/>
          <w:bCs/>
          <w:sz w:val="21"/>
          <w:szCs w:val="21"/>
          <w:rtl/>
        </w:rPr>
        <w:t xml:space="preserve">א' </w:t>
      </w:r>
      <w:r w:rsidRPr="006650A6">
        <w:rPr>
          <w:rFonts w:ascii="Arial" w:eastAsia="Times New Roman" w:hAnsi="Arial" w:cs="Guttman Drogolin"/>
          <w:sz w:val="21"/>
          <w:szCs w:val="21"/>
          <w:rtl/>
        </w:rPr>
        <w:t xml:space="preserve">האם גם על </w:t>
      </w:r>
      <w:proofErr w:type="spellStart"/>
      <w:r w:rsidRPr="006650A6">
        <w:rPr>
          <w:rFonts w:ascii="Arial" w:eastAsia="Times New Roman" w:hAnsi="Arial" w:cs="Guttman Drogolin"/>
          <w:sz w:val="21"/>
          <w:szCs w:val="21"/>
          <w:rtl/>
        </w:rPr>
        <w:t>שינת</w:t>
      </w:r>
      <w:proofErr w:type="spellEnd"/>
      <w:r w:rsidRPr="006650A6">
        <w:rPr>
          <w:rFonts w:ascii="Arial" w:eastAsia="Times New Roman" w:hAnsi="Arial" w:cs="Guttman Drogolin"/>
          <w:sz w:val="21"/>
          <w:szCs w:val="21"/>
          <w:rtl/>
        </w:rPr>
        <w:t xml:space="preserve"> עראי חייב נטילה</w:t>
      </w:r>
      <w:del w:id="1264" w:author="מגיה" w:date="2026-10-15T09:00:00Z">
        <w:r w:rsidRPr="006650A6">
          <w:rPr>
            <w:rFonts w:ascii="Arial" w:eastAsia="Times New Roman" w:hAnsi="Arial" w:cs="Guttman Drogolin"/>
            <w:sz w:val="21"/>
            <w:szCs w:val="21"/>
            <w:rtl/>
          </w:rPr>
          <w:delText xml:space="preserve">,</w:delText>
        </w:r>
      </w:del>
      <w:ins w:id="1265"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לפי </w:t>
      </w:r>
      <w:r w:rsidRPr="006650A6">
        <w:rPr>
          <w:rFonts w:ascii="Arial" w:eastAsia="Times New Roman" w:hAnsi="Arial" w:cs="Guttman Drogolin"/>
          <w:sz w:val="21"/>
          <w:szCs w:val="21"/>
          <w:rtl/>
        </w:rPr>
        <w:t xml:space="preserve">טעם </w:t>
      </w:r>
      <w:proofErr w:type="spellStart"/>
      <w:r w:rsidRPr="006650A6">
        <w:rPr>
          <w:rFonts w:ascii="Arial" w:eastAsia="Times New Roman" w:hAnsi="Arial" w:cs="Guttman Drogolin"/>
          <w:sz w:val="21"/>
          <w:szCs w:val="21"/>
          <w:rtl/>
        </w:rPr>
        <w:t>הרא"ש</w:t>
      </w:r>
      <w:proofErr w:type="spellEnd"/>
      <w:r w:rsidRPr="006650A6">
        <w:rPr>
          <w:rFonts w:ascii="Arial" w:eastAsia="Times New Roman" w:hAnsi="Arial" w:cs="Guttman Drogolin"/>
          <w:sz w:val="21"/>
          <w:szCs w:val="21"/>
          <w:rtl/>
        </w:rPr>
        <w:t xml:space="preserve"> אין צריך ליטול ידיו בשחר</w:t>
      </w:r>
      <w:ins w:id="1263"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hint="cs"/>
          <w:sz w:val="21"/>
          <w:szCs w:val="21"/>
          <w:rtl/>
        </w:rPr>
        <w:t xml:space="preserve"> כי </w:t>
      </w:r>
      <w:proofErr w:type="spellStart"/>
      <w:r w:rsidRPr="006650A6">
        <w:rPr>
          <w:rFonts w:ascii="Arial" w:eastAsia="Times New Roman" w:hAnsi="Arial" w:cs="Guttman Drogolin" w:hint="cs"/>
          <w:sz w:val="21"/>
          <w:szCs w:val="21"/>
          <w:rtl/>
        </w:rPr>
        <w:t>ליכא</w:t>
      </w:r>
      <w:proofErr w:type="spellEnd"/>
      <w:r w:rsidRPr="006650A6">
        <w:rPr>
          <w:rFonts w:ascii="Arial" w:eastAsia="Times New Roman" w:hAnsi="Arial" w:cs="Guttman Drogolin" w:hint="cs"/>
          <w:sz w:val="21"/>
          <w:szCs w:val="21"/>
          <w:rtl/>
        </w:rPr>
        <w:t xml:space="preserve"> החשש שמא נגע במקומות המכוסים</w:t>
      </w:r>
      <w:r w:rsidRPr="006650A6">
        <w:rPr>
          <w:rFonts w:ascii="Arial" w:eastAsia="Times New Roman" w:hAnsi="Arial" w:cs="Guttman Drogolin"/>
          <w:sz w:val="21"/>
          <w:szCs w:val="21"/>
          <w:vertAlign w:val="superscript"/>
          <w:rtl/>
        </w:rPr>
        <w:footnoteReference w:id="34"/>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ויתכן גם משום רוח </w:t>
      </w:r>
      <w:del w:id="1261" w:author="מגיה" w:date="2026-10-15T09:00:00Z">
        <w:r w:rsidRPr="006650A6">
          <w:rPr>
            <w:rFonts w:ascii="Arial" w:eastAsia="Times New Roman" w:hAnsi="Arial" w:cs="Guttman Drogolin" w:hint="cs"/>
            <w:sz w:val="21"/>
            <w:szCs w:val="21"/>
            <w:rtl/>
          </w:rPr>
          <w:delText xml:space="preserve">רע</w:delText>
        </w:r>
      </w:del>
      <w:ins w:id="1262" w:author="מגיה" w:date="2026-10-15T09:00:00Z">
        <w:r>
          <w:rPr>
            <w:rFonts w:ascii="Arial" w:eastAsia="Times New Roman" w:hAnsi="Arial" w:cs="Guttman Drogolin" w:hint="cs"/>
            <w:sz w:val="21"/>
            <w:szCs w:val="21"/>
            <w:rtl/>
          </w:rPr>
          <w:t xml:space="preserve">רעה</w:t>
        </w:r>
      </w:ins>
      <w:r w:rsidRPr="006650A6">
        <w:rPr>
          <w:rFonts w:ascii="Arial" w:eastAsia="Times New Roman" w:hAnsi="Arial" w:cs="Guttman Drogolin" w:hint="cs"/>
          <w:sz w:val="21"/>
          <w:szCs w:val="21"/>
          <w:rtl/>
        </w:rPr>
        <w:t xml:space="preserve"> </w:t>
      </w:r>
      <w:del w:id="1259" w:author="מגיה" w:date="2026-10-15T09:00:00Z">
        <w:r w:rsidRPr="006650A6">
          <w:rPr>
            <w:rFonts w:ascii="Arial" w:eastAsia="Times New Roman" w:hAnsi="Arial" w:cs="Guttman Drogolin" w:hint="cs"/>
            <w:sz w:val="21"/>
            <w:szCs w:val="21"/>
            <w:rtl/>
          </w:rPr>
          <w:delText xml:space="preserve">חיוב</w:delText>
        </w:r>
      </w:del>
      <w:ins w:id="1260" w:author="מגיה" w:date="2026-10-15T09:00:00Z">
        <w:r>
          <w:rPr>
            <w:rFonts w:ascii="Arial" w:eastAsia="Times New Roman" w:hAnsi="Arial" w:cs="Guttman Drogolin" w:hint="cs"/>
            <w:sz w:val="21"/>
            <w:szCs w:val="21"/>
            <w:rtl/>
          </w:rPr>
          <w:t xml:space="preserve">שחיוב</w:t>
        </w:r>
      </w:ins>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ליכא</w:t>
      </w:r>
      <w:proofErr w:type="spellEnd"/>
      <w:r w:rsidRPr="006650A6">
        <w:rPr>
          <w:rFonts w:ascii="Arial" w:eastAsia="Times New Roman" w:hAnsi="Arial" w:cs="Guttman Drogolin" w:hint="cs"/>
          <w:sz w:val="21"/>
          <w:szCs w:val="21"/>
          <w:rtl/>
        </w:rPr>
        <w:t xml:space="preserve"> אלא </w:t>
      </w:r>
      <w:proofErr w:type="spellStart"/>
      <w:r w:rsidRPr="006650A6">
        <w:rPr>
          <w:rFonts w:ascii="Arial" w:eastAsia="Times New Roman" w:hAnsi="Arial" w:cs="Guttman Drogolin" w:hint="cs"/>
          <w:sz w:val="21"/>
          <w:szCs w:val="21"/>
          <w:rtl/>
        </w:rPr>
        <w:t>בשינת</w:t>
      </w:r>
      <w:proofErr w:type="spellEnd"/>
      <w:r w:rsidRPr="006650A6">
        <w:rPr>
          <w:rFonts w:ascii="Arial" w:eastAsia="Times New Roman" w:hAnsi="Arial" w:cs="Guttman Drogolin" w:hint="cs"/>
          <w:sz w:val="21"/>
          <w:szCs w:val="21"/>
          <w:rtl/>
        </w:rPr>
        <w:t xml:space="preserve"> קבע</w:t>
      </w:r>
      <w:del w:id="1257" w:author="מגיה" w:date="2026-10-15T09:00:00Z">
        <w:r w:rsidRPr="006650A6">
          <w:rPr>
            <w:rFonts w:ascii="Arial" w:eastAsia="Times New Roman" w:hAnsi="Arial" w:cs="Guttman Drogolin" w:hint="cs"/>
            <w:sz w:val="21"/>
            <w:szCs w:val="21"/>
            <w:rtl/>
          </w:rPr>
          <w:delText xml:space="preserve">,</w:delText>
        </w:r>
      </w:del>
      <w:ins w:id="1258"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מאידך</w:t>
      </w:r>
      <w:ins w:id="1256"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לטעם </w:t>
      </w:r>
      <w:proofErr w:type="spellStart"/>
      <w:r w:rsidRPr="006650A6">
        <w:rPr>
          <w:rFonts w:ascii="Arial" w:eastAsia="Times New Roman" w:hAnsi="Arial" w:cs="Guttman Drogolin"/>
          <w:sz w:val="21"/>
          <w:szCs w:val="21"/>
          <w:rtl/>
        </w:rPr>
        <w:t>הרשב"א</w:t>
      </w:r>
      <w:proofErr w:type="spellEnd"/>
      <w:r w:rsidRPr="006650A6">
        <w:rPr>
          <w:rFonts w:ascii="Arial" w:eastAsia="Times New Roman" w:hAnsi="Arial" w:cs="Guttman Drogolin"/>
          <w:sz w:val="21"/>
          <w:szCs w:val="21"/>
          <w:rtl/>
        </w:rPr>
        <w:t xml:space="preserve"> סוף סוף הפקיד </w:t>
      </w:r>
      <w:proofErr w:type="spellStart"/>
      <w:r w:rsidRPr="006650A6">
        <w:rPr>
          <w:rFonts w:ascii="Arial" w:eastAsia="Times New Roman" w:hAnsi="Arial" w:cs="Guttman Drogolin"/>
          <w:sz w:val="21"/>
          <w:szCs w:val="21"/>
          <w:rtl/>
        </w:rPr>
        <w:t>פקדונו</w:t>
      </w:r>
      <w:proofErr w:type="spellEnd"/>
      <w:r w:rsidRPr="006650A6">
        <w:rPr>
          <w:rFonts w:ascii="Arial" w:eastAsia="Times New Roman" w:hAnsi="Arial" w:cs="Guttman Drogolin"/>
          <w:sz w:val="21"/>
          <w:szCs w:val="21"/>
          <w:rtl/>
        </w:rPr>
        <w:t xml:space="preserve"> ביד הקדוש ברוך הוא ומחזירה לו חדשה</w:t>
      </w:r>
      <w:r w:rsidRPr="006650A6">
        <w:rPr>
          <w:rFonts w:ascii="Arial" w:eastAsia="Times New Roman" w:hAnsi="Arial" w:cs="Guttman Drogolin"/>
          <w:sz w:val="21"/>
          <w:szCs w:val="21"/>
          <w:vertAlign w:val="superscript"/>
          <w:rtl/>
        </w:rPr>
        <w:footnoteReference w:id="35"/>
      </w:r>
      <w:r w:rsidRPr="006650A6">
        <w:rPr>
          <w:rFonts w:ascii="Arial" w:eastAsia="Times New Roman" w:hAnsi="Arial" w:cs="Guttman Drogolin"/>
          <w:sz w:val="21"/>
          <w:szCs w:val="21"/>
          <w:rtl/>
        </w:rPr>
        <w:t xml:space="preserve">. </w:t>
      </w:r>
      <w:r w:rsidRPr="006650A6">
        <w:rPr>
          <w:rFonts w:ascii="Arial" w:eastAsia="Times New Roman" w:hAnsi="Arial" w:cs="Guttman Drogolin"/>
          <w:b/>
          <w:bCs/>
          <w:sz w:val="21"/>
          <w:szCs w:val="21"/>
          <w:rtl/>
        </w:rPr>
        <w:t>ב'</w:t>
      </w:r>
      <w:r w:rsidRPr="006650A6">
        <w:rPr>
          <w:rFonts w:ascii="Arial" w:eastAsia="Times New Roman" w:hAnsi="Arial" w:cs="Guttman Drogolin"/>
          <w:sz w:val="21"/>
          <w:szCs w:val="21"/>
          <w:rtl/>
        </w:rPr>
        <w:t xml:space="preserve"> מי שהיה ער כל הלילה</w:t>
      </w:r>
      <w:ins w:id="1255"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אם חייב נטילה</w:t>
      </w:r>
      <w:del w:id="1253" w:author="מגיה" w:date="2026-10-15T09:00:00Z">
        <w:r w:rsidRPr="006650A6">
          <w:rPr>
            <w:rFonts w:ascii="Arial" w:eastAsia="Times New Roman" w:hAnsi="Arial" w:cs="Guttman Drogolin" w:hint="cs"/>
            <w:sz w:val="21"/>
            <w:szCs w:val="21"/>
            <w:rtl/>
          </w:rPr>
          <w:delText xml:space="preserve">,</w:delText>
        </w:r>
      </w:del>
      <w:ins w:id="1254"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sz w:val="21"/>
          <w:szCs w:val="21"/>
          <w:rtl/>
        </w:rPr>
        <w:t xml:space="preserve"> </w:t>
      </w:r>
      <w:del w:id="1251" w:author="מגיה" w:date="2026-10-15T09:00:00Z">
        <w:r w:rsidRPr="006650A6">
          <w:rPr>
            <w:rFonts w:ascii="Arial" w:eastAsia="Times New Roman" w:hAnsi="Arial" w:cs="Guttman Drogolin"/>
            <w:sz w:val="21"/>
            <w:szCs w:val="21"/>
            <w:rtl/>
          </w:rPr>
          <w:delText xml:space="preserve">דלפי</w:delText>
        </w:r>
      </w:del>
      <w:ins w:id="1252" w:author="מגיה" w:date="2026-10-15T09:00:00Z">
        <w:r>
          <w:rPr>
            <w:rFonts w:ascii="Arial" w:eastAsia="Times New Roman" w:hAnsi="Arial" w:cs="Guttman Drogolin"/>
            <w:sz w:val="21"/>
            <w:szCs w:val="21"/>
            <w:rtl/>
          </w:rPr>
          <w:t xml:space="preserve">לפי</w:t>
        </w:r>
      </w:ins>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הרא"ש</w:t>
      </w:r>
      <w:proofErr w:type="spellEnd"/>
      <w:r w:rsidRPr="006650A6">
        <w:rPr>
          <w:rFonts w:ascii="Arial" w:eastAsia="Times New Roman" w:hAnsi="Arial" w:cs="Guttman Drogolin"/>
          <w:sz w:val="21"/>
          <w:szCs w:val="21"/>
          <w:rtl/>
        </w:rPr>
        <w:t xml:space="preserve"> אין חיוב ליטול</w:t>
      </w:r>
      <w:ins w:id="1250"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דליכא</w:t>
      </w:r>
      <w:proofErr w:type="spellEnd"/>
      <w:r w:rsidRPr="006650A6">
        <w:rPr>
          <w:rFonts w:ascii="Arial" w:eastAsia="Times New Roman" w:hAnsi="Arial" w:cs="Guttman Drogolin" w:hint="cs"/>
          <w:sz w:val="21"/>
          <w:szCs w:val="21"/>
          <w:rtl/>
        </w:rPr>
        <w:t xml:space="preserve"> חשש שמא נגע במקומות המכוסים</w:t>
      </w:r>
      <w:ins w:id="1249"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כנ"ל,</w:t>
      </w:r>
      <w:r w:rsidRPr="006650A6">
        <w:rPr>
          <w:rFonts w:ascii="Arial" w:eastAsia="Times New Roman" w:hAnsi="Arial" w:cs="Guttman Drogolin"/>
          <w:sz w:val="21"/>
          <w:szCs w:val="21"/>
          <w:vertAlign w:val="superscript"/>
          <w:rtl/>
        </w:rPr>
        <w:t xml:space="preserve"> </w:t>
      </w:r>
      <w:r w:rsidRPr="006650A6">
        <w:rPr>
          <w:rFonts w:ascii="Arial" w:eastAsia="Times New Roman" w:hAnsi="Arial" w:cs="Guttman Drogolin" w:hint="cs"/>
          <w:sz w:val="21"/>
          <w:szCs w:val="21"/>
          <w:rtl/>
        </w:rPr>
        <w:t xml:space="preserve">ויתכן גם משום רוח רעה </w:t>
      </w:r>
      <w:del w:id="1247" w:author="מגיה" w:date="2026-10-15T09:00:00Z">
        <w:r w:rsidRPr="006650A6">
          <w:rPr>
            <w:rFonts w:ascii="Arial" w:eastAsia="Times New Roman" w:hAnsi="Arial" w:cs="Guttman Drogolin" w:hint="cs"/>
            <w:sz w:val="21"/>
            <w:szCs w:val="21"/>
            <w:rtl/>
          </w:rPr>
          <w:delText xml:space="preserve">אין</w:delText>
        </w:r>
      </w:del>
      <w:ins w:id="1248" w:author="מגיה" w:date="2026-10-15T09:00:00Z">
        <w:r>
          <w:rPr>
            <w:rFonts w:ascii="Arial" w:eastAsia="Times New Roman" w:hAnsi="Arial" w:cs="Guttman Drogolin" w:hint="cs"/>
            <w:sz w:val="21"/>
            <w:szCs w:val="21"/>
            <w:rtl/>
          </w:rPr>
          <w:t xml:space="preserve">שאין</w:t>
        </w:r>
      </w:ins>
      <w:r w:rsidRPr="006650A6">
        <w:rPr>
          <w:rFonts w:ascii="Arial" w:eastAsia="Times New Roman" w:hAnsi="Arial" w:cs="Guttman Drogolin" w:hint="cs"/>
          <w:sz w:val="21"/>
          <w:szCs w:val="21"/>
          <w:rtl/>
        </w:rPr>
        <w:t xml:space="preserve"> חיוב </w:t>
      </w:r>
      <w:proofErr w:type="spellStart"/>
      <w:r w:rsidRPr="006650A6">
        <w:rPr>
          <w:rFonts w:ascii="Arial" w:eastAsia="Times New Roman" w:hAnsi="Arial" w:cs="Guttman Drogolin" w:hint="cs"/>
          <w:sz w:val="21"/>
          <w:szCs w:val="21"/>
          <w:rtl/>
        </w:rPr>
        <w:t>בכה"ג</w:t>
      </w:r>
      <w:proofErr w:type="spellEnd"/>
      <w:r w:rsidRPr="006650A6">
        <w:rPr>
          <w:rFonts w:ascii="Arial" w:eastAsia="Times New Roman" w:hAnsi="Arial" w:cs="Guttman Drogolin" w:hint="cs"/>
          <w:sz w:val="21"/>
          <w:szCs w:val="21"/>
          <w:rtl/>
        </w:rPr>
        <w:t xml:space="preserve"> שלא ישן</w:t>
      </w:r>
      <w:del w:id="1245" w:author="מגיה" w:date="2026-10-15T09:00:00Z">
        <w:r w:rsidRPr="006650A6">
          <w:rPr>
            <w:rFonts w:ascii="Arial" w:eastAsia="Times New Roman" w:hAnsi="Arial" w:cs="Guttman Drogolin" w:hint="cs"/>
            <w:sz w:val="21"/>
            <w:szCs w:val="21"/>
            <w:rtl/>
          </w:rPr>
          <w:delText xml:space="preserve">,</w:delText>
        </w:r>
      </w:del>
      <w:ins w:id="1246"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מאידך</w:t>
      </w:r>
      <w:ins w:id="1244"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לפי </w:t>
      </w:r>
      <w:proofErr w:type="spellStart"/>
      <w:r w:rsidRPr="006650A6">
        <w:rPr>
          <w:rFonts w:ascii="Arial" w:eastAsia="Times New Roman" w:hAnsi="Arial" w:cs="Guttman Drogolin"/>
          <w:sz w:val="21"/>
          <w:szCs w:val="21"/>
          <w:rtl/>
        </w:rPr>
        <w:t>הרשב"א</w:t>
      </w:r>
      <w:proofErr w:type="spellEnd"/>
      <w:r w:rsidRPr="006650A6">
        <w:rPr>
          <w:rFonts w:ascii="Arial" w:eastAsia="Times New Roman" w:hAnsi="Arial" w:cs="Guttman Drogolin"/>
          <w:sz w:val="21"/>
          <w:szCs w:val="21"/>
          <w:rtl/>
        </w:rPr>
        <w:t xml:space="preserve"> צריך ליטול משום לא </w:t>
      </w:r>
      <w:proofErr w:type="spellStart"/>
      <w:r w:rsidRPr="006650A6">
        <w:rPr>
          <w:rFonts w:ascii="Arial" w:eastAsia="Times New Roman" w:hAnsi="Arial" w:cs="Guttman Drogolin"/>
          <w:sz w:val="21"/>
          <w:szCs w:val="21"/>
          <w:rtl/>
        </w:rPr>
        <w:t>פלוג</w:t>
      </w:r>
      <w:proofErr w:type="spellEnd"/>
      <w:r w:rsidRPr="006650A6">
        <w:rPr>
          <w:rFonts w:ascii="Arial" w:eastAsia="Times New Roman" w:hAnsi="Arial" w:cs="Guttman Drogolin"/>
          <w:sz w:val="21"/>
          <w:szCs w:val="21"/>
          <w:vertAlign w:val="superscript"/>
          <w:rtl/>
        </w:rPr>
        <w:footnoteReference w:id="36"/>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וגם משום רוח רעה משמע </w:t>
      </w:r>
      <w:proofErr w:type="spellStart"/>
      <w:r w:rsidRPr="006650A6">
        <w:rPr>
          <w:rFonts w:ascii="Arial" w:eastAsia="Times New Roman" w:hAnsi="Arial" w:cs="Guttman Drogolin" w:hint="cs"/>
          <w:sz w:val="21"/>
          <w:szCs w:val="21"/>
          <w:rtl/>
        </w:rPr>
        <w:t>דחייב</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דרוח</w:t>
      </w:r>
      <w:proofErr w:type="spellEnd"/>
      <w:r w:rsidRPr="006650A6">
        <w:rPr>
          <w:rFonts w:ascii="Arial" w:eastAsia="Times New Roman" w:hAnsi="Arial" w:cs="Guttman Drogolin" w:hint="cs"/>
          <w:sz w:val="21"/>
          <w:szCs w:val="21"/>
          <w:rtl/>
        </w:rPr>
        <w:t xml:space="preserve"> שורה על </w:t>
      </w:r>
      <w:proofErr w:type="spellStart"/>
      <w:r w:rsidRPr="006650A6">
        <w:rPr>
          <w:rFonts w:ascii="Arial" w:eastAsia="Times New Roman" w:hAnsi="Arial" w:cs="Guttman Drogolin" w:hint="cs"/>
          <w:sz w:val="21"/>
          <w:szCs w:val="21"/>
          <w:rtl/>
        </w:rPr>
        <w:t>הידים</w:t>
      </w:r>
      <w:proofErr w:type="spellEnd"/>
      <w:r w:rsidRPr="006650A6">
        <w:rPr>
          <w:rFonts w:ascii="Arial" w:eastAsia="Times New Roman" w:hAnsi="Arial" w:cs="Guttman Drogolin" w:hint="cs"/>
          <w:sz w:val="21"/>
          <w:szCs w:val="21"/>
          <w:rtl/>
        </w:rPr>
        <w:t xml:space="preserve"> בלילה עד שיאיר השחר</w:t>
      </w:r>
      <w:r w:rsidRPr="006650A6">
        <w:rPr>
          <w:rFonts w:ascii="Arial" w:eastAsia="Times New Roman" w:hAnsi="Arial" w:cs="Guttman Drogolin"/>
          <w:sz w:val="21"/>
          <w:szCs w:val="21"/>
          <w:vertAlign w:val="superscript"/>
          <w:rtl/>
        </w:rPr>
        <w:footnoteReference w:id="37"/>
      </w:r>
      <w:r w:rsidRPr="006650A6">
        <w:rPr>
          <w:rFonts w:ascii="Arial" w:eastAsia="Times New Roman" w:hAnsi="Arial" w:cs="Guttman Drogolin" w:hint="cs"/>
          <w:sz w:val="21"/>
          <w:szCs w:val="21"/>
          <w:rtl/>
        </w:rPr>
        <w:t xml:space="preserve">. </w:t>
      </w:r>
      <w:r w:rsidRPr="006650A6">
        <w:rPr>
          <w:rFonts w:ascii="Arial" w:eastAsia="Times New Roman" w:hAnsi="Arial" w:cs="Guttman Drogolin"/>
          <w:b/>
          <w:bCs/>
          <w:sz w:val="21"/>
          <w:szCs w:val="21"/>
          <w:rtl/>
        </w:rPr>
        <w:t xml:space="preserve">ג' </w:t>
      </w:r>
      <w:r w:rsidRPr="006650A6">
        <w:rPr>
          <w:rFonts w:ascii="Arial" w:eastAsia="Times New Roman" w:hAnsi="Arial" w:cs="Guttman Drogolin"/>
          <w:sz w:val="21"/>
          <w:szCs w:val="21"/>
          <w:rtl/>
        </w:rPr>
        <w:t>אם השכים קודם עמוד השחר ונטל יד</w:t>
      </w:r>
      <w:r w:rsidRPr="006650A6">
        <w:rPr>
          <w:rFonts w:ascii="Arial" w:eastAsia="Times New Roman" w:hAnsi="Arial" w:cs="Guttman Drogolin" w:hint="cs"/>
          <w:sz w:val="21"/>
          <w:szCs w:val="21"/>
          <w:rtl/>
        </w:rPr>
        <w:t>י</w:t>
      </w:r>
      <w:r w:rsidRPr="006650A6">
        <w:rPr>
          <w:rFonts w:ascii="Arial" w:eastAsia="Times New Roman" w:hAnsi="Arial" w:cs="Guttman Drogolin"/>
          <w:sz w:val="21"/>
          <w:szCs w:val="21"/>
          <w:rtl/>
        </w:rPr>
        <w:t xml:space="preserve">ו</w:t>
      </w:r>
      <w:ins w:id="1243"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w:t>
      </w:r>
      <w:del w:id="1241" w:author="מגיה" w:date="2026-10-15T09:00:00Z">
        <w:r w:rsidRPr="006650A6">
          <w:rPr>
            <w:rFonts w:ascii="Arial" w:eastAsia="Times New Roman" w:hAnsi="Arial" w:cs="Guttman Drogolin"/>
            <w:sz w:val="21"/>
            <w:szCs w:val="21"/>
            <w:rtl/>
          </w:rPr>
          <w:delText xml:space="preserve">אם</w:delText>
        </w:r>
      </w:del>
      <w:ins w:id="1242" w:author="מגיה" w:date="2026-10-15T09:00:00Z">
        <w:r>
          <w:rPr>
            <w:rFonts w:ascii="Arial" w:eastAsia="Times New Roman" w:hAnsi="Arial" w:cs="Guttman Drogolin"/>
            <w:sz w:val="21"/>
            <w:szCs w:val="21"/>
            <w:rtl/>
          </w:rPr>
          <w:t xml:space="preserve">האם</w:t>
        </w:r>
      </w:ins>
      <w:r w:rsidRPr="006650A6">
        <w:rPr>
          <w:rFonts w:ascii="Arial" w:eastAsia="Times New Roman" w:hAnsi="Arial" w:cs="Guttman Drogolin"/>
          <w:sz w:val="21"/>
          <w:szCs w:val="21"/>
          <w:rtl/>
        </w:rPr>
        <w:t xml:space="preserve"> צריך ליטול ידיו שוב כשיאיר היום</w:t>
      </w:r>
      <w:ins w:id="1240"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דלא </w:t>
      </w:r>
      <w:proofErr w:type="spellStart"/>
      <w:r w:rsidRPr="006650A6">
        <w:rPr>
          <w:rFonts w:ascii="Arial" w:eastAsia="Times New Roman" w:hAnsi="Arial" w:cs="Guttman Drogolin" w:hint="cs"/>
          <w:sz w:val="21"/>
          <w:szCs w:val="21"/>
          <w:rtl/>
        </w:rPr>
        <w:t>מיבעיא</w:t>
      </w:r>
      <w:proofErr w:type="spellEnd"/>
      <w:r w:rsidRPr="006650A6">
        <w:rPr>
          <w:rFonts w:ascii="Arial" w:eastAsia="Times New Roman" w:hAnsi="Arial" w:cs="Guttman Drogolin" w:hint="cs"/>
          <w:sz w:val="21"/>
          <w:szCs w:val="21"/>
          <w:rtl/>
        </w:rPr>
        <w:t xml:space="preserve"> לטעם </w:t>
      </w:r>
      <w:proofErr w:type="spellStart"/>
      <w:r w:rsidRPr="006650A6">
        <w:rPr>
          <w:rFonts w:ascii="Arial" w:eastAsia="Times New Roman" w:hAnsi="Arial" w:cs="Guttman Drogolin" w:hint="cs"/>
          <w:sz w:val="21"/>
          <w:szCs w:val="21"/>
          <w:rtl/>
        </w:rPr>
        <w:t>הרא"ש</w:t>
      </w:r>
      <w:proofErr w:type="spellEnd"/>
      <w:r w:rsidRPr="006650A6">
        <w:rPr>
          <w:rFonts w:ascii="Arial" w:eastAsia="Times New Roman" w:hAnsi="Arial" w:cs="Guttman Drogolin" w:hint="cs"/>
          <w:sz w:val="21"/>
          <w:szCs w:val="21"/>
          <w:rtl/>
        </w:rPr>
        <w:t xml:space="preserve"> באופן שנשאר ער </w:t>
      </w:r>
      <w:proofErr w:type="spellStart"/>
      <w:r w:rsidRPr="006650A6">
        <w:rPr>
          <w:rFonts w:ascii="Arial" w:eastAsia="Times New Roman" w:hAnsi="Arial" w:cs="Guttman Drogolin" w:hint="cs"/>
          <w:sz w:val="21"/>
          <w:szCs w:val="21"/>
          <w:rtl/>
        </w:rPr>
        <w:t>דאין</w:t>
      </w:r>
      <w:proofErr w:type="spellEnd"/>
      <w:r w:rsidRPr="006650A6">
        <w:rPr>
          <w:rFonts w:ascii="Arial" w:eastAsia="Times New Roman" w:hAnsi="Arial" w:cs="Guttman Drogolin" w:hint="cs"/>
          <w:sz w:val="21"/>
          <w:szCs w:val="21"/>
          <w:rtl/>
        </w:rPr>
        <w:t xml:space="preserve"> חיוב נטילה </w:t>
      </w:r>
      <w:proofErr w:type="spellStart"/>
      <w:r w:rsidRPr="006650A6">
        <w:rPr>
          <w:rFonts w:ascii="Arial" w:eastAsia="Times New Roman" w:hAnsi="Arial" w:cs="Guttman Drogolin" w:hint="cs"/>
          <w:sz w:val="21"/>
          <w:szCs w:val="21"/>
          <w:rtl/>
        </w:rPr>
        <w:t>דליכא</w:t>
      </w:r>
      <w:proofErr w:type="spellEnd"/>
      <w:r w:rsidRPr="006650A6">
        <w:rPr>
          <w:rFonts w:ascii="Arial" w:eastAsia="Times New Roman" w:hAnsi="Arial" w:cs="Guttman Drogolin" w:hint="cs"/>
          <w:sz w:val="21"/>
          <w:szCs w:val="21"/>
          <w:rtl/>
        </w:rPr>
        <w:t xml:space="preserve"> חשש הנ"ל, אלא גם לפי </w:t>
      </w:r>
      <w:proofErr w:type="spellStart"/>
      <w:r w:rsidRPr="006650A6">
        <w:rPr>
          <w:rFonts w:ascii="Arial" w:eastAsia="Times New Roman" w:hAnsi="Arial" w:cs="Guttman Drogolin" w:hint="cs"/>
          <w:sz w:val="21"/>
          <w:szCs w:val="21"/>
          <w:rtl/>
        </w:rPr>
        <w:t>הרשב"א</w:t>
      </w:r>
      <w:proofErr w:type="spellEnd"/>
      <w:r w:rsidRPr="006650A6">
        <w:rPr>
          <w:rFonts w:ascii="Arial" w:eastAsia="Times New Roman" w:hAnsi="Arial" w:cs="Guttman Drogolin" w:hint="cs"/>
          <w:sz w:val="21"/>
          <w:szCs w:val="21"/>
          <w:rtl/>
        </w:rPr>
        <w:t xml:space="preserve"> אין חיוב לחזור וליטול ידיו כי</w:t>
      </w:r>
      <w:r w:rsidRPr="006650A6">
        <w:rPr>
          <w:rFonts w:ascii="Arial" w:eastAsia="Times New Roman" w:hAnsi="Arial" w:cs="Guttman Drogolin"/>
          <w:sz w:val="21"/>
          <w:szCs w:val="21"/>
          <w:rtl/>
        </w:rPr>
        <w:t xml:space="preserve"> פעם אחת אדם נעשה בריה חדשה ולא שתי פעמים, </w:t>
      </w:r>
      <w:r w:rsidRPr="006650A6">
        <w:rPr>
          <w:rFonts w:ascii="Arial" w:eastAsia="Times New Roman" w:hAnsi="Arial" w:cs="Guttman Drogolin" w:hint="cs"/>
          <w:sz w:val="21"/>
          <w:szCs w:val="21"/>
          <w:rtl/>
        </w:rPr>
        <w:t xml:space="preserve">מיהו לטעם </w:t>
      </w:r>
      <w:proofErr w:type="spellStart"/>
      <w:r w:rsidRPr="006650A6">
        <w:rPr>
          <w:rFonts w:ascii="Arial" w:eastAsia="Times New Roman" w:hAnsi="Arial" w:cs="Guttman Drogolin" w:hint="cs"/>
          <w:sz w:val="21"/>
          <w:szCs w:val="21"/>
          <w:rtl/>
        </w:rPr>
        <w:t>ד</w:t>
      </w:r>
      <w:r w:rsidRPr="006650A6">
        <w:rPr>
          <w:rFonts w:ascii="Arial" w:eastAsia="Times New Roman" w:hAnsi="Arial" w:cs="Guttman Drogolin"/>
          <w:sz w:val="21"/>
          <w:szCs w:val="21"/>
          <w:rtl/>
        </w:rPr>
        <w:t>רוח</w:t>
      </w:r>
      <w:proofErr w:type="spellEnd"/>
      <w:r w:rsidRPr="006650A6">
        <w:rPr>
          <w:rFonts w:ascii="Arial" w:eastAsia="Times New Roman" w:hAnsi="Arial" w:cs="Guttman Drogolin"/>
          <w:sz w:val="21"/>
          <w:szCs w:val="21"/>
          <w:rtl/>
        </w:rPr>
        <w:t xml:space="preserve"> רעה, משמע מדברי הפוסקים </w:t>
      </w:r>
      <w:r w:rsidRPr="006650A6">
        <w:rPr>
          <w:rFonts w:ascii="Arial" w:eastAsia="Times New Roman" w:hAnsi="Arial" w:cs="Guttman Drogolin" w:hint="cs"/>
          <w:sz w:val="21"/>
          <w:szCs w:val="21"/>
          <w:rtl/>
        </w:rPr>
        <w:t>ש</w:t>
      </w:r>
      <w:r w:rsidRPr="006650A6">
        <w:rPr>
          <w:rFonts w:ascii="Arial" w:eastAsia="Times New Roman" w:hAnsi="Arial" w:cs="Guttman Drogolin"/>
          <w:sz w:val="21"/>
          <w:szCs w:val="21"/>
          <w:rtl/>
        </w:rPr>
        <w:t xml:space="preserve">צריך ליטול ידיו </w:t>
      </w:r>
      <w:proofErr w:type="spellStart"/>
      <w:r w:rsidRPr="006650A6">
        <w:rPr>
          <w:rFonts w:ascii="Arial" w:eastAsia="Times New Roman" w:hAnsi="Arial" w:cs="Guttman Drogolin"/>
          <w:sz w:val="21"/>
          <w:szCs w:val="21"/>
          <w:rtl/>
        </w:rPr>
        <w:t>דרוח</w:t>
      </w:r>
      <w:proofErr w:type="spellEnd"/>
      <w:r w:rsidRPr="006650A6">
        <w:rPr>
          <w:rFonts w:ascii="Arial" w:eastAsia="Times New Roman" w:hAnsi="Arial" w:cs="Guttman Drogolin"/>
          <w:sz w:val="21"/>
          <w:szCs w:val="21"/>
          <w:rtl/>
        </w:rPr>
        <w:t xml:space="preserve"> רעה שורה על </w:t>
      </w:r>
      <w:proofErr w:type="spellStart"/>
      <w:r w:rsidRPr="006650A6">
        <w:rPr>
          <w:rFonts w:ascii="Arial" w:eastAsia="Times New Roman" w:hAnsi="Arial" w:cs="Guttman Drogolin"/>
          <w:sz w:val="21"/>
          <w:szCs w:val="21"/>
          <w:rtl/>
        </w:rPr>
        <w:t>הידים</w:t>
      </w:r>
      <w:proofErr w:type="spellEnd"/>
      <w:r w:rsidRPr="006650A6">
        <w:rPr>
          <w:rFonts w:ascii="Arial" w:eastAsia="Times New Roman" w:hAnsi="Arial" w:cs="Guttman Drogolin"/>
          <w:sz w:val="21"/>
          <w:szCs w:val="21"/>
          <w:rtl/>
        </w:rPr>
        <w:t xml:space="preserve"> עד שיאיר היום</w:t>
      </w:r>
      <w:r w:rsidRPr="006650A6">
        <w:rPr>
          <w:rFonts w:ascii="Arial" w:eastAsia="Times New Roman" w:hAnsi="Arial" w:cs="Guttman Drogolin"/>
          <w:sz w:val="21"/>
          <w:szCs w:val="21"/>
          <w:vertAlign w:val="superscript"/>
          <w:rtl/>
        </w:rPr>
        <w:footnoteReference w:id="38"/>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w:t>
      </w:r>
      <w:r w:rsidRPr="006650A6">
        <w:rPr>
          <w:rFonts w:ascii="Arial" w:eastAsia="Times New Roman" w:hAnsi="Arial" w:cs="Guttman Drogolin" w:hint="cs"/>
          <w:sz w:val="21"/>
          <w:szCs w:val="21"/>
          <w:rtl/>
        </w:rPr>
        <w:t xml:space="preserve">להלכה יש לחוש </w:t>
      </w:r>
      <w:proofErr w:type="spellStart"/>
      <w:r w:rsidRPr="006650A6">
        <w:rPr>
          <w:rFonts w:ascii="Arial" w:eastAsia="Times New Roman" w:hAnsi="Arial" w:cs="Guttman Drogolin"/>
          <w:sz w:val="21"/>
          <w:szCs w:val="21"/>
          <w:rtl/>
        </w:rPr>
        <w:lastRenderedPageBreak/>
        <w:t>לחומרא</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לכל השיטות וליטול ידיו</w:t>
      </w:r>
      <w:ins w:id="1239"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אבל לא יברך </w:t>
      </w:r>
      <w:del w:id="1237" w:author="מגיה" w:date="2026-10-15T09:00:00Z">
        <w:r w:rsidRPr="006650A6">
          <w:rPr>
            <w:rFonts w:ascii="Arial" w:eastAsia="Times New Roman" w:hAnsi="Arial" w:cs="Guttman Drogolin" w:hint="cs"/>
            <w:sz w:val="21"/>
            <w:szCs w:val="21"/>
            <w:rtl/>
          </w:rPr>
          <w:delText xml:space="preserve">כי</w:delText>
        </w:r>
      </w:del>
      <w:ins w:id="1238" w:author="מגיה" w:date="2026-10-15T09:00:00Z">
        <w:r>
          <w:rPr>
            <w:rFonts w:ascii="Arial" w:eastAsia="Times New Roman" w:hAnsi="Arial" w:cs="Guttman Drogolin" w:hint="cs"/>
            <w:sz w:val="21"/>
            <w:szCs w:val="21"/>
            <w:rtl/>
          </w:rPr>
          <w:t xml:space="preserve">אלא</w:t>
        </w:r>
      </w:ins>
      <w:r w:rsidRPr="006650A6">
        <w:rPr>
          <w:rFonts w:ascii="Arial" w:eastAsia="Times New Roman" w:hAnsi="Arial" w:cs="Guttman Drogolin" w:hint="cs"/>
          <w:sz w:val="21"/>
          <w:szCs w:val="21"/>
          <w:rtl/>
        </w:rPr>
        <w:t xml:space="preserve"> אם </w:t>
      </w:r>
      <w:del w:id="1234" w:author="מגיה" w:date="2026-10-15T09:00:00Z">
        <w:r w:rsidRPr="006650A6">
          <w:rPr>
            <w:rFonts w:ascii="Arial" w:eastAsia="Times New Roman" w:hAnsi="Arial" w:cs="Guttman Drogolin" w:hint="cs"/>
            <w:sz w:val="21"/>
            <w:szCs w:val="21"/>
            <w:rtl/>
          </w:rPr>
          <w:delText xml:space="preserve">ב</w:delText>
        </w:r>
      </w:del>
      <w:del w:id="1235" w:author="מגיה" w:date="2026-10-15T09:00:00Z">
        <w:r w:rsidRPr="006650A6">
          <w:rPr>
            <w:rFonts w:ascii="Arial" w:eastAsia="Times New Roman" w:hAnsi="Arial" w:cs="Guttman Drogolin"/>
            <w:sz w:val="21"/>
            <w:szCs w:val="21"/>
            <w:rtl/>
          </w:rPr>
          <w:delText xml:space="preserve">עשה</w:delText>
        </w:r>
      </w:del>
      <w:ins w:id="1236" w:author="מגיה" w:date="2026-10-15T09:00:00Z">
        <w:r>
          <w:rPr>
            <w:rFonts w:ascii="Arial" w:eastAsia="Times New Roman" w:hAnsi="Arial" w:cs="Guttman Drogolin" w:hint="cs"/>
            <w:sz w:val="21"/>
            <w:szCs w:val="21"/>
            <w:rtl/>
          </w:rPr>
          <w:t xml:space="preserve">כן עשה</w:t>
        </w:r>
      </w:ins>
      <w:r w:rsidRPr="006650A6">
        <w:rPr>
          <w:rFonts w:ascii="Arial" w:eastAsia="Times New Roman" w:hAnsi="Arial" w:cs="Guttman Drogolin"/>
          <w:sz w:val="21"/>
          <w:szCs w:val="21"/>
          <w:rtl/>
        </w:rPr>
        <w:t xml:space="preserve"> צרכיו או </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טיל מים ושפשף</w:t>
      </w:r>
      <w:ins w:id="1233"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hint="cs"/>
          <w:sz w:val="21"/>
          <w:szCs w:val="21"/>
          <w:rtl/>
        </w:rPr>
        <w:t xml:space="preserve"> דאז חייב </w:t>
      </w:r>
      <w:proofErr w:type="spellStart"/>
      <w:r w:rsidRPr="006650A6">
        <w:rPr>
          <w:rFonts w:ascii="Arial" w:eastAsia="Times New Roman" w:hAnsi="Arial" w:cs="Guttman Drogolin" w:hint="cs"/>
          <w:sz w:val="21"/>
          <w:szCs w:val="21"/>
          <w:rtl/>
        </w:rPr>
        <w:t>לכו"ע</w:t>
      </w:r>
      <w:proofErr w:type="spellEnd"/>
      <w:r w:rsidRPr="006650A6">
        <w:rPr>
          <w:rFonts w:ascii="Arial" w:eastAsia="Times New Roman" w:hAnsi="Arial" w:cs="Guttman Drogolin" w:hint="cs"/>
          <w:sz w:val="21"/>
          <w:szCs w:val="21"/>
          <w:rtl/>
        </w:rPr>
        <w:t xml:space="preserve"> בנטילה</w:t>
      </w:r>
      <w:r w:rsidRPr="006650A6">
        <w:rPr>
          <w:rFonts w:ascii="Arial" w:eastAsia="Times New Roman" w:hAnsi="Arial" w:cs="Guttman Drogolin"/>
          <w:sz w:val="21"/>
          <w:szCs w:val="21"/>
          <w:vertAlign w:val="superscript"/>
          <w:rtl/>
        </w:rPr>
        <w:footnoteReference w:id="39"/>
      </w:r>
      <w:del w:id="1232" w:author="מגיה" w:date="2026-10-15T09:00:00Z">
        <w:r w:rsidRPr="006650A6">
          <w:rPr>
            <w:rFonts w:ascii="Arial" w:eastAsia="Times New Roman" w:hAnsi="Arial" w:cs="Guttman Drogolin"/>
            <w:sz w:val="21"/>
            <w:szCs w:val="21"/>
            <w:vertAlign w:val="superscript"/>
            <w:rtl/>
          </w:rPr>
          <w:delText xml:space="preserve">.</w:delText>
        </w:r>
      </w:del>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יש עוד </w:t>
      </w:r>
      <w:proofErr w:type="spellStart"/>
      <w:r w:rsidRPr="006650A6">
        <w:rPr>
          <w:rFonts w:ascii="Arial" w:eastAsia="Times New Roman" w:hAnsi="Arial" w:cs="Guttman Drogolin"/>
          <w:sz w:val="21"/>
          <w:szCs w:val="21"/>
          <w:rtl/>
        </w:rPr>
        <w:t>נפק"מ</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בין הטעמים </w:t>
      </w:r>
      <w:r w:rsidRPr="006650A6">
        <w:rPr>
          <w:rFonts w:ascii="Arial" w:eastAsia="Times New Roman" w:hAnsi="Arial" w:cs="Guttman Drogolin"/>
          <w:sz w:val="21"/>
          <w:szCs w:val="21"/>
          <w:rtl/>
        </w:rPr>
        <w:t xml:space="preserve">אם צריך כלי </w:t>
      </w:r>
      <w:proofErr w:type="spellStart"/>
      <w:r w:rsidRPr="006650A6">
        <w:rPr>
          <w:rFonts w:ascii="Arial" w:eastAsia="Times New Roman" w:hAnsi="Arial" w:cs="Guttman Drogolin"/>
          <w:sz w:val="21"/>
          <w:szCs w:val="21"/>
          <w:rtl/>
        </w:rPr>
        <w:t>וכח</w:t>
      </w:r>
      <w:proofErr w:type="spellEnd"/>
      <w:r w:rsidRPr="006650A6">
        <w:rPr>
          <w:rFonts w:ascii="Arial" w:eastAsia="Times New Roman" w:hAnsi="Arial" w:cs="Guttman Drogolin"/>
          <w:sz w:val="21"/>
          <w:szCs w:val="21"/>
          <w:rtl/>
        </w:rPr>
        <w:t xml:space="preserve"> גברא בנטילת </w:t>
      </w:r>
      <w:proofErr w:type="spellStart"/>
      <w:r w:rsidRPr="006650A6">
        <w:rPr>
          <w:rFonts w:ascii="Arial" w:eastAsia="Times New Roman" w:hAnsi="Arial" w:cs="Guttman Drogolin"/>
          <w:sz w:val="21"/>
          <w:szCs w:val="21"/>
          <w:rtl/>
        </w:rPr>
        <w:t>ידים</w:t>
      </w:r>
      <w:ins w:id="1231" w:author="מגיה" w:date="2026-10-15T09:00:00Z">
        <w:r>
          <w:rPr>
            <w:rFonts w:ascii="Arial" w:eastAsia="Times New Roman" w:hAnsi="Arial" w:cs="Guttman Drogolin"/>
            <w:sz w:val="21"/>
            <w:szCs w:val="21"/>
            <w:rtl/>
          </w:rPr>
          <w:t xml:space="preserve">,</w:t>
        </w:r>
      </w:ins>
      <w:proofErr w:type="spellEnd"/>
      <w:r w:rsidRPr="006650A6">
        <w:rPr>
          <w:rFonts w:ascii="Arial" w:eastAsia="Times New Roman" w:hAnsi="Arial" w:cs="Guttman Drogolin"/>
          <w:sz w:val="21"/>
          <w:szCs w:val="21"/>
          <w:rtl/>
        </w:rPr>
        <w:t xml:space="preserve"> וכתבנו לקמן</w:t>
      </w:r>
      <w:r w:rsidRPr="006650A6">
        <w:rPr>
          <w:rFonts w:ascii="Arial" w:eastAsia="Times New Roman" w:hAnsi="Arial" w:cs="Guttman Drogolin" w:hint="cs"/>
          <w:sz w:val="21"/>
          <w:szCs w:val="21"/>
          <w:rtl/>
        </w:rPr>
        <w:t>.</w:t>
      </w:r>
    </w:p>
    <w:p w:rsidR="006650A6" w:rsidRPr="006650A6" w:rsidRDefault="00DA147D" w:rsidP="0050232A">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כג</w:t>
      </w:r>
      <w:proofErr w:type="spellEnd"/>
      <w:r w:rsidR="006650A6" w:rsidRPr="006650A6">
        <w:rPr>
          <w:rFonts w:asciiTheme="minorBidi" w:eastAsia="Times New Roman" w:hAnsiTheme="minorBidi" w:cs="Guttman Drogolin" w:hint="cs"/>
          <w:b/>
          <w:bCs/>
          <w:color w:val="000000"/>
          <w:sz w:val="24"/>
          <w:szCs w:val="24"/>
          <w:rtl/>
        </w:rPr>
        <w:t xml:space="preserve">. שאלה. האם </w:t>
      </w:r>
      <w:r w:rsidR="0050232A">
        <w:rPr>
          <w:rFonts w:asciiTheme="minorBidi" w:eastAsia="Times New Roman" w:hAnsiTheme="minorBidi" w:cs="Guttman Drogolin" w:hint="cs"/>
          <w:b/>
          <w:bCs/>
          <w:color w:val="000000"/>
          <w:sz w:val="24"/>
          <w:szCs w:val="24"/>
          <w:rtl/>
        </w:rPr>
        <w:t xml:space="preserve">מותר לברך על </w:t>
      </w:r>
      <w:proofErr w:type="spellStart"/>
      <w:r w:rsidR="0050232A">
        <w:rPr>
          <w:rFonts w:asciiTheme="minorBidi" w:eastAsia="Times New Roman" w:hAnsiTheme="minorBidi" w:cs="Guttman Drogolin" w:hint="cs"/>
          <w:b/>
          <w:bCs/>
          <w:color w:val="000000"/>
          <w:sz w:val="24"/>
          <w:szCs w:val="24"/>
          <w:rtl/>
        </w:rPr>
        <w:t>נט"י</w:t>
      </w:r>
      <w:proofErr w:type="spellEnd"/>
      <w:r w:rsidR="0050232A">
        <w:rPr>
          <w:rFonts w:asciiTheme="minorBidi" w:eastAsia="Times New Roman" w:hAnsiTheme="minorBidi" w:cs="Guttman Drogolin" w:hint="cs"/>
          <w:b/>
          <w:bCs/>
          <w:color w:val="000000"/>
          <w:sz w:val="24"/>
          <w:szCs w:val="24"/>
          <w:rtl/>
        </w:rPr>
        <w:t xml:space="preserve"> </w:t>
      </w:r>
      <w:r w:rsidR="0050232A" w:rsidRPr="006650A6">
        <w:rPr>
          <w:rFonts w:asciiTheme="minorBidi" w:eastAsia="Times New Roman" w:hAnsiTheme="minorBidi" w:cs="Guttman Drogolin" w:hint="cs"/>
          <w:b/>
          <w:bCs/>
          <w:color w:val="000000"/>
          <w:sz w:val="24"/>
          <w:szCs w:val="24"/>
          <w:rtl/>
        </w:rPr>
        <w:t>לאחר התפלה</w:t>
      </w:r>
      <w:r w:rsidR="0050232A">
        <w:rPr>
          <w:rFonts w:asciiTheme="minorBidi" w:eastAsia="Times New Roman" w:hAnsiTheme="minorBidi" w:cs="Guttman Drogolin" w:hint="cs"/>
          <w:b/>
          <w:bCs/>
          <w:color w:val="000000"/>
          <w:sz w:val="24"/>
          <w:szCs w:val="24"/>
          <w:rtl/>
        </w:rPr>
        <w:t xml:space="preserve"> כשלא בירך קודם</w:t>
      </w:r>
      <w:r w:rsidR="006650A6" w:rsidRPr="006650A6">
        <w:rPr>
          <w:rFonts w:asciiTheme="minorBidi" w:eastAsia="Times New Roman" w:hAnsiTheme="minorBidi" w:cs="Guttman Drogolin" w:hint="cs"/>
          <w:b/>
          <w:bCs/>
          <w:color w:val="000000"/>
          <w:sz w:val="24"/>
          <w:szCs w:val="24"/>
          <w:rtl/>
        </w:rPr>
        <w:t>?</w:t>
      </w:r>
    </w:p>
    <w:p w:rsidR="006650A6" w:rsidRPr="006650A6" w:rsidRDefault="006650A6" w:rsidP="006650A6">
      <w:pPr>
        <w:widowControl w:val="0"/>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b/>
          <w:bCs/>
          <w:sz w:val="21"/>
          <w:szCs w:val="21"/>
          <w:rtl/>
        </w:rPr>
        <w:t>.</w:t>
      </w:r>
      <w:r w:rsidRPr="006650A6">
        <w:rPr>
          <w:rFonts w:ascii="Arial" w:eastAsia="Times New Roman" w:hAnsi="Arial" w:cs="Guttman Drogolin"/>
          <w:sz w:val="21"/>
          <w:szCs w:val="21"/>
          <w:rtl/>
        </w:rPr>
        <w:t xml:space="preserve"> </w:t>
      </w:r>
      <w:r w:rsidR="002C71D3" w:rsidRPr="00FD31EB">
        <w:rPr>
          <w:rFonts w:ascii="Arial" w:eastAsia="Calibri" w:hAnsi="Arial" w:cs="Guttman Drogolin" w:hint="cs"/>
          <w:color w:val="000000"/>
          <w:sz w:val="21"/>
          <w:szCs w:val="21"/>
          <w:rtl/>
        </w:rPr>
        <w:t>ב</w:t>
      </w:r>
      <w:r w:rsidRPr="00FD31EB">
        <w:rPr>
          <w:rFonts w:ascii="Arial" w:eastAsia="Calibri" w:hAnsi="Arial" w:cs="Guttman Drogolin"/>
          <w:color w:val="000000"/>
          <w:sz w:val="21"/>
          <w:szCs w:val="21"/>
          <w:rtl/>
        </w:rPr>
        <w:t xml:space="preserve">מ"ב </w:t>
      </w:r>
      <w:r w:rsidR="002C71D3" w:rsidRPr="00FD31EB">
        <w:rPr>
          <w:rFonts w:ascii="Arial" w:eastAsia="Calibri" w:hAnsi="Arial" w:cs="Guttman Drogolin" w:hint="cs"/>
          <w:color w:val="000000"/>
          <w:sz w:val="21"/>
          <w:szCs w:val="21"/>
          <w:rtl/>
        </w:rPr>
        <w:t>(</w:t>
      </w:r>
      <w:r w:rsidRPr="00FD31EB">
        <w:rPr>
          <w:rFonts w:ascii="Arial" w:eastAsia="Calibri" w:hAnsi="Arial" w:cs="Guttman Drogolin" w:hint="cs"/>
          <w:color w:val="000000"/>
          <w:sz w:val="21"/>
          <w:szCs w:val="21"/>
          <w:rtl/>
        </w:rPr>
        <w:t xml:space="preserve">ד' </w:t>
      </w:r>
      <w:proofErr w:type="spellStart"/>
      <w:r w:rsidRPr="00FD31EB">
        <w:rPr>
          <w:rFonts w:ascii="Arial" w:eastAsia="Calibri" w:hAnsi="Arial" w:cs="Guttman Drogolin"/>
          <w:color w:val="000000"/>
          <w:sz w:val="21"/>
          <w:szCs w:val="21"/>
          <w:rtl/>
        </w:rPr>
        <w:t>סק</w:t>
      </w:r>
      <w:r w:rsidRPr="006650A6">
        <w:rPr>
          <w:rFonts w:ascii="Arial" w:eastAsia="Times New Roman" w:hAnsi="Arial" w:cs="Guttman Drogolin"/>
          <w:sz w:val="21"/>
          <w:szCs w:val="21"/>
          <w:rtl/>
        </w:rPr>
        <w:t>"א</w:t>
      </w:r>
      <w:proofErr w:type="spellEnd"/>
      <w:r w:rsidR="002C71D3">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כתב</w:t>
      </w:r>
      <w:r>
        <w:rPr>
          <w:rFonts w:ascii="Arial" w:eastAsia="Times New Roman" w:hAnsi="Arial" w:cs="Guttman Drogolin" w:hint="cs"/>
          <w:sz w:val="21"/>
          <w:szCs w:val="21"/>
          <w:rtl/>
        </w:rPr>
        <w:t xml:space="preserve"> </w:t>
      </w:r>
      <w:proofErr w:type="spellStart"/>
      <w:r>
        <w:rPr>
          <w:rFonts w:ascii="Arial" w:eastAsia="Times New Roman" w:hAnsi="Arial" w:cs="Guttman Drogolin" w:hint="cs"/>
          <w:sz w:val="21"/>
          <w:szCs w:val="21"/>
          <w:rtl/>
        </w:rPr>
        <w:t>מהח"א</w:t>
      </w:r>
      <w:proofErr w:type="spellEnd"/>
      <w:del w:id="1290" w:author="מגיה" w:date="2026-10-15T09:00:00Z">
        <w:r w:rsidRPr="006650A6">
          <w:rPr>
            <w:rFonts w:ascii="Arial" w:eastAsia="Times New Roman" w:hAnsi="Arial" w:cs="Guttman Drogolin" w:hint="cs"/>
            <w:sz w:val="21"/>
            <w:szCs w:val="21"/>
            <w:rtl/>
          </w:rPr>
          <w:delText xml:space="preserve">,</w:delText>
        </w:r>
      </w:del>
      <w:ins w:id="1291"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sz w:val="21"/>
          <w:szCs w:val="21"/>
          <w:rtl/>
        </w:rPr>
        <w:t xml:space="preserve"> ואם לא בירך </w:t>
      </w:r>
      <w:proofErr w:type="spellStart"/>
      <w:r w:rsidRPr="006650A6">
        <w:rPr>
          <w:rFonts w:ascii="Arial" w:eastAsia="Times New Roman" w:hAnsi="Arial" w:cs="Guttman Drogolin"/>
          <w:sz w:val="21"/>
          <w:szCs w:val="21"/>
          <w:rtl/>
        </w:rPr>
        <w:t>ענט"י</w:t>
      </w:r>
      <w:proofErr w:type="spellEnd"/>
      <w:r w:rsidRPr="006650A6">
        <w:rPr>
          <w:rFonts w:ascii="Arial" w:eastAsia="Times New Roman" w:hAnsi="Arial" w:cs="Guttman Drogolin"/>
          <w:sz w:val="21"/>
          <w:szCs w:val="21"/>
          <w:rtl/>
        </w:rPr>
        <w:t xml:space="preserve"> קודם התפלה שוב לא יברך אחר התפלה </w:t>
      </w:r>
      <w:proofErr w:type="spellStart"/>
      <w:r w:rsidRPr="006650A6">
        <w:rPr>
          <w:rFonts w:ascii="Arial" w:eastAsia="Times New Roman" w:hAnsi="Arial" w:cs="Guttman Drogolin"/>
          <w:sz w:val="21"/>
          <w:szCs w:val="21"/>
          <w:rtl/>
        </w:rPr>
        <w:t>לכו"</w:t>
      </w:r>
      <w:r w:rsidRPr="006650A6">
        <w:rPr>
          <w:rFonts w:ascii="Arial" w:eastAsia="Calibri" w:hAnsi="Arial" w:cs="Guttman Drogolin"/>
          <w:color w:val="000000"/>
          <w:sz w:val="21"/>
          <w:szCs w:val="21"/>
          <w:rtl/>
        </w:rPr>
        <w:t>ע</w:t>
      </w:r>
      <w:proofErr w:type="spellEnd"/>
      <w:r>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proofErr w:type="spellStart"/>
      <w:r w:rsidRPr="006650A6">
        <w:rPr>
          <w:rFonts w:ascii="Arial" w:eastAsia="Times New Roman" w:hAnsi="Arial" w:cs="Guttman Drogolin"/>
          <w:sz w:val="21"/>
          <w:szCs w:val="21"/>
          <w:rtl/>
        </w:rPr>
        <w:t>והח"א</w:t>
      </w:r>
      <w:proofErr w:type="spellEnd"/>
      <w:r w:rsidRPr="006650A6">
        <w:rPr>
          <w:rFonts w:ascii="Arial" w:eastAsia="Times New Roman" w:hAnsi="Arial" w:cs="Guttman Drogolin"/>
          <w:sz w:val="21"/>
          <w:szCs w:val="21"/>
          <w:rtl/>
        </w:rPr>
        <w:t xml:space="preserve"> (כלל ז') </w:t>
      </w:r>
      <w:r w:rsidRPr="006650A6">
        <w:rPr>
          <w:rFonts w:ascii="Arial" w:eastAsia="Times New Roman" w:hAnsi="Arial" w:cs="Guttman Drogolin" w:hint="cs"/>
          <w:sz w:val="21"/>
          <w:szCs w:val="21"/>
          <w:rtl/>
        </w:rPr>
        <w:t xml:space="preserve">ביאר טעם הדבר</w:t>
      </w:r>
      <w:del w:id="1288" w:author="מגיה" w:date="2026-10-15T09:00:00Z">
        <w:r w:rsidRPr="006650A6">
          <w:rPr>
            <w:rFonts w:ascii="Arial" w:eastAsia="Times New Roman" w:hAnsi="Arial" w:cs="Guttman Drogolin" w:hint="cs"/>
            <w:sz w:val="21"/>
            <w:szCs w:val="21"/>
            <w:rtl/>
          </w:rPr>
          <w:delText xml:space="preserve">,</w:delText>
        </w:r>
      </w:del>
      <w:ins w:id="1289"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לא </w:t>
      </w:r>
      <w:proofErr w:type="spellStart"/>
      <w:r w:rsidRPr="006650A6">
        <w:rPr>
          <w:rFonts w:ascii="Arial" w:eastAsia="Times New Roman" w:hAnsi="Arial" w:cs="Guttman Drogolin"/>
          <w:sz w:val="21"/>
          <w:szCs w:val="21"/>
          <w:rtl/>
        </w:rPr>
        <w:t>מבעיא</w:t>
      </w:r>
      <w:proofErr w:type="spellEnd"/>
      <w:r w:rsidRPr="006650A6">
        <w:rPr>
          <w:rFonts w:ascii="Arial" w:eastAsia="Times New Roman" w:hAnsi="Arial" w:cs="Guttman Drogolin"/>
          <w:sz w:val="21"/>
          <w:szCs w:val="21"/>
          <w:rtl/>
        </w:rPr>
        <w:t xml:space="preserve"> לדעת </w:t>
      </w:r>
      <w:proofErr w:type="spellStart"/>
      <w:r w:rsidRPr="006650A6">
        <w:rPr>
          <w:rFonts w:ascii="Arial" w:eastAsia="Times New Roman" w:hAnsi="Arial" w:cs="Guttman Drogolin"/>
          <w:sz w:val="21"/>
          <w:szCs w:val="21"/>
          <w:rtl/>
        </w:rPr>
        <w:t>הרא"ש</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דסבירא</w:t>
      </w:r>
      <w:proofErr w:type="spellEnd"/>
      <w:r w:rsidRPr="006650A6">
        <w:rPr>
          <w:rFonts w:ascii="Arial" w:eastAsia="Times New Roman" w:hAnsi="Arial" w:cs="Guttman Drogolin"/>
          <w:sz w:val="21"/>
          <w:szCs w:val="21"/>
          <w:rtl/>
        </w:rPr>
        <w:t xml:space="preserve"> ליה </w:t>
      </w:r>
      <w:proofErr w:type="spellStart"/>
      <w:r w:rsidRPr="006650A6">
        <w:rPr>
          <w:rFonts w:ascii="Arial" w:eastAsia="Times New Roman" w:hAnsi="Arial" w:cs="Guttman Drogolin"/>
          <w:sz w:val="21"/>
          <w:szCs w:val="21"/>
          <w:rtl/>
        </w:rPr>
        <w:t>ד</w:t>
      </w:r>
      <w:r w:rsidRPr="006650A6">
        <w:rPr>
          <w:rFonts w:ascii="Arial" w:eastAsia="Times New Roman" w:hAnsi="Arial" w:cs="Guttman Drogolin" w:hint="cs"/>
          <w:sz w:val="21"/>
          <w:szCs w:val="21"/>
          <w:rtl/>
        </w:rPr>
        <w:t>מצוות</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נטיל</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w:t>
      </w:r>
      <w:del w:id="1285" w:author="מגיה" w:date="2026-10-15T09:00:00Z">
        <w:r w:rsidRPr="006650A6">
          <w:rPr>
            <w:rFonts w:ascii="Arial" w:eastAsia="Times New Roman" w:hAnsi="Arial" w:cs="Guttman Drogolin" w:hint="cs"/>
            <w:sz w:val="21"/>
            <w:szCs w:val="21"/>
            <w:rtl/>
          </w:rPr>
          <w:delText xml:space="preserve">נ</w:delText>
        </w:r>
      </w:del>
      <w:del w:id="1286" w:author="מגיה" w:date="2026-10-15T09:00:00Z">
        <w:r w:rsidRPr="006650A6">
          <w:rPr>
            <w:rFonts w:ascii="Arial" w:eastAsia="Times New Roman" w:hAnsi="Arial" w:cs="Guttman Drogolin"/>
            <w:sz w:val="21"/>
            <w:szCs w:val="21"/>
            <w:rtl/>
          </w:rPr>
          <w:delText xml:space="preserve">תקן</w:delText>
        </w:r>
      </w:del>
      <w:ins w:id="1287" w:author="מגיה" w:date="2026-10-15T09:00:00Z">
        <w:r>
          <w:rPr>
            <w:rFonts w:ascii="Arial" w:eastAsia="Times New Roman" w:hAnsi="Arial" w:cs="Guttman Drogolin" w:hint="cs"/>
            <w:sz w:val="21"/>
            <w:szCs w:val="21"/>
            <w:rtl/>
          </w:rPr>
          <w:t xml:space="preserve">נתקנה</w:t>
        </w:r>
      </w:ins>
      <w:r w:rsidRPr="006650A6">
        <w:rPr>
          <w:rFonts w:ascii="Arial" w:eastAsia="Times New Roman" w:hAnsi="Arial" w:cs="Guttman Drogolin"/>
          <w:sz w:val="21"/>
          <w:szCs w:val="21"/>
          <w:rtl/>
        </w:rPr>
        <w:t xml:space="preserve"> רק בשביל התפלה </w:t>
      </w:r>
      <w:proofErr w:type="spellStart"/>
      <w:r w:rsidRPr="006650A6">
        <w:rPr>
          <w:rFonts w:ascii="Arial" w:eastAsia="Times New Roman" w:hAnsi="Arial" w:cs="Guttman Drogolin" w:hint="cs"/>
          <w:sz w:val="21"/>
          <w:szCs w:val="21"/>
          <w:rtl/>
        </w:rPr>
        <w:t>ומה"ט</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ס"ל</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לברך גם במנחה ומעריב</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דלדבריו</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בודאי</w:t>
      </w:r>
      <w:proofErr w:type="spellEnd"/>
      <w:r w:rsidRPr="006650A6">
        <w:rPr>
          <w:rFonts w:ascii="Arial" w:eastAsia="Times New Roman" w:hAnsi="Arial" w:cs="Guttman Drogolin" w:hint="cs"/>
          <w:sz w:val="21"/>
          <w:szCs w:val="21"/>
          <w:rtl/>
        </w:rPr>
        <w:t xml:space="preserve"> אין לברך לאחר התפלה,</w:t>
      </w:r>
      <w:r w:rsidRPr="006650A6">
        <w:rPr>
          <w:rFonts w:ascii="Arial" w:eastAsia="Times New Roman" w:hAnsi="Arial" w:cs="Guttman Drogolin"/>
          <w:sz w:val="21"/>
          <w:szCs w:val="21"/>
          <w:rtl/>
        </w:rPr>
        <w:t xml:space="preserve"> אלא אפילו </w:t>
      </w:r>
      <w:proofErr w:type="spellStart"/>
      <w:r w:rsidRPr="006650A6">
        <w:rPr>
          <w:rFonts w:ascii="Arial" w:eastAsia="Times New Roman" w:hAnsi="Arial" w:cs="Guttman Drogolin"/>
          <w:sz w:val="21"/>
          <w:szCs w:val="21"/>
          <w:rtl/>
        </w:rPr>
        <w:t>לרשב"א</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hint="cs"/>
          <w:sz w:val="21"/>
          <w:szCs w:val="21"/>
          <w:rtl/>
        </w:rPr>
        <w:t>דס"ל</w:t>
      </w:r>
      <w:proofErr w:type="spellEnd"/>
      <w:r w:rsidRPr="006650A6">
        <w:rPr>
          <w:rFonts w:ascii="Arial" w:eastAsia="Times New Roman" w:hAnsi="Arial" w:cs="Guttman Drogolin"/>
          <w:sz w:val="21"/>
          <w:szCs w:val="21"/>
          <w:rtl/>
        </w:rPr>
        <w:t xml:space="preserve"> שלא </w:t>
      </w:r>
      <w:r w:rsidRPr="006650A6">
        <w:rPr>
          <w:rFonts w:ascii="Arial" w:eastAsia="Times New Roman" w:hAnsi="Arial" w:cs="Guttman Drogolin" w:hint="cs"/>
          <w:sz w:val="21"/>
          <w:szCs w:val="21"/>
          <w:rtl/>
        </w:rPr>
        <w:t xml:space="preserve">נתקן ממש לתפלה דהרי לדבריו אין </w:t>
      </w:r>
      <w:r w:rsidRPr="006650A6">
        <w:rPr>
          <w:rFonts w:ascii="Arial" w:eastAsia="Times New Roman" w:hAnsi="Arial" w:cs="Guttman Drogolin"/>
          <w:sz w:val="21"/>
          <w:szCs w:val="21"/>
          <w:rtl/>
        </w:rPr>
        <w:t>לברך אלא בשחר</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משום </w:t>
      </w:r>
      <w:proofErr w:type="spellStart"/>
      <w:r w:rsidRPr="006650A6">
        <w:rPr>
          <w:rFonts w:ascii="Arial" w:eastAsia="Times New Roman" w:hAnsi="Arial" w:cs="Guttman Drogolin"/>
          <w:sz w:val="21"/>
          <w:szCs w:val="21"/>
          <w:rtl/>
        </w:rPr>
        <w:t>דנעשה</w:t>
      </w:r>
      <w:proofErr w:type="spellEnd"/>
      <w:r w:rsidRPr="006650A6">
        <w:rPr>
          <w:rFonts w:ascii="Arial" w:eastAsia="Times New Roman" w:hAnsi="Arial" w:cs="Guttman Drogolin"/>
          <w:sz w:val="21"/>
          <w:szCs w:val="21"/>
          <w:rtl/>
        </w:rPr>
        <w:t xml:space="preserve"> כבריה חדשה וצריך להתקדש ככהן לעבודתו, </w:t>
      </w:r>
      <w:r w:rsidRPr="006650A6">
        <w:rPr>
          <w:rFonts w:ascii="Arial" w:eastAsia="Times New Roman" w:hAnsi="Arial" w:cs="Guttman Drogolin" w:hint="cs"/>
          <w:sz w:val="21"/>
          <w:szCs w:val="21"/>
          <w:rtl/>
        </w:rPr>
        <w:t xml:space="preserve">מ"מ לאחר התפלה אין לברך כי גם לדבריו </w:t>
      </w:r>
      <w:r w:rsidRPr="006650A6">
        <w:rPr>
          <w:rFonts w:ascii="Arial" w:eastAsia="Times New Roman" w:hAnsi="Arial" w:cs="Guttman Drogolin"/>
          <w:sz w:val="21"/>
          <w:szCs w:val="21"/>
          <w:rtl/>
        </w:rPr>
        <w:t xml:space="preserve">משמע </w:t>
      </w:r>
      <w:r w:rsidRPr="006650A6">
        <w:rPr>
          <w:rFonts w:ascii="Arial" w:eastAsia="Times New Roman" w:hAnsi="Arial" w:cs="Guttman Drogolin" w:hint="cs"/>
          <w:sz w:val="21"/>
          <w:szCs w:val="21"/>
          <w:rtl/>
        </w:rPr>
        <w:t xml:space="preserve">הטעם כדי</w:t>
      </w:r>
      <w:del w:id="1282" w:author="מגיה" w:date="2026-10-15T09:00:00Z">
        <w:r w:rsidRPr="006650A6">
          <w:rPr>
            <w:rFonts w:ascii="Arial" w:eastAsia="Times New Roman" w:hAnsi="Arial" w:cs="Guttman Drogolin" w:hint="cs"/>
            <w:sz w:val="21"/>
            <w:szCs w:val="21"/>
            <w:rtl/>
          </w:rPr>
          <w:delText xml:space="preserve"> </w:delText>
        </w:r>
      </w:del>
      <w:del w:id="1283" w:author="מגיה" w:date="2026-10-15T09:00:00Z">
        <w:r w:rsidRPr="006650A6">
          <w:rPr>
            <w:rFonts w:ascii="Arial" w:eastAsia="Times New Roman" w:hAnsi="Arial" w:cs="Guttman Drogolin"/>
            <w:sz w:val="21"/>
            <w:szCs w:val="21"/>
            <w:rtl/>
          </w:rPr>
          <w:delText xml:space="preserve"> </w:delText>
        </w:r>
      </w:del>
      <w:ins w:id="1284" w:author="מגיה" w:date="2026-10-15T09:00:00Z">
        <w:r>
          <w:rPr>
            <w:rFonts w:ascii="Arial" w:eastAsia="Times New Roman" w:hAnsi="Arial" w:cs="Guttman Drogolin" w:hint="cs"/>
            <w:sz w:val="21"/>
            <w:szCs w:val="21"/>
            <w:rtl/>
          </w:rPr>
          <w:t xml:space="preserve"> </w:t>
        </w:r>
      </w:ins>
      <w:r w:rsidRPr="006650A6">
        <w:rPr>
          <w:rFonts w:ascii="Arial" w:eastAsia="Times New Roman" w:hAnsi="Arial" w:cs="Guttman Drogolin"/>
          <w:sz w:val="21"/>
          <w:szCs w:val="21"/>
          <w:rtl/>
        </w:rPr>
        <w:t xml:space="preserve">להתקדש, וזה שייך </w:t>
      </w:r>
      <w:proofErr w:type="spellStart"/>
      <w:r w:rsidRPr="006650A6">
        <w:rPr>
          <w:rFonts w:ascii="Arial" w:eastAsia="Times New Roman" w:hAnsi="Arial" w:cs="Guttman Drogolin"/>
          <w:sz w:val="21"/>
          <w:szCs w:val="21"/>
          <w:rtl/>
        </w:rPr>
        <w:t>דוקא</w:t>
      </w:r>
      <w:proofErr w:type="spellEnd"/>
      <w:r w:rsidRPr="006650A6">
        <w:rPr>
          <w:rFonts w:ascii="Arial" w:eastAsia="Times New Roman" w:hAnsi="Arial" w:cs="Guttman Drogolin"/>
          <w:sz w:val="21"/>
          <w:szCs w:val="21"/>
          <w:rtl/>
        </w:rPr>
        <w:t xml:space="preserve"> בתפלה שה</w:t>
      </w:r>
      <w:r w:rsidRPr="006650A6">
        <w:rPr>
          <w:rFonts w:ascii="Arial" w:eastAsia="Times New Roman" w:hAnsi="Arial" w:cs="Guttman Drogolin" w:hint="cs"/>
          <w:sz w:val="21"/>
          <w:szCs w:val="21"/>
          <w:rtl/>
        </w:rPr>
        <w:t>י</w:t>
      </w:r>
      <w:r w:rsidRPr="006650A6">
        <w:rPr>
          <w:rFonts w:ascii="Arial" w:eastAsia="Times New Roman" w:hAnsi="Arial" w:cs="Guttman Drogolin"/>
          <w:sz w:val="21"/>
          <w:szCs w:val="21"/>
          <w:rtl/>
        </w:rPr>
        <w:t>א במקום קרבן</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אלא </w:t>
      </w:r>
      <w:proofErr w:type="spellStart"/>
      <w:r w:rsidRPr="006650A6">
        <w:rPr>
          <w:rFonts w:ascii="Arial" w:eastAsia="Times New Roman" w:hAnsi="Arial" w:cs="Guttman Drogolin"/>
          <w:sz w:val="21"/>
          <w:szCs w:val="21"/>
          <w:rtl/>
        </w:rPr>
        <w:t>שלפ"ז</w:t>
      </w:r>
      <w:proofErr w:type="spellEnd"/>
      <w:r w:rsidRPr="006650A6">
        <w:rPr>
          <w:rFonts w:ascii="Arial" w:eastAsia="Times New Roman" w:hAnsi="Arial" w:cs="Guttman Drogolin"/>
          <w:sz w:val="21"/>
          <w:szCs w:val="21"/>
          <w:rtl/>
        </w:rPr>
        <w:t xml:space="preserve"> מסתפק </w:t>
      </w:r>
      <w:proofErr w:type="spellStart"/>
      <w:del w:id="1280" w:author="מגיה" w:date="2026-10-15T09:00:00Z">
        <w:r w:rsidRPr="006650A6">
          <w:rPr>
            <w:rFonts w:ascii="Arial" w:eastAsia="Times New Roman" w:hAnsi="Arial" w:cs="Guttman Drogolin"/>
            <w:sz w:val="21"/>
            <w:szCs w:val="21"/>
            <w:rtl/>
          </w:rPr>
          <w:delText xml:space="preserve">דאולי</w:delText>
        </w:r>
      </w:del>
      <w:ins w:id="1281" w:author="מגיה" w:date="2026-10-15T09:00:00Z">
        <w:r>
          <w:rPr>
            <w:rFonts w:ascii="Arial" w:eastAsia="Times New Roman" w:hAnsi="Arial" w:cs="Guttman Drogolin"/>
            <w:sz w:val="21"/>
            <w:szCs w:val="21"/>
            <w:rtl/>
          </w:rPr>
          <w:t xml:space="preserve">שאולי</w:t>
        </w:r>
      </w:ins>
      <w:proofErr w:type="spellEnd"/>
      <w:r w:rsidRPr="006650A6">
        <w:rPr>
          <w:rFonts w:ascii="Arial" w:eastAsia="Times New Roman" w:hAnsi="Arial" w:cs="Guttman Drogolin"/>
          <w:sz w:val="21"/>
          <w:szCs w:val="21"/>
          <w:rtl/>
        </w:rPr>
        <w:t xml:space="preserve"> יש לברך לפני מנח</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כשנוטל אז ידיו </w:t>
      </w:r>
      <w:proofErr w:type="spellStart"/>
      <w:r w:rsidRPr="006650A6">
        <w:rPr>
          <w:rFonts w:ascii="Arial" w:eastAsia="Times New Roman" w:hAnsi="Arial" w:cs="Guttman Drogolin"/>
          <w:sz w:val="21"/>
          <w:szCs w:val="21"/>
          <w:rtl/>
        </w:rPr>
        <w:t>לכו"ע</w:t>
      </w:r>
      <w:proofErr w:type="spellEnd"/>
      <w:r w:rsidRPr="006650A6">
        <w:rPr>
          <w:rFonts w:ascii="Arial" w:eastAsia="Times New Roman" w:hAnsi="Arial" w:cs="Guttman Drogolin"/>
          <w:sz w:val="21"/>
          <w:szCs w:val="21"/>
          <w:rtl/>
        </w:rPr>
        <w:t xml:space="preserve"> ונשאר </w:t>
      </w:r>
      <w:proofErr w:type="spellStart"/>
      <w:r w:rsidRPr="006650A6">
        <w:rPr>
          <w:rFonts w:ascii="Arial" w:eastAsia="Times New Roman" w:hAnsi="Arial" w:cs="Guttman Drogolin"/>
          <w:sz w:val="21"/>
          <w:szCs w:val="21"/>
          <w:rtl/>
        </w:rPr>
        <w:t>בצ"ע</w:t>
      </w:r>
      <w:proofErr w:type="spellEnd"/>
      <w:r w:rsidRPr="006650A6">
        <w:rPr>
          <w:rFonts w:ascii="Arial" w:eastAsia="Times New Roman" w:hAnsi="Arial" w:cs="Guttman Drogolin"/>
          <w:sz w:val="21"/>
          <w:szCs w:val="21"/>
          <w:rtl/>
        </w:rPr>
        <w:t>.</w:t>
      </w:r>
    </w:p>
    <w:p w:rsidR="006650A6" w:rsidRPr="006650A6" w:rsidRDefault="00DA147D" w:rsidP="0050232A">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כד</w:t>
      </w:r>
      <w:r w:rsidR="006650A6" w:rsidRPr="006650A6">
        <w:rPr>
          <w:rFonts w:asciiTheme="minorBidi" w:eastAsia="Times New Roman" w:hAnsiTheme="minorBidi" w:cs="Guttman Drogolin" w:hint="cs"/>
          <w:b/>
          <w:bCs/>
          <w:color w:val="000000"/>
          <w:sz w:val="24"/>
          <w:szCs w:val="24"/>
          <w:rtl/>
        </w:rPr>
        <w:t xml:space="preserve">. שאלה. </w:t>
      </w:r>
      <w:r w:rsidR="006650A6" w:rsidRPr="006650A6">
        <w:rPr>
          <w:rFonts w:asciiTheme="minorBidi" w:eastAsia="Times New Roman" w:hAnsiTheme="minorBidi" w:cs="Guttman Drogolin"/>
          <w:b/>
          <w:bCs/>
          <w:color w:val="000000"/>
          <w:sz w:val="24"/>
          <w:szCs w:val="24"/>
          <w:rtl/>
        </w:rPr>
        <w:t xml:space="preserve">האם </w:t>
      </w:r>
      <w:r w:rsidR="0050232A" w:rsidRPr="006650A6">
        <w:rPr>
          <w:rFonts w:asciiTheme="minorBidi" w:eastAsia="Times New Roman" w:hAnsiTheme="minorBidi" w:cs="Guttman Drogolin"/>
          <w:b/>
          <w:bCs/>
          <w:color w:val="000000"/>
          <w:sz w:val="24"/>
          <w:szCs w:val="24"/>
          <w:rtl/>
        </w:rPr>
        <w:t xml:space="preserve">מועיל </w:t>
      </w:r>
      <w:r w:rsidR="0050232A">
        <w:rPr>
          <w:rFonts w:asciiTheme="minorBidi" w:eastAsia="Times New Roman" w:hAnsiTheme="minorBidi" w:cs="Guttman Drogolin" w:hint="cs"/>
          <w:b/>
          <w:bCs/>
          <w:color w:val="000000"/>
          <w:sz w:val="24"/>
          <w:szCs w:val="24"/>
          <w:rtl/>
        </w:rPr>
        <w:t>ל</w:t>
      </w:r>
      <w:r w:rsidR="0050232A" w:rsidRPr="006650A6">
        <w:rPr>
          <w:rFonts w:asciiTheme="minorBidi" w:eastAsia="Times New Roman" w:hAnsiTheme="minorBidi" w:cs="Guttman Drogolin"/>
          <w:b/>
          <w:bCs/>
          <w:color w:val="000000"/>
          <w:sz w:val="24"/>
          <w:szCs w:val="24"/>
          <w:rtl/>
        </w:rPr>
        <w:t xml:space="preserve">יטול מהברז </w:t>
      </w:r>
      <w:r w:rsidR="0050232A">
        <w:rPr>
          <w:rFonts w:asciiTheme="minorBidi" w:eastAsia="Times New Roman" w:hAnsiTheme="minorBidi" w:cs="Guttman Drogolin" w:hint="cs"/>
          <w:b/>
          <w:bCs/>
          <w:color w:val="000000"/>
          <w:sz w:val="24"/>
          <w:szCs w:val="24"/>
          <w:rtl/>
        </w:rPr>
        <w:t>כ</w:t>
      </w:r>
      <w:r w:rsidR="006650A6" w:rsidRPr="006650A6">
        <w:rPr>
          <w:rFonts w:asciiTheme="minorBidi" w:eastAsia="Times New Roman" w:hAnsiTheme="minorBidi" w:cs="Guttman Drogolin"/>
          <w:b/>
          <w:bCs/>
          <w:color w:val="000000"/>
          <w:sz w:val="24"/>
          <w:szCs w:val="24"/>
          <w:rtl/>
        </w:rPr>
        <w:t>שאין לו כלי?</w:t>
      </w:r>
    </w:p>
    <w:p w:rsidR="006650A6" w:rsidRPr="006650A6" w:rsidRDefault="006650A6" w:rsidP="007B234A">
      <w:pPr>
        <w:spacing w:before="40" w:after="0" w:line="330" w:lineRule="exact"/>
        <w:jc w:val="both"/>
        <w:rPr>
          <w:rFonts w:ascii="Arial" w:eastAsia="Times New Roman"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color w:val="000000"/>
          <w:sz w:val="21"/>
          <w:szCs w:val="21"/>
          <w:rtl/>
        </w:rPr>
        <w:t xml:space="preserve">. </w:t>
      </w:r>
      <w:r w:rsidR="00BA11C4" w:rsidRPr="00BA11C4">
        <w:rPr>
          <w:rFonts w:ascii="Arial" w:eastAsia="Times New Roman" w:hAnsi="Arial" w:cs="Guttman Drogolin"/>
          <w:color w:val="000000"/>
          <w:sz w:val="23"/>
          <w:szCs w:val="23"/>
          <w:rtl/>
        </w:rPr>
        <w:t xml:space="preserve">בדיעבד</w:t>
      </w:r>
      <w:ins w:id="1306" w:author="מגיה" w:date="2026-10-15T09:00:00Z">
        <w:r>
          <w:rPr>
            <w:rFonts w:ascii="Arial" w:eastAsia="Times New Roman" w:hAnsi="Arial" w:cs="Guttman Drogolin"/>
            <w:color w:val="000000"/>
            <w:sz w:val="23"/>
            <w:szCs w:val="23"/>
            <w:rtl/>
          </w:rPr>
          <w:t xml:space="preserve">,</w:t>
        </w:r>
      </w:ins>
      <w:r w:rsidR="00BA11C4" w:rsidRPr="00BA11C4">
        <w:rPr>
          <w:rFonts w:ascii="Arial" w:eastAsia="Times New Roman" w:hAnsi="Arial" w:cs="Guttman Drogolin"/>
          <w:color w:val="000000"/>
          <w:sz w:val="23"/>
          <w:szCs w:val="23"/>
          <w:rtl/>
        </w:rPr>
        <w:t xml:space="preserve"> מי </w:t>
      </w:r>
      <w:r w:rsidR="00BA11C4" w:rsidRPr="00BA11C4">
        <w:rPr>
          <w:rFonts w:ascii="Arial" w:eastAsia="Times New Roman" w:hAnsi="Arial" w:cs="Guttman Drogolin" w:hint="cs"/>
          <w:color w:val="000000"/>
          <w:sz w:val="23"/>
          <w:szCs w:val="23"/>
          <w:rtl/>
        </w:rPr>
        <w:t>ש</w:t>
      </w:r>
      <w:r w:rsidR="00BA11C4" w:rsidRPr="00BA11C4">
        <w:rPr>
          <w:rFonts w:ascii="Arial" w:eastAsia="Times New Roman" w:hAnsi="Arial" w:cs="Guttman Drogolin"/>
          <w:color w:val="000000"/>
          <w:sz w:val="23"/>
          <w:szCs w:val="23"/>
          <w:rtl/>
        </w:rPr>
        <w:t xml:space="preserve">אין לו ספל</w:t>
      </w:r>
      <w:ins w:id="1305" w:author="מגיה" w:date="2026-10-15T09:00:00Z">
        <w:r>
          <w:rPr>
            <w:rFonts w:ascii="Arial" w:eastAsia="Times New Roman" w:hAnsi="Arial" w:cs="Guttman Drogolin"/>
            <w:color w:val="000000"/>
            <w:sz w:val="23"/>
            <w:szCs w:val="23"/>
            <w:rtl/>
          </w:rPr>
          <w:t xml:space="preserve">,</w:t>
        </w:r>
      </w:ins>
      <w:r w:rsidR="00BA11C4" w:rsidRPr="00BA11C4">
        <w:rPr>
          <w:rFonts w:ascii="Arial" w:eastAsia="Times New Roman" w:hAnsi="Arial" w:cs="Guttman Drogolin"/>
          <w:color w:val="000000"/>
          <w:sz w:val="23"/>
          <w:szCs w:val="23"/>
          <w:rtl/>
        </w:rPr>
        <w:t xml:space="preserve"> מועיל ליטול מהברז של הכיור</w:t>
      </w:r>
      <w:del w:id="1304" w:author="מגיה" w:date="2026-10-15T09:00:00Z">
        <w:r w:rsidR="00BA11C4" w:rsidRPr="00BA11C4">
          <w:rPr>
            <w:rFonts w:ascii="Arial" w:eastAsia="Times New Roman" w:hAnsi="Arial" w:cs="Guttman Drogolin" w:hint="cs"/>
            <w:color w:val="000000"/>
            <w:sz w:val="23"/>
            <w:szCs w:val="23"/>
            <w:rtl/>
          </w:rPr>
          <w:delText xml:space="preserve">,</w:delText>
        </w:r>
      </w:del>
      <w:r w:rsidR="00BA11C4" w:rsidRPr="00BA11C4">
        <w:rPr>
          <w:rFonts w:ascii="Arial" w:eastAsia="Times New Roman" w:hAnsi="Arial" w:cs="Guttman Drogolin"/>
          <w:color w:val="000000"/>
          <w:sz w:val="23"/>
          <w:szCs w:val="23"/>
          <w:rtl/>
        </w:rPr>
        <w:t xml:space="preserve"> כדי להעביר רוח רע</w:t>
      </w:r>
      <w:r w:rsidR="00BA11C4" w:rsidRPr="00BA11C4">
        <w:rPr>
          <w:rFonts w:ascii="Arial" w:eastAsia="Times New Roman" w:hAnsi="Arial" w:cs="Guttman Drogolin" w:hint="cs"/>
          <w:color w:val="000000"/>
          <w:sz w:val="23"/>
          <w:szCs w:val="23"/>
          <w:rtl/>
        </w:rPr>
        <w:t>ה</w:t>
      </w:r>
      <w:ins w:id="1303" w:author="מגיה" w:date="2026-10-15T09:00:00Z">
        <w:r>
          <w:rPr>
            <w:rFonts w:ascii="Arial" w:eastAsia="Times New Roman" w:hAnsi="Arial" w:cs="Guttman Drogolin" w:hint="cs"/>
            <w:color w:val="000000"/>
            <w:sz w:val="23"/>
            <w:szCs w:val="23"/>
            <w:rtl/>
          </w:rPr>
          <w:t xml:space="preserve">,</w:t>
        </w:r>
      </w:ins>
      <w:r w:rsidR="00BA11C4" w:rsidRPr="00BA11C4">
        <w:rPr>
          <w:rFonts w:ascii="Arial" w:eastAsia="Times New Roman" w:hAnsi="Arial" w:cs="Guttman Drogolin"/>
          <w:color w:val="000000"/>
          <w:sz w:val="23"/>
          <w:szCs w:val="23"/>
          <w:rtl/>
        </w:rPr>
        <w:t xml:space="preserve"> ויכול לברך על נטילת </w:t>
      </w:r>
      <w:proofErr w:type="spellStart"/>
      <w:r w:rsidR="00BA11C4" w:rsidRPr="00BA11C4">
        <w:rPr>
          <w:rFonts w:ascii="Arial" w:eastAsia="Times New Roman" w:hAnsi="Arial" w:cs="Guttman Drogolin"/>
          <w:color w:val="000000"/>
          <w:sz w:val="23"/>
          <w:szCs w:val="23"/>
          <w:rtl/>
        </w:rPr>
        <w:t>ידים</w:t>
      </w:r>
      <w:proofErr w:type="spellEnd"/>
      <w:r w:rsidR="00BA11C4">
        <w:rPr>
          <w:rFonts w:ascii="Arial" w:eastAsia="Times New Roman" w:hAnsi="Arial" w:cs="Guttman Drogolin" w:hint="cs"/>
          <w:color w:val="000000"/>
          <w:sz w:val="21"/>
          <w:szCs w:val="21"/>
          <w:rtl/>
        </w:rPr>
        <w:t xml:space="preserve">. </w:t>
      </w:r>
      <w:proofErr w:type="spellStart"/>
      <w:r w:rsidR="00BA11C4">
        <w:rPr>
          <w:rFonts w:ascii="Arial" w:eastAsia="Times New Roman" w:hAnsi="Arial" w:cs="Guttman Drogolin" w:hint="cs"/>
          <w:color w:val="000000"/>
          <w:sz w:val="21"/>
          <w:szCs w:val="21"/>
          <w:rtl/>
        </w:rPr>
        <w:t>דהנה</w:t>
      </w:r>
      <w:proofErr w:type="spellEnd"/>
      <w:r w:rsidR="00BA11C4">
        <w:rPr>
          <w:rFonts w:ascii="Arial" w:eastAsia="Times New Roman" w:hAnsi="Arial" w:cs="Guttman Drogolin" w:hint="cs"/>
          <w:color w:val="000000"/>
          <w:sz w:val="21"/>
          <w:szCs w:val="21"/>
          <w:rtl/>
        </w:rPr>
        <w:t xml:space="preserve"> </w:t>
      </w:r>
      <w:proofErr w:type="spellStart"/>
      <w:r w:rsidR="002C71D3">
        <w:rPr>
          <w:rFonts w:ascii="Arial" w:eastAsia="Times New Roman" w:hAnsi="Arial" w:cs="Guttman Drogolin" w:hint="cs"/>
          <w:color w:val="000000"/>
          <w:sz w:val="21"/>
          <w:szCs w:val="21"/>
          <w:rtl/>
        </w:rPr>
        <w:t>בשו"ע</w:t>
      </w:r>
      <w:proofErr w:type="spellEnd"/>
      <w:r w:rsidR="002C71D3">
        <w:rPr>
          <w:rFonts w:ascii="Arial" w:eastAsia="Times New Roman" w:hAnsi="Arial" w:cs="Guttman Drogolin" w:hint="cs"/>
          <w:color w:val="000000"/>
          <w:sz w:val="21"/>
          <w:szCs w:val="21"/>
          <w:rtl/>
        </w:rPr>
        <w:t xml:space="preserve"> (</w:t>
      </w:r>
      <w:r w:rsidR="007B234A" w:rsidRPr="007B234A">
        <w:rPr>
          <w:rFonts w:ascii="Arial" w:eastAsia="Times New Roman" w:hAnsi="Arial" w:cs="Guttman Drogolin" w:hint="cs"/>
          <w:color w:val="000000"/>
          <w:sz w:val="21"/>
          <w:szCs w:val="21"/>
          <w:rtl/>
        </w:rPr>
        <w:t>ד'</w:t>
      </w:r>
      <w:r w:rsidR="007B234A">
        <w:rPr>
          <w:rFonts w:ascii="Arial" w:eastAsia="Times New Roman" w:hAnsi="Arial" w:cs="Guttman Drogolin" w:hint="cs"/>
          <w:b/>
          <w:bCs/>
          <w:color w:val="000000"/>
          <w:sz w:val="21"/>
          <w:szCs w:val="21"/>
          <w:rtl/>
        </w:rPr>
        <w:t xml:space="preserve"> </w:t>
      </w:r>
      <w:r w:rsidRPr="006650A6">
        <w:rPr>
          <w:rFonts w:ascii="Arial" w:eastAsia="Calibri" w:hAnsi="Arial" w:cs="Guttman Drogolin"/>
          <w:color w:val="000000"/>
          <w:sz w:val="21"/>
          <w:szCs w:val="21"/>
          <w:rtl/>
        </w:rPr>
        <w:t>ס"ז</w:t>
      </w:r>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007B234A">
        <w:rPr>
          <w:rFonts w:ascii="Arial" w:eastAsia="Calibri" w:hAnsi="Arial" w:cs="Guttman Drogolin" w:hint="cs"/>
          <w:color w:val="000000"/>
          <w:sz w:val="21"/>
          <w:szCs w:val="21"/>
          <w:rtl/>
        </w:rPr>
        <w:t xml:space="preserve">כתב, </w:t>
      </w:r>
      <w:r w:rsidRPr="006650A6">
        <w:rPr>
          <w:rFonts w:ascii="Arial" w:eastAsia="Calibri" w:hAnsi="Arial" w:cs="Guttman Drogolin"/>
          <w:color w:val="000000"/>
          <w:sz w:val="21"/>
          <w:szCs w:val="21"/>
          <w:rtl/>
        </w:rPr>
        <w:t xml:space="preserve">טוב להקפיד בנטילת </w:t>
      </w:r>
      <w:proofErr w:type="spellStart"/>
      <w:r w:rsidRPr="006650A6">
        <w:rPr>
          <w:rFonts w:ascii="Arial" w:eastAsia="Calibri" w:hAnsi="Arial" w:cs="Guttman Drogolin"/>
          <w:color w:val="000000"/>
          <w:sz w:val="21"/>
          <w:szCs w:val="21"/>
          <w:rtl/>
        </w:rPr>
        <w:t>ידים</w:t>
      </w:r>
      <w:proofErr w:type="spellEnd"/>
      <w:r w:rsidRPr="006650A6">
        <w:rPr>
          <w:rFonts w:ascii="Arial" w:eastAsia="Calibri" w:hAnsi="Arial" w:cs="Guttman Drogolin"/>
          <w:color w:val="000000"/>
          <w:sz w:val="21"/>
          <w:szCs w:val="21"/>
          <w:rtl/>
        </w:rPr>
        <w:t xml:space="preserve"> שחרית בכל הדברים המעכבים בנטילת </w:t>
      </w:r>
      <w:proofErr w:type="spellStart"/>
      <w:r w:rsidRPr="006650A6">
        <w:rPr>
          <w:rFonts w:ascii="Arial" w:eastAsia="Calibri" w:hAnsi="Arial" w:cs="Guttman Drogolin"/>
          <w:color w:val="000000"/>
          <w:sz w:val="21"/>
          <w:szCs w:val="21"/>
          <w:rtl/>
        </w:rPr>
        <w:t>ידים</w:t>
      </w:r>
      <w:proofErr w:type="spellEnd"/>
      <w:r w:rsidRPr="006650A6">
        <w:rPr>
          <w:rFonts w:ascii="Arial" w:eastAsia="Calibri" w:hAnsi="Arial" w:cs="Guttman Drogolin"/>
          <w:color w:val="000000"/>
          <w:sz w:val="21"/>
          <w:szCs w:val="21"/>
          <w:rtl/>
        </w:rPr>
        <w:t xml:space="preserve"> לסעודה</w:t>
      </w:r>
      <w:ins w:id="1302" w:author="מגיה" w:date="2026-10-15T09:00:00Z">
        <w:r>
          <w:rPr>
            <w:rFonts w:ascii="Arial" w:eastAsia="Calibri" w:hAnsi="Arial" w:cs="Guttman Drogolin"/>
            <w:color w:val="000000"/>
            <w:sz w:val="21"/>
            <w:szCs w:val="21"/>
            <w:rtl/>
          </w:rPr>
          <w:t xml:space="preserve">:</w:t>
        </w:r>
      </w:ins>
      <w:r w:rsidRPr="006650A6">
        <w:rPr>
          <w:rFonts w:ascii="Arial" w:eastAsia="Calibri" w:hAnsi="Arial" w:cs="Guttman Drogolin"/>
          <w:color w:val="000000"/>
          <w:sz w:val="21"/>
          <w:szCs w:val="21"/>
          <w:rtl/>
        </w:rPr>
        <w:t xml:space="preserve"> כלי, </w:t>
      </w:r>
      <w:proofErr w:type="spellStart"/>
      <w:r w:rsidRPr="006650A6">
        <w:rPr>
          <w:rFonts w:ascii="Arial" w:eastAsia="Calibri" w:hAnsi="Arial" w:cs="Guttman Drogolin"/>
          <w:color w:val="000000"/>
          <w:sz w:val="21"/>
          <w:szCs w:val="21"/>
          <w:rtl/>
        </w:rPr>
        <w:t>כח</w:t>
      </w:r>
      <w:proofErr w:type="spellEnd"/>
      <w:r w:rsidRPr="006650A6">
        <w:rPr>
          <w:rFonts w:ascii="Arial" w:eastAsia="Calibri" w:hAnsi="Arial" w:cs="Guttman Drogolin"/>
          <w:color w:val="000000"/>
          <w:sz w:val="21"/>
          <w:szCs w:val="21"/>
          <w:rtl/>
        </w:rPr>
        <w:t xml:space="preserve"> גברא, רביעית</w:t>
      </w:r>
      <w:del w:id="1300" w:author="מגיה" w:date="2026-10-15T09:00:00Z">
        <w:r w:rsidRPr="006650A6">
          <w:rPr>
            <w:rFonts w:ascii="Arial" w:eastAsia="Calibri" w:hAnsi="Arial" w:cs="Guttman Drogolin"/>
            <w:color w:val="000000"/>
            <w:sz w:val="21"/>
            <w:szCs w:val="21"/>
            <w:rtl/>
          </w:rPr>
          <w:delText xml:space="preserve">,</w:delText>
        </w:r>
      </w:del>
      <w:ins w:id="1301" w:author="מגיה" w:date="2026-10-15T09:00:00Z">
        <w:r>
          <w:rPr>
            <w:rFonts w:ascii="Arial" w:eastAsia="Calibri" w:hAnsi="Arial" w:cs="Guttman Drogolin"/>
            <w:color w:val="000000"/>
            <w:sz w:val="21"/>
            <w:szCs w:val="21"/>
            <w:rtl/>
          </w:rPr>
          <w:t xml:space="preserve">.</w:t>
        </w:r>
      </w:ins>
      <w:r w:rsidRPr="006650A6">
        <w:rPr>
          <w:rFonts w:ascii="Arial" w:eastAsia="Calibri" w:hAnsi="Arial" w:cs="Guttman Drogolin"/>
          <w:color w:val="000000"/>
          <w:sz w:val="21"/>
          <w:szCs w:val="21"/>
          <w:rtl/>
        </w:rPr>
        <w:t xml:space="preserve"> וכתב </w:t>
      </w:r>
      <w:proofErr w:type="spellStart"/>
      <w:r w:rsidRPr="006650A6">
        <w:rPr>
          <w:rFonts w:ascii="Arial" w:eastAsia="Calibri" w:hAnsi="Arial" w:cs="Guttman Drogolin"/>
          <w:color w:val="000000"/>
          <w:sz w:val="21"/>
          <w:szCs w:val="21"/>
          <w:rtl/>
        </w:rPr>
        <w:t>הרמ"א</w:t>
      </w:r>
      <w:ins w:id="1299" w:author="מגיה" w:date="2026-10-15T09:00:00Z">
        <w:r>
          <w:rPr>
            <w:rFonts w:ascii="Arial" w:eastAsia="Calibri" w:hAnsi="Arial" w:cs="Guttman Drogolin"/>
            <w:color w:val="000000"/>
            <w:sz w:val="21"/>
            <w:szCs w:val="21"/>
            <w:rtl/>
          </w:rPr>
          <w:t xml:space="preserve">:</w:t>
        </w:r>
      </w:ins>
      <w:proofErr w:type="spellEnd"/>
      <w:r w:rsidRPr="006650A6">
        <w:rPr>
          <w:rFonts w:ascii="Arial" w:eastAsia="Calibri" w:hAnsi="Arial" w:cs="Guttman Drogolin"/>
          <w:color w:val="000000"/>
          <w:sz w:val="21"/>
          <w:szCs w:val="21"/>
          <w:rtl/>
        </w:rPr>
        <w:t xml:space="preserve"> מיהו אינו מעכב</w:t>
      </w:r>
      <w:r w:rsidRPr="006650A6">
        <w:rPr>
          <w:rFonts w:ascii="Arial" w:eastAsia="Calibri" w:hAnsi="Arial" w:cs="Guttman Drogolin" w:hint="cs"/>
          <w:color w:val="000000"/>
          <w:sz w:val="21"/>
          <w:szCs w:val="21"/>
          <w:rtl/>
        </w:rPr>
        <w:t>. בב"י מבואר</w:t>
      </w:r>
      <w:r w:rsidRPr="006650A6">
        <w:rPr>
          <w:rFonts w:ascii="Arial" w:eastAsia="Times New Roman" w:hAnsi="Arial" w:cs="Guttman Drogolin" w:hint="cs"/>
          <w:color w:val="000000"/>
          <w:sz w:val="21"/>
          <w:szCs w:val="21"/>
          <w:rtl/>
        </w:rPr>
        <w:t xml:space="preserve"> </w:t>
      </w:r>
      <w:proofErr w:type="spellStart"/>
      <w:del w:id="1297" w:author="מגיה" w:date="2026-10-15T09:00:00Z">
        <w:r w:rsidRPr="006650A6">
          <w:rPr>
            <w:rFonts w:ascii="Arial" w:eastAsia="Times New Roman" w:hAnsi="Arial" w:cs="Guttman Drogolin" w:hint="cs"/>
            <w:color w:val="000000"/>
            <w:sz w:val="21"/>
            <w:szCs w:val="21"/>
            <w:rtl/>
          </w:rPr>
          <w:delText xml:space="preserve">דהדבר</w:delText>
        </w:r>
      </w:del>
      <w:ins w:id="1298" w:author="מגיה" w:date="2026-10-15T09:00:00Z">
        <w:r>
          <w:rPr>
            <w:rFonts w:ascii="Arial" w:eastAsia="Times New Roman" w:hAnsi="Arial" w:cs="Guttman Drogolin" w:hint="cs"/>
            <w:color w:val="000000"/>
            <w:sz w:val="21"/>
            <w:szCs w:val="21"/>
            <w:rtl/>
          </w:rPr>
          <w:t xml:space="preserve">שהדבר</w:t>
        </w:r>
      </w:ins>
      <w:proofErr w:type="spellEnd"/>
      <w:r w:rsidRPr="006650A6">
        <w:rPr>
          <w:rFonts w:ascii="Arial" w:eastAsia="Times New Roman" w:hAnsi="Arial" w:cs="Guttman Drogolin" w:hint="cs"/>
          <w:color w:val="000000"/>
          <w:sz w:val="21"/>
          <w:szCs w:val="21"/>
          <w:rtl/>
        </w:rPr>
        <w:t xml:space="preserve"> שנוי במחלוקת </w:t>
      </w:r>
      <w:proofErr w:type="spellStart"/>
      <w:r w:rsidRPr="006650A6">
        <w:rPr>
          <w:rFonts w:ascii="Arial" w:eastAsia="Times New Roman" w:hAnsi="Arial" w:cs="Guttman Drogolin" w:hint="cs"/>
          <w:color w:val="000000"/>
          <w:sz w:val="21"/>
          <w:szCs w:val="21"/>
          <w:rtl/>
        </w:rPr>
        <w:t>הרא"ש</w:t>
      </w:r>
      <w:proofErr w:type="spellEnd"/>
      <w:r w:rsidRPr="006650A6">
        <w:rPr>
          <w:rFonts w:ascii="Arial" w:eastAsia="Times New Roman" w:hAnsi="Arial" w:cs="Guttman Drogolin" w:hint="cs"/>
          <w:color w:val="000000"/>
          <w:sz w:val="21"/>
          <w:szCs w:val="21"/>
          <w:rtl/>
        </w:rPr>
        <w:t xml:space="preserve"> </w:t>
      </w:r>
      <w:proofErr w:type="spellStart"/>
      <w:r w:rsidRPr="006650A6">
        <w:rPr>
          <w:rFonts w:ascii="Arial" w:eastAsia="Times New Roman" w:hAnsi="Arial" w:cs="Guttman Drogolin" w:hint="cs"/>
          <w:color w:val="000000"/>
          <w:sz w:val="21"/>
          <w:szCs w:val="21"/>
          <w:rtl/>
        </w:rPr>
        <w:t>והרשב"א</w:t>
      </w:r>
      <w:proofErr w:type="spellEnd"/>
      <w:r w:rsidRPr="006650A6">
        <w:rPr>
          <w:rFonts w:ascii="Arial" w:eastAsia="Times New Roman" w:hAnsi="Arial" w:cs="Guttman Drogolin" w:hint="cs"/>
          <w:color w:val="000000"/>
          <w:sz w:val="21"/>
          <w:szCs w:val="21"/>
          <w:rtl/>
        </w:rPr>
        <w:t xml:space="preserve"> בטעם מצות נטילה, דלפי </w:t>
      </w:r>
      <w:proofErr w:type="spellStart"/>
      <w:r w:rsidRPr="006650A6">
        <w:rPr>
          <w:rFonts w:ascii="Arial" w:eastAsia="Times New Roman" w:hAnsi="Arial" w:cs="Guttman Drogolin" w:hint="cs"/>
          <w:color w:val="000000"/>
          <w:sz w:val="21"/>
          <w:szCs w:val="21"/>
          <w:rtl/>
        </w:rPr>
        <w:t>הר</w:t>
      </w:r>
      <w:r w:rsidRPr="006650A6">
        <w:rPr>
          <w:rFonts w:ascii="Arial" w:eastAsia="Times New Roman" w:hAnsi="Arial" w:cs="Guttman Drogolin"/>
          <w:color w:val="000000"/>
          <w:sz w:val="21"/>
          <w:szCs w:val="21"/>
          <w:rtl/>
        </w:rPr>
        <w:t>א"ש</w:t>
      </w:r>
      <w:proofErr w:type="spellEnd"/>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hint="cs"/>
          <w:color w:val="000000"/>
          <w:sz w:val="21"/>
          <w:szCs w:val="21"/>
          <w:rtl/>
        </w:rPr>
        <w:t>ד</w:t>
      </w:r>
      <w:r w:rsidRPr="006650A6">
        <w:rPr>
          <w:rFonts w:ascii="Arial" w:eastAsia="Times New Roman" w:hAnsi="Arial" w:cs="Guttman Drogolin"/>
          <w:color w:val="000000"/>
          <w:sz w:val="21"/>
          <w:szCs w:val="21"/>
          <w:rtl/>
        </w:rPr>
        <w:t>טעם</w:t>
      </w:r>
      <w:proofErr w:type="spellEnd"/>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color w:val="000000"/>
          <w:sz w:val="21"/>
          <w:szCs w:val="21"/>
          <w:rtl/>
        </w:rPr>
        <w:t>נט"י</w:t>
      </w:r>
      <w:proofErr w:type="spellEnd"/>
      <w:r w:rsidRPr="006650A6">
        <w:rPr>
          <w:rFonts w:ascii="Arial" w:eastAsia="Times New Roman" w:hAnsi="Arial" w:cs="Guttman Drogolin"/>
          <w:color w:val="000000"/>
          <w:sz w:val="21"/>
          <w:szCs w:val="21"/>
          <w:rtl/>
        </w:rPr>
        <w:t xml:space="preserve"> שחרית </w:t>
      </w:r>
      <w:r w:rsidRPr="006650A6">
        <w:rPr>
          <w:rFonts w:ascii="Arial" w:eastAsia="Times New Roman" w:hAnsi="Arial" w:cs="Guttman Drogolin" w:hint="cs"/>
          <w:color w:val="000000"/>
          <w:sz w:val="21"/>
          <w:szCs w:val="21"/>
          <w:rtl/>
        </w:rPr>
        <w:t xml:space="preserve">הוא </w:t>
      </w:r>
      <w:r w:rsidRPr="006650A6">
        <w:rPr>
          <w:rFonts w:ascii="Arial" w:eastAsia="Times New Roman" w:hAnsi="Arial" w:cs="Guttman Drogolin"/>
          <w:color w:val="000000"/>
          <w:sz w:val="21"/>
          <w:szCs w:val="21"/>
          <w:rtl/>
        </w:rPr>
        <w:t xml:space="preserve">משום שמא </w:t>
      </w:r>
      <w:r w:rsidRPr="006650A6">
        <w:rPr>
          <w:rFonts w:ascii="Arial" w:eastAsia="Times New Roman" w:hAnsi="Arial" w:cs="Guttman Drogolin" w:hint="cs"/>
          <w:color w:val="000000"/>
          <w:sz w:val="21"/>
          <w:szCs w:val="21"/>
          <w:rtl/>
        </w:rPr>
        <w:t>נ</w:t>
      </w:r>
      <w:r w:rsidRPr="006650A6">
        <w:rPr>
          <w:rFonts w:ascii="Arial" w:eastAsia="Times New Roman" w:hAnsi="Arial" w:cs="Guttman Drogolin"/>
          <w:color w:val="000000"/>
          <w:sz w:val="21"/>
          <w:szCs w:val="21"/>
          <w:rtl/>
        </w:rPr>
        <w:t xml:space="preserve">גע </w:t>
      </w:r>
      <w:r w:rsidRPr="006650A6">
        <w:rPr>
          <w:rFonts w:ascii="Arial" w:eastAsia="Times New Roman" w:hAnsi="Arial" w:cs="Guttman Drogolin" w:hint="cs"/>
          <w:color w:val="000000"/>
          <w:sz w:val="21"/>
          <w:szCs w:val="21"/>
          <w:rtl/>
        </w:rPr>
        <w:t xml:space="preserve">במקומות המכוסים, </w:t>
      </w:r>
      <w:r w:rsidRPr="006650A6">
        <w:rPr>
          <w:rFonts w:ascii="Arial" w:eastAsia="Times New Roman" w:hAnsi="Arial" w:cs="Guttman Drogolin"/>
          <w:color w:val="000000"/>
          <w:sz w:val="21"/>
          <w:szCs w:val="21"/>
          <w:rtl/>
        </w:rPr>
        <w:t>א"כ א"צ כלי כלל</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וגם להעביר רוח רע</w:t>
      </w:r>
      <w:r w:rsidRPr="006650A6">
        <w:rPr>
          <w:rFonts w:ascii="Arial" w:eastAsia="Times New Roman" w:hAnsi="Arial" w:cs="Guttman Drogolin" w:hint="cs"/>
          <w:color w:val="000000"/>
          <w:sz w:val="21"/>
          <w:szCs w:val="21"/>
          <w:rtl/>
        </w:rPr>
        <w:t>ה</w:t>
      </w:r>
      <w:r w:rsidRPr="006650A6">
        <w:rPr>
          <w:rFonts w:ascii="Arial" w:eastAsia="Times New Roman" w:hAnsi="Arial" w:cs="Guttman Drogolin"/>
          <w:color w:val="000000"/>
          <w:sz w:val="21"/>
          <w:szCs w:val="21"/>
          <w:rtl/>
        </w:rPr>
        <w:t xml:space="preserve"> אין כל זה מעכב למעט שכשוך בתוך כלי דלא מהני להעביר רוח רע</w:t>
      </w:r>
      <w:r w:rsidRPr="006650A6">
        <w:rPr>
          <w:rFonts w:ascii="Arial" w:eastAsia="Times New Roman" w:hAnsi="Arial" w:cs="Guttman Drogolin" w:hint="cs"/>
          <w:color w:val="000000"/>
          <w:sz w:val="21"/>
          <w:szCs w:val="21"/>
          <w:rtl/>
        </w:rPr>
        <w:t>ה</w:t>
      </w:r>
      <w:r w:rsidRPr="006650A6">
        <w:rPr>
          <w:rFonts w:ascii="Arial" w:eastAsia="Times New Roman" w:hAnsi="Arial" w:cs="Guttman Drogolin"/>
          <w:color w:val="000000"/>
          <w:sz w:val="21"/>
          <w:szCs w:val="21"/>
          <w:vertAlign w:val="superscript"/>
          <w:rtl/>
        </w:rPr>
        <w:footnoteReference w:id="40"/>
      </w:r>
      <w:r w:rsidRPr="006650A6">
        <w:rPr>
          <w:rFonts w:ascii="Arial" w:eastAsia="Times New Roman" w:hAnsi="Arial" w:cs="Guttman Drogolin" w:hint="cs"/>
          <w:color w:val="000000"/>
          <w:sz w:val="21"/>
          <w:szCs w:val="21"/>
          <w:rtl/>
        </w:rPr>
        <w:t xml:space="preserve">] </w:t>
      </w:r>
      <w:proofErr w:type="spellStart"/>
      <w:r w:rsidRPr="006650A6">
        <w:rPr>
          <w:rFonts w:ascii="Arial" w:eastAsia="Times New Roman" w:hAnsi="Arial" w:cs="Guttman Drogolin"/>
          <w:color w:val="000000"/>
          <w:sz w:val="21"/>
          <w:szCs w:val="21"/>
          <w:rtl/>
        </w:rPr>
        <w:t>משא"כ</w:t>
      </w:r>
      <w:proofErr w:type="spellEnd"/>
      <w:r w:rsidRPr="006650A6">
        <w:rPr>
          <w:rFonts w:ascii="Arial" w:eastAsia="Times New Roman" w:hAnsi="Arial" w:cs="Guttman Drogolin"/>
          <w:color w:val="000000"/>
          <w:sz w:val="21"/>
          <w:szCs w:val="21"/>
          <w:rtl/>
        </w:rPr>
        <w:t xml:space="preserve"> ל</w:t>
      </w:r>
      <w:r w:rsidRPr="006650A6">
        <w:rPr>
          <w:rFonts w:ascii="Arial" w:eastAsia="Times New Roman" w:hAnsi="Arial" w:cs="Guttman Drogolin" w:hint="cs"/>
          <w:color w:val="000000"/>
          <w:sz w:val="21"/>
          <w:szCs w:val="21"/>
          <w:rtl/>
        </w:rPr>
        <w:t>טעם</w:t>
      </w:r>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color w:val="000000"/>
          <w:sz w:val="21"/>
          <w:szCs w:val="21"/>
          <w:rtl/>
        </w:rPr>
        <w:t>הרשב"א</w:t>
      </w:r>
      <w:proofErr w:type="spellEnd"/>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hint="cs"/>
          <w:color w:val="000000"/>
          <w:sz w:val="21"/>
          <w:szCs w:val="21"/>
          <w:rtl/>
        </w:rPr>
        <w:t>דה</w:t>
      </w:r>
      <w:r w:rsidRPr="006650A6">
        <w:rPr>
          <w:rFonts w:ascii="Arial" w:eastAsia="Times New Roman" w:hAnsi="Arial" w:cs="Guttman Drogolin"/>
          <w:color w:val="000000"/>
          <w:sz w:val="21"/>
          <w:szCs w:val="21"/>
          <w:rtl/>
        </w:rPr>
        <w:t>נטילה</w:t>
      </w:r>
      <w:proofErr w:type="spellEnd"/>
      <w:r w:rsidRPr="006650A6">
        <w:rPr>
          <w:rFonts w:ascii="Arial" w:eastAsia="Times New Roman" w:hAnsi="Arial" w:cs="Guttman Drogolin"/>
          <w:color w:val="000000"/>
          <w:sz w:val="21"/>
          <w:szCs w:val="21"/>
          <w:rtl/>
        </w:rPr>
        <w:t xml:space="preserve"> </w:t>
      </w:r>
      <w:r w:rsidRPr="006650A6">
        <w:rPr>
          <w:rFonts w:ascii="Arial" w:eastAsia="Times New Roman" w:hAnsi="Arial" w:cs="Guttman Drogolin" w:hint="cs"/>
          <w:color w:val="000000"/>
          <w:sz w:val="21"/>
          <w:szCs w:val="21"/>
          <w:rtl/>
        </w:rPr>
        <w:t xml:space="preserve">היא </w:t>
      </w:r>
      <w:r w:rsidRPr="006650A6">
        <w:rPr>
          <w:rFonts w:ascii="Arial" w:eastAsia="Times New Roman" w:hAnsi="Arial" w:cs="Guttman Drogolin"/>
          <w:color w:val="000000"/>
          <w:sz w:val="21"/>
          <w:szCs w:val="21"/>
          <w:rtl/>
        </w:rPr>
        <w:t>ככהן המקדש ידיו מן הכיור</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א"כ בעינן כל דיני נטיל</w:t>
      </w:r>
      <w:r w:rsidRPr="006650A6">
        <w:rPr>
          <w:rFonts w:ascii="Arial" w:eastAsia="Times New Roman" w:hAnsi="Arial" w:cs="Guttman Drogolin" w:hint="cs"/>
          <w:color w:val="000000"/>
          <w:sz w:val="21"/>
          <w:szCs w:val="21"/>
          <w:rtl/>
        </w:rPr>
        <w:t>ה.</w:t>
      </w:r>
      <w:r w:rsidRPr="006650A6">
        <w:rPr>
          <w:rFonts w:ascii="Arial" w:eastAsia="Times New Roman" w:hAnsi="Arial" w:cs="Guttman Drogolin"/>
          <w:color w:val="000000"/>
          <w:sz w:val="21"/>
          <w:szCs w:val="21"/>
          <w:rtl/>
        </w:rPr>
        <w:t xml:space="preserve"> וכ</w:t>
      </w:r>
      <w:r w:rsidRPr="006650A6">
        <w:rPr>
          <w:rFonts w:ascii="Arial" w:eastAsia="Times New Roman" w:hAnsi="Arial" w:cs="Guttman Drogolin" w:hint="cs"/>
          <w:color w:val="000000"/>
          <w:sz w:val="21"/>
          <w:szCs w:val="21"/>
          <w:rtl/>
        </w:rPr>
        <w:t>תב</w:t>
      </w:r>
      <w:r w:rsidRPr="006650A6">
        <w:rPr>
          <w:rFonts w:ascii="Arial" w:eastAsia="Times New Roman" w:hAnsi="Arial" w:cs="Guttman Drogolin"/>
          <w:color w:val="000000"/>
          <w:sz w:val="21"/>
          <w:szCs w:val="21"/>
          <w:rtl/>
        </w:rPr>
        <w:t xml:space="preserve"> </w:t>
      </w:r>
      <w:proofErr w:type="spellStart"/>
      <w:r w:rsidRPr="006650A6">
        <w:rPr>
          <w:rFonts w:ascii="Arial" w:eastAsia="Times New Roman" w:hAnsi="Arial" w:cs="Guttman Drogolin"/>
          <w:color w:val="000000"/>
          <w:sz w:val="21"/>
          <w:szCs w:val="21"/>
          <w:rtl/>
        </w:rPr>
        <w:t>הב"י</w:t>
      </w:r>
      <w:ins w:id="1296" w:author="מגיה" w:date="2026-10-15T09:00:00Z">
        <w:r>
          <w:rPr>
            <w:rFonts w:ascii="Arial" w:eastAsia="Times New Roman" w:hAnsi="Arial" w:cs="Guttman Drogolin"/>
            <w:color w:val="000000"/>
            <w:sz w:val="21"/>
            <w:szCs w:val="21"/>
            <w:rtl/>
          </w:rPr>
          <w:t xml:space="preserve">:</w:t>
        </w:r>
      </w:ins>
      <w:proofErr w:type="spellEnd"/>
      <w:r w:rsidRPr="006650A6">
        <w:rPr>
          <w:rFonts w:ascii="Arial" w:eastAsia="Times New Roman" w:hAnsi="Arial" w:cs="Guttman Drogolin"/>
          <w:color w:val="000000"/>
          <w:sz w:val="21"/>
          <w:szCs w:val="21"/>
          <w:rtl/>
        </w:rPr>
        <w:t xml:space="preserve"> וטוב להקפיד</w:t>
      </w:r>
      <w:r w:rsidRPr="006650A6">
        <w:rPr>
          <w:rFonts w:ascii="Arial" w:eastAsia="Times New Roman" w:hAnsi="Arial" w:cs="Guttman Drogolin"/>
          <w:color w:val="000000"/>
          <w:sz w:val="21"/>
          <w:szCs w:val="21"/>
          <w:vertAlign w:val="superscript"/>
          <w:rtl/>
        </w:rPr>
        <w:footnoteReference w:id="41"/>
      </w:r>
      <w:r w:rsidRPr="006650A6">
        <w:rPr>
          <w:rFonts w:ascii="Arial" w:eastAsia="Times New Roman" w:hAnsi="Arial" w:cs="Guttman Drogolin"/>
          <w:color w:val="000000"/>
          <w:sz w:val="21"/>
          <w:szCs w:val="21"/>
          <w:rtl/>
        </w:rPr>
        <w:t xml:space="preserve">. </w:t>
      </w:r>
      <w:r w:rsidR="00BA11C4" w:rsidRPr="00BA11C4">
        <w:rPr>
          <w:rFonts w:ascii="Arial" w:eastAsia="Times New Roman" w:hAnsi="Arial" w:cs="Guttman Drogolin" w:hint="cs"/>
          <w:color w:val="000000"/>
          <w:sz w:val="21"/>
          <w:szCs w:val="21"/>
          <w:rtl/>
        </w:rPr>
        <w:t xml:space="preserve">מ"מ </w:t>
      </w:r>
      <w:r w:rsidRPr="00BA11C4">
        <w:rPr>
          <w:rFonts w:ascii="Arial" w:eastAsia="Times New Roman" w:hAnsi="Arial" w:cs="Guttman Drogolin"/>
          <w:color w:val="000000"/>
          <w:sz w:val="21"/>
          <w:szCs w:val="21"/>
          <w:rtl/>
        </w:rPr>
        <w:t xml:space="preserve">בדיעבד</w:t>
      </w:r>
      <w:ins w:id="1295" w:author="מגיה" w:date="2026-10-15T09:00:00Z">
        <w:r>
          <w:rPr>
            <w:rFonts w:ascii="Arial" w:eastAsia="Times New Roman" w:hAnsi="Arial" w:cs="Guttman Drogolin"/>
            <w:color w:val="000000"/>
            <w:sz w:val="21"/>
            <w:szCs w:val="21"/>
            <w:rtl/>
          </w:rPr>
          <w:t xml:space="preserve">,</w:t>
        </w:r>
      </w:ins>
      <w:r w:rsidRPr="00BA11C4">
        <w:rPr>
          <w:rFonts w:ascii="Arial" w:eastAsia="Times New Roman" w:hAnsi="Arial" w:cs="Guttman Drogolin"/>
          <w:color w:val="000000"/>
          <w:sz w:val="21"/>
          <w:szCs w:val="21"/>
          <w:rtl/>
        </w:rPr>
        <w:t xml:space="preserve"> מי </w:t>
      </w:r>
      <w:r w:rsidRPr="00BA11C4">
        <w:rPr>
          <w:rFonts w:ascii="Arial" w:eastAsia="Times New Roman" w:hAnsi="Arial" w:cs="Guttman Drogolin" w:hint="cs"/>
          <w:color w:val="000000"/>
          <w:sz w:val="21"/>
          <w:szCs w:val="21"/>
          <w:rtl/>
        </w:rPr>
        <w:t>ש</w:t>
      </w:r>
      <w:r w:rsidRPr="00BA11C4">
        <w:rPr>
          <w:rFonts w:ascii="Arial" w:eastAsia="Times New Roman" w:hAnsi="Arial" w:cs="Guttman Drogolin"/>
          <w:color w:val="000000"/>
          <w:sz w:val="21"/>
          <w:szCs w:val="21"/>
          <w:rtl/>
        </w:rPr>
        <w:t xml:space="preserve">אין לו ספל</w:t>
      </w:r>
      <w:ins w:id="1294" w:author="מגיה" w:date="2026-10-15T09:00:00Z">
        <w:r>
          <w:rPr>
            <w:rFonts w:ascii="Arial" w:eastAsia="Times New Roman" w:hAnsi="Arial" w:cs="Guttman Drogolin"/>
            <w:color w:val="000000"/>
            <w:sz w:val="21"/>
            <w:szCs w:val="21"/>
            <w:rtl/>
          </w:rPr>
          <w:t xml:space="preserve">,</w:t>
        </w:r>
      </w:ins>
      <w:r w:rsidRPr="00BA11C4">
        <w:rPr>
          <w:rFonts w:ascii="Arial" w:eastAsia="Times New Roman" w:hAnsi="Arial" w:cs="Guttman Drogolin"/>
          <w:color w:val="000000"/>
          <w:sz w:val="21"/>
          <w:szCs w:val="21"/>
          <w:rtl/>
        </w:rPr>
        <w:t xml:space="preserve"> </w:t>
      </w:r>
      <w:r w:rsidRPr="00BA11C4">
        <w:rPr>
          <w:rFonts w:ascii="Arial" w:eastAsia="Times New Roman" w:hAnsi="Arial" w:cs="Guttman Drogolin"/>
          <w:color w:val="000000"/>
          <w:sz w:val="21"/>
          <w:szCs w:val="21"/>
          <w:rtl/>
        </w:rPr>
        <w:lastRenderedPageBreak/>
        <w:t>מועיל ליטול מהברז של הכיור</w:t>
      </w:r>
      <w:del w:id="1293" w:author="מגיה" w:date="2026-10-15T09:00:00Z">
        <w:r w:rsidRPr="00BA11C4">
          <w:rPr>
            <w:rFonts w:ascii="Arial" w:eastAsia="Times New Roman" w:hAnsi="Arial" w:cs="Guttman Drogolin" w:hint="cs"/>
            <w:color w:val="000000"/>
            <w:sz w:val="21"/>
            <w:szCs w:val="21"/>
            <w:rtl/>
          </w:rPr>
          <w:delText xml:space="preserve">,</w:delText>
        </w:r>
      </w:del>
      <w:r w:rsidRPr="00BA11C4">
        <w:rPr>
          <w:rFonts w:ascii="Arial" w:eastAsia="Times New Roman" w:hAnsi="Arial" w:cs="Guttman Drogolin"/>
          <w:color w:val="000000"/>
          <w:sz w:val="21"/>
          <w:szCs w:val="21"/>
          <w:rtl/>
        </w:rPr>
        <w:t xml:space="preserve"> כדי להעביר רוח רע</w:t>
      </w:r>
      <w:r w:rsidRPr="00BA11C4">
        <w:rPr>
          <w:rFonts w:ascii="Arial" w:eastAsia="Times New Roman" w:hAnsi="Arial" w:cs="Guttman Drogolin" w:hint="cs"/>
          <w:color w:val="000000"/>
          <w:sz w:val="21"/>
          <w:szCs w:val="21"/>
          <w:rtl/>
        </w:rPr>
        <w:t>ה</w:t>
      </w:r>
      <w:ins w:id="1292" w:author="מגיה" w:date="2026-10-15T09:00:00Z">
        <w:r>
          <w:rPr>
            <w:rFonts w:ascii="Arial" w:eastAsia="Times New Roman" w:hAnsi="Arial" w:cs="Guttman Drogolin" w:hint="cs"/>
            <w:color w:val="000000"/>
            <w:sz w:val="21"/>
            <w:szCs w:val="21"/>
            <w:rtl/>
          </w:rPr>
          <w:t xml:space="preserve">,</w:t>
        </w:r>
      </w:ins>
      <w:r w:rsidRPr="00BA11C4">
        <w:rPr>
          <w:rFonts w:ascii="Arial" w:eastAsia="Times New Roman" w:hAnsi="Arial" w:cs="Guttman Drogolin"/>
          <w:color w:val="000000"/>
          <w:sz w:val="21"/>
          <w:szCs w:val="21"/>
          <w:rtl/>
        </w:rPr>
        <w:t xml:space="preserve"> ויכול לברך על נטילת </w:t>
      </w:r>
      <w:proofErr w:type="spellStart"/>
      <w:r w:rsidRPr="00BA11C4">
        <w:rPr>
          <w:rFonts w:ascii="Arial" w:eastAsia="Times New Roman" w:hAnsi="Arial" w:cs="Guttman Drogolin"/>
          <w:color w:val="000000"/>
          <w:sz w:val="21"/>
          <w:szCs w:val="21"/>
          <w:rtl/>
        </w:rPr>
        <w:t>ידים</w:t>
      </w:r>
      <w:proofErr w:type="spellEnd"/>
      <w:r w:rsidRPr="006650A6">
        <w:rPr>
          <w:rFonts w:ascii="Arial" w:eastAsia="Times New Roman" w:hAnsi="Arial" w:cs="Guttman Drogolin"/>
          <w:color w:val="000000"/>
          <w:sz w:val="21"/>
          <w:szCs w:val="21"/>
          <w:vertAlign w:val="superscript"/>
          <w:rtl/>
        </w:rPr>
        <w:footnoteReference w:id="42"/>
      </w:r>
      <w:r w:rsidRPr="006650A6">
        <w:rPr>
          <w:rFonts w:ascii="Arial" w:eastAsia="Times New Roman" w:hAnsi="Arial" w:cs="Guttman Drogolin"/>
          <w:color w:val="000000"/>
          <w:sz w:val="21"/>
          <w:szCs w:val="21"/>
          <w:rtl/>
        </w:rPr>
        <w:t>.</w:t>
      </w:r>
    </w:p>
    <w:p w:rsidR="006650A6" w:rsidRPr="006650A6" w:rsidRDefault="00DA147D" w:rsidP="001C2F4B">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כה</w:t>
      </w:r>
      <w:r w:rsidR="006650A6" w:rsidRPr="006650A6">
        <w:rPr>
          <w:rFonts w:asciiTheme="minorBidi" w:eastAsia="Times New Roman" w:hAnsiTheme="minorBidi" w:cs="Guttman Drogolin" w:hint="cs"/>
          <w:b/>
          <w:bCs/>
          <w:color w:val="000000"/>
          <w:sz w:val="24"/>
          <w:szCs w:val="24"/>
          <w:rtl/>
        </w:rPr>
        <w:t xml:space="preserve">. שאלה. </w:t>
      </w:r>
      <w:r w:rsidR="001C2F4B" w:rsidRPr="006650A6">
        <w:rPr>
          <w:rFonts w:asciiTheme="minorBidi" w:eastAsia="Times New Roman" w:hAnsiTheme="minorBidi" w:cs="Guttman Drogolin"/>
          <w:b/>
          <w:bCs/>
          <w:color w:val="000000"/>
          <w:sz w:val="24"/>
          <w:szCs w:val="24"/>
          <w:rtl/>
        </w:rPr>
        <w:t>יש לו רק קצת מים</w:t>
      </w:r>
      <w:r w:rsidR="001C2F4B">
        <w:rPr>
          <w:rFonts w:asciiTheme="minorBidi" w:eastAsia="Times New Roman" w:hAnsiTheme="minorBidi" w:cs="Guttman Drogolin" w:hint="cs"/>
          <w:b/>
          <w:bCs/>
          <w:color w:val="000000"/>
          <w:sz w:val="24"/>
          <w:szCs w:val="24"/>
          <w:rtl/>
        </w:rPr>
        <w:t>,</w:t>
      </w:r>
      <w:r w:rsidR="001C2F4B"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hint="cs"/>
          <w:b/>
          <w:bCs/>
          <w:color w:val="000000"/>
          <w:sz w:val="24"/>
          <w:szCs w:val="24"/>
          <w:rtl/>
        </w:rPr>
        <w:t xml:space="preserve">האם </w:t>
      </w:r>
      <w:r w:rsidR="0050232A" w:rsidRPr="006650A6">
        <w:rPr>
          <w:rFonts w:asciiTheme="minorBidi" w:eastAsia="Times New Roman" w:hAnsiTheme="minorBidi" w:cs="Guttman Drogolin" w:hint="cs"/>
          <w:b/>
          <w:bCs/>
          <w:color w:val="000000"/>
          <w:sz w:val="24"/>
          <w:szCs w:val="24"/>
          <w:rtl/>
        </w:rPr>
        <w:t xml:space="preserve">מספיק </w:t>
      </w:r>
      <w:r w:rsidR="0050232A" w:rsidRPr="006650A6">
        <w:rPr>
          <w:rFonts w:asciiTheme="minorBidi" w:eastAsia="Times New Roman" w:hAnsiTheme="minorBidi" w:cs="Guttman Drogolin"/>
          <w:b/>
          <w:bCs/>
          <w:color w:val="000000"/>
          <w:sz w:val="24"/>
          <w:szCs w:val="24"/>
          <w:rtl/>
        </w:rPr>
        <w:t>ליטול</w:t>
      </w:r>
      <w:r w:rsidR="0050232A" w:rsidRPr="006650A6">
        <w:rPr>
          <w:rFonts w:asciiTheme="minorBidi" w:eastAsia="Times New Roman" w:hAnsiTheme="minorBidi" w:cs="Guttman Drogolin" w:hint="cs"/>
          <w:b/>
          <w:bCs/>
          <w:color w:val="000000"/>
          <w:sz w:val="24"/>
          <w:szCs w:val="24"/>
          <w:rtl/>
        </w:rPr>
        <w:t xml:space="preserve"> רק על האצבעות</w:t>
      </w:r>
      <w:r w:rsidR="006650A6" w:rsidRPr="006650A6">
        <w:rPr>
          <w:rFonts w:asciiTheme="minorBidi" w:eastAsia="Times New Roman" w:hAnsiTheme="minorBidi" w:cs="Guttman Drogolin"/>
          <w:b/>
          <w:bCs/>
          <w:color w:val="000000"/>
          <w:sz w:val="24"/>
          <w:szCs w:val="24"/>
          <w:rtl/>
        </w:rPr>
        <w:t>?</w:t>
      </w:r>
    </w:p>
    <w:p w:rsidR="006650A6" w:rsidRPr="006650A6" w:rsidRDefault="006650A6" w:rsidP="007B234A">
      <w:pPr>
        <w:spacing w:before="40" w:after="0" w:line="330" w:lineRule="exact"/>
        <w:jc w:val="both"/>
        <w:rPr>
          <w:rFonts w:ascii="Arial" w:eastAsia="Calibri"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proofErr w:type="spellStart"/>
      <w:r w:rsidR="007B234A" w:rsidRPr="007B234A">
        <w:rPr>
          <w:rFonts w:ascii="Arial" w:eastAsia="Calibri" w:hAnsi="Arial" w:cs="Guttman Drogolin" w:hint="cs"/>
          <w:sz w:val="21"/>
          <w:szCs w:val="21"/>
          <w:rtl/>
        </w:rPr>
        <w:t>ב</w:t>
      </w:r>
      <w:r w:rsidRPr="006650A6">
        <w:rPr>
          <w:rFonts w:ascii="Arial" w:eastAsia="Calibri" w:hAnsi="Arial" w:cs="Guttman Drogolin"/>
          <w:color w:val="000000"/>
          <w:sz w:val="21"/>
          <w:szCs w:val="21"/>
          <w:rtl/>
        </w:rPr>
        <w:t>מג</w:t>
      </w:r>
      <w:r w:rsidR="002C71D3">
        <w:rPr>
          <w:rFonts w:ascii="Arial" w:eastAsia="Calibri" w:hAnsi="Arial" w:cs="Guttman Drogolin" w:hint="cs"/>
          <w:color w:val="000000"/>
          <w:sz w:val="21"/>
          <w:szCs w:val="21"/>
          <w:rtl/>
        </w:rPr>
        <w:t>"א</w:t>
      </w:r>
      <w:proofErr w:type="spellEnd"/>
      <w:r w:rsidR="002C71D3">
        <w:rPr>
          <w:rFonts w:ascii="Arial" w:eastAsia="Calibri" w:hAnsi="Arial" w:cs="Guttman Drogolin" w:hint="cs"/>
          <w:color w:val="000000"/>
          <w:sz w:val="21"/>
          <w:szCs w:val="21"/>
          <w:rtl/>
        </w:rPr>
        <w:t xml:space="preserve"> (</w:t>
      </w:r>
      <w:r w:rsidR="007B234A">
        <w:rPr>
          <w:rFonts w:ascii="Arial" w:eastAsia="Calibri" w:hAnsi="Arial" w:cs="Guttman Drogolin" w:hint="cs"/>
          <w:color w:val="000000"/>
          <w:sz w:val="21"/>
          <w:szCs w:val="21"/>
          <w:rtl/>
        </w:rPr>
        <w:t xml:space="preserve">ד' </w:t>
      </w:r>
      <w:proofErr w:type="spellStart"/>
      <w:r w:rsidR="007B234A">
        <w:rPr>
          <w:rFonts w:ascii="Arial" w:eastAsia="Calibri" w:hAnsi="Arial" w:cs="Guttman Drogolin"/>
          <w:color w:val="000000"/>
          <w:sz w:val="21"/>
          <w:szCs w:val="21"/>
          <w:rtl/>
        </w:rPr>
        <w:t>סק"ז</w:t>
      </w:r>
      <w:proofErr w:type="spellEnd"/>
      <w:r w:rsidR="002C71D3">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 כתב,</w:t>
      </w:r>
      <w:r w:rsidRPr="006650A6">
        <w:rPr>
          <w:rFonts w:ascii="Arial" w:eastAsia="Calibri" w:hAnsi="Arial" w:cs="Guttman Drogolin"/>
          <w:color w:val="000000"/>
          <w:sz w:val="21"/>
          <w:szCs w:val="21"/>
          <w:rtl/>
        </w:rPr>
        <w:t xml:space="preserve"> בשם סדר היום</w:t>
      </w:r>
      <w:ins w:id="1326" w:author="מגיה" w:date="2026-10-15T09:00:00Z">
        <w:r>
          <w:rPr>
            <w:rFonts w:ascii="Arial" w:eastAsia="Calibri" w:hAnsi="Arial" w:cs="Guttman Drogolin"/>
            <w:color w:val="000000"/>
            <w:sz w:val="21"/>
            <w:szCs w:val="21"/>
            <w:rtl/>
          </w:rPr>
          <w:t xml:space="preserve">,</w:t>
        </w:r>
      </w:ins>
      <w:r w:rsidRPr="006650A6">
        <w:rPr>
          <w:rFonts w:ascii="Arial" w:eastAsia="Calibri" w:hAnsi="Arial" w:cs="Guttman Drogolin"/>
          <w:color w:val="000000"/>
          <w:sz w:val="21"/>
          <w:szCs w:val="21"/>
          <w:rtl/>
        </w:rPr>
        <w:t xml:space="preserve"> </w:t>
      </w:r>
      <w:del w:id="1324" w:author="מגיה" w:date="2026-10-15T09:00:00Z">
        <w:r w:rsidRPr="006650A6">
          <w:rPr>
            <w:rFonts w:ascii="Arial" w:eastAsia="Calibri" w:hAnsi="Arial" w:cs="Guttman Drogolin"/>
            <w:color w:val="000000"/>
            <w:sz w:val="21"/>
            <w:szCs w:val="21"/>
            <w:rtl/>
          </w:rPr>
          <w:delText xml:space="preserve">מעיקר</w:delText>
        </w:r>
      </w:del>
      <w:ins w:id="1325" w:author="מגיה" w:date="2026-10-15T09:00:00Z">
        <w:r>
          <w:rPr>
            <w:rFonts w:ascii="Arial" w:eastAsia="Calibri" w:hAnsi="Arial" w:cs="Guttman Drogolin"/>
            <w:color w:val="000000"/>
            <w:sz w:val="21"/>
            <w:szCs w:val="21"/>
            <w:rtl/>
          </w:rPr>
          <w:t xml:space="preserve">שמעיקר</w:t>
        </w:r>
      </w:ins>
      <w:r w:rsidRPr="006650A6">
        <w:rPr>
          <w:rFonts w:ascii="Arial" w:eastAsia="Calibri" w:hAnsi="Arial" w:cs="Guttman Drogolin"/>
          <w:color w:val="000000"/>
          <w:sz w:val="21"/>
          <w:szCs w:val="21"/>
          <w:rtl/>
        </w:rPr>
        <w:t xml:space="preserve"> הדין מספיק ליטול רק אצבעותיו </w:t>
      </w:r>
      <w:proofErr w:type="spellStart"/>
      <w:r w:rsidRPr="006650A6">
        <w:rPr>
          <w:rFonts w:ascii="Arial" w:eastAsia="Calibri" w:hAnsi="Arial" w:cs="Guttman Drogolin"/>
          <w:color w:val="000000"/>
          <w:sz w:val="21"/>
          <w:szCs w:val="21"/>
          <w:rtl/>
        </w:rPr>
        <w:t>דומיא</w:t>
      </w:r>
      <w:proofErr w:type="spellEnd"/>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color w:val="000000"/>
          <w:sz w:val="21"/>
          <w:szCs w:val="21"/>
          <w:rtl/>
        </w:rPr>
        <w:t>דכהן</w:t>
      </w:r>
      <w:proofErr w:type="spellEnd"/>
      <w:r w:rsidRPr="006650A6">
        <w:rPr>
          <w:rFonts w:ascii="Arial" w:eastAsia="Calibri" w:hAnsi="Arial" w:cs="Guttman Drogolin"/>
          <w:color w:val="000000"/>
          <w:sz w:val="21"/>
          <w:szCs w:val="21"/>
          <w:rtl/>
        </w:rPr>
        <w:t xml:space="preserve"> בשעת העבודה</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מ"מ בכתבים אי' ליטול עד פרק הזרוע</w:t>
      </w:r>
      <w:r w:rsidRPr="006650A6">
        <w:rPr>
          <w:rFonts w:ascii="Arial" w:eastAsia="Calibri" w:hAnsi="Arial" w:cs="Guttman Drogolin"/>
          <w:sz w:val="21"/>
          <w:szCs w:val="21"/>
          <w:vertAlign w:val="superscript"/>
          <w:rtl/>
        </w:rPr>
        <w:footnoteReference w:id="43"/>
      </w:r>
      <w:r w:rsidRPr="006650A6">
        <w:rPr>
          <w:rFonts w:ascii="Arial" w:eastAsia="Calibri" w:hAnsi="Arial" w:cs="Guttman Drogolin"/>
          <w:sz w:val="21"/>
          <w:szCs w:val="21"/>
          <w:rtl/>
        </w:rPr>
        <w:t xml:space="preserve">. ולהנ"ל מי שאין לו </w:t>
      </w:r>
      <w:del w:id="1322" w:author="מגיה" w:date="2026-10-15T09:00:00Z">
        <w:r w:rsidRPr="006650A6">
          <w:rPr>
            <w:rFonts w:ascii="Arial" w:eastAsia="Calibri" w:hAnsi="Arial" w:cs="Guttman Drogolin"/>
            <w:sz w:val="21"/>
            <w:szCs w:val="21"/>
            <w:rtl/>
          </w:rPr>
          <w:delText xml:space="preserve">מספיק</w:delText>
        </w:r>
      </w:del>
      <w:ins w:id="1323" w:author="מגיה" w:date="2026-10-15T09:00:00Z">
        <w:r>
          <w:rPr>
            <w:rFonts w:ascii="Arial" w:eastAsia="Calibri" w:hAnsi="Arial" w:cs="Guttman Drogolin"/>
            <w:sz w:val="21"/>
            <w:szCs w:val="21"/>
            <w:rtl/>
          </w:rPr>
          <w:t xml:space="preserve">מים</w:t>
        </w:r>
      </w:ins>
      <w:r w:rsidRPr="006650A6">
        <w:rPr>
          <w:rFonts w:ascii="Arial" w:eastAsia="Calibri" w:hAnsi="Arial" w:cs="Guttman Drogolin"/>
          <w:sz w:val="21"/>
          <w:szCs w:val="21"/>
          <w:rtl/>
        </w:rPr>
        <w:t xml:space="preserve"> </w:t>
      </w:r>
      <w:del w:id="1320" w:author="מגיה" w:date="2026-10-15T09:00:00Z">
        <w:r w:rsidRPr="006650A6">
          <w:rPr>
            <w:rFonts w:ascii="Arial" w:eastAsia="Calibri" w:hAnsi="Arial" w:cs="Guttman Drogolin"/>
            <w:sz w:val="21"/>
            <w:szCs w:val="21"/>
            <w:rtl/>
          </w:rPr>
          <w:delText xml:space="preserve">מים</w:delText>
        </w:r>
      </w:del>
      <w:ins w:id="1321" w:author="מגיה" w:date="2026-10-15T09:00:00Z">
        <w:r>
          <w:rPr>
            <w:rFonts w:ascii="Arial" w:eastAsia="Calibri" w:hAnsi="Arial" w:cs="Guttman Drogolin"/>
            <w:sz w:val="21"/>
            <w:szCs w:val="21"/>
            <w:rtl/>
          </w:rPr>
          <w:t xml:space="preserve">מספיקים</w:t>
        </w:r>
      </w:ins>
      <w:r w:rsidRPr="006650A6">
        <w:rPr>
          <w:rFonts w:ascii="Arial" w:eastAsia="Calibri" w:hAnsi="Arial" w:cs="Guttman Drogolin"/>
          <w:sz w:val="21"/>
          <w:szCs w:val="21"/>
          <w:rtl/>
        </w:rPr>
        <w:t xml:space="preserve"> עדיף </w:t>
      </w:r>
      <w:proofErr w:type="spellStart"/>
      <w:r w:rsidRPr="006650A6">
        <w:rPr>
          <w:rFonts w:ascii="Arial" w:eastAsia="Calibri" w:hAnsi="Arial" w:cs="Guttman Drogolin"/>
          <w:sz w:val="21"/>
          <w:szCs w:val="21"/>
          <w:rtl/>
        </w:rPr>
        <w:t>שיטול</w:t>
      </w:r>
      <w:proofErr w:type="spellEnd"/>
      <w:r w:rsidRPr="006650A6">
        <w:rPr>
          <w:rFonts w:ascii="Arial" w:eastAsia="Calibri" w:hAnsi="Arial" w:cs="Guttman Drogolin"/>
          <w:sz w:val="21"/>
          <w:szCs w:val="21"/>
          <w:rtl/>
        </w:rPr>
        <w:t xml:space="preserve"> ג' פעמים על האצבעות</w:t>
      </w:r>
      <w:r w:rsidRPr="006650A6">
        <w:rPr>
          <w:rFonts w:ascii="Arial" w:eastAsia="Calibri" w:hAnsi="Arial" w:cs="Guttman Drogolin" w:hint="cs"/>
          <w:sz w:val="21"/>
          <w:szCs w:val="21"/>
          <w:rtl/>
        </w:rPr>
        <w:t xml:space="preserve">, </w:t>
      </w:r>
      <w:r w:rsidRPr="006650A6">
        <w:rPr>
          <w:rFonts w:ascii="Arial" w:eastAsia="Calibri" w:hAnsi="Arial" w:cs="Guttman Drogolin"/>
          <w:sz w:val="21"/>
          <w:szCs w:val="21"/>
          <w:rtl/>
        </w:rPr>
        <w:t xml:space="preserve">שמעיקר </w:t>
      </w:r>
      <w:r w:rsidRPr="006650A6">
        <w:rPr>
          <w:rFonts w:ascii="Arial" w:eastAsia="Calibri" w:hAnsi="Arial" w:cs="Guttman Drogolin" w:hint="cs"/>
          <w:sz w:val="21"/>
          <w:szCs w:val="21"/>
          <w:rtl/>
        </w:rPr>
        <w:t>ה</w:t>
      </w:r>
      <w:r w:rsidRPr="006650A6">
        <w:rPr>
          <w:rFonts w:ascii="Arial" w:eastAsia="Calibri" w:hAnsi="Arial" w:cs="Guttman Drogolin"/>
          <w:sz w:val="21"/>
          <w:szCs w:val="21"/>
          <w:rtl/>
        </w:rPr>
        <w:t>ד</w:t>
      </w:r>
      <w:r w:rsidRPr="006650A6">
        <w:rPr>
          <w:rFonts w:ascii="Arial" w:eastAsia="Calibri" w:hAnsi="Arial" w:cs="Guttman Drogolin" w:hint="cs"/>
          <w:sz w:val="21"/>
          <w:szCs w:val="21"/>
          <w:rtl/>
        </w:rPr>
        <w:t>י</w:t>
      </w:r>
      <w:r w:rsidRPr="006650A6">
        <w:rPr>
          <w:rFonts w:ascii="Arial" w:eastAsia="Calibri" w:hAnsi="Arial" w:cs="Guttman Drogolin"/>
          <w:sz w:val="21"/>
          <w:szCs w:val="21"/>
          <w:rtl/>
        </w:rPr>
        <w:t xml:space="preserve">ן יצא </w:t>
      </w:r>
      <w:ins w:id="1319" w:author="מגיה" w:date="2026-10-15T09:00:00Z">
        <w:r>
          <w:rPr>
            <w:rFonts w:ascii="Arial" w:eastAsia="Calibri" w:hAnsi="Arial" w:cs="Guttman Drogolin"/>
            <w:sz w:val="21"/>
            <w:szCs w:val="21"/>
            <w:rtl/>
          </w:rPr>
          <w:t xml:space="preserve">בכך </w:t>
        </w:r>
      </w:ins>
      <w:r w:rsidRPr="006650A6">
        <w:rPr>
          <w:rFonts w:ascii="Arial" w:eastAsia="Calibri" w:hAnsi="Arial" w:cs="Guttman Drogolin"/>
          <w:sz w:val="21"/>
          <w:szCs w:val="21"/>
          <w:rtl/>
        </w:rPr>
        <w:t xml:space="preserve">ידי חובה</w:t>
      </w:r>
      <w:del w:id="1315" w:author="מגיה" w:date="2026-10-15T09:00:00Z">
        <w:r w:rsidRPr="006650A6">
          <w:rPr>
            <w:rFonts w:ascii="Arial" w:eastAsia="Calibri" w:hAnsi="Arial" w:cs="Guttman Drogolin"/>
            <w:sz w:val="21"/>
            <w:szCs w:val="21"/>
            <w:rtl/>
          </w:rPr>
          <w:delText xml:space="preserve"> </w:delText>
        </w:r>
      </w:del>
      <w:del w:id="1316" w:author="מגיה" w:date="2026-10-15T09:00:00Z">
        <w:r w:rsidRPr="006650A6">
          <w:rPr>
            <w:rFonts w:ascii="Arial" w:eastAsia="Calibri" w:hAnsi="Arial" w:cs="Guttman Drogolin" w:hint="cs"/>
            <w:sz w:val="21"/>
            <w:szCs w:val="21"/>
            <w:rtl/>
          </w:rPr>
          <w:delText xml:space="preserve"> </w:delText>
        </w:r>
      </w:del>
      <w:del w:id="1317" w:author="מגיה" w:date="2026-10-15T09:00:00Z">
        <w:r w:rsidRPr="006650A6">
          <w:rPr>
            <w:rFonts w:ascii="Arial" w:eastAsia="Calibri" w:hAnsi="Arial" w:cs="Guttman Drogolin"/>
            <w:sz w:val="21"/>
            <w:szCs w:val="21"/>
            <w:rtl/>
          </w:rPr>
          <w:delText xml:space="preserve">ממה</w:delText>
        </w:r>
      </w:del>
      <w:ins w:id="1318" w:author="מגיה" w:date="2026-10-15T09:00:00Z">
        <w:r>
          <w:rPr>
            <w:rFonts w:ascii="Arial" w:eastAsia="Calibri" w:hAnsi="Arial" w:cs="Guttman Drogolin"/>
            <w:sz w:val="21"/>
            <w:szCs w:val="21"/>
            <w:rtl/>
          </w:rPr>
          <w:t xml:space="preserve">,</w:t>
        </w:r>
      </w:ins>
      <w:r w:rsidRPr="006650A6">
        <w:rPr>
          <w:rFonts w:ascii="Arial" w:eastAsia="Calibri" w:hAnsi="Arial" w:cs="Guttman Drogolin"/>
          <w:sz w:val="21"/>
          <w:szCs w:val="21"/>
          <w:rtl/>
        </w:rPr>
        <w:t xml:space="preserve"> </w:t>
      </w:r>
      <w:proofErr w:type="spellStart"/>
      <w:del w:id="1313" w:author="מגיה" w:date="2026-10-15T09:00:00Z">
        <w:r w:rsidRPr="006650A6">
          <w:rPr>
            <w:rFonts w:ascii="Arial" w:eastAsia="Calibri" w:hAnsi="Arial" w:cs="Guttman Drogolin"/>
            <w:sz w:val="21"/>
            <w:szCs w:val="21"/>
            <w:rtl/>
          </w:rPr>
          <w:delText xml:space="preserve">שיטול</w:delText>
        </w:r>
      </w:del>
      <w:ins w:id="1314" w:author="מגיה" w:date="2026-10-15T09:00:00Z">
        <w:r>
          <w:rPr>
            <w:rFonts w:ascii="Arial" w:eastAsia="Calibri" w:hAnsi="Arial" w:cs="Guttman Drogolin"/>
            <w:sz w:val="21"/>
            <w:szCs w:val="21"/>
            <w:rtl/>
          </w:rPr>
          <w:t xml:space="preserve">יותר מאשר אם יטול</w:t>
        </w:r>
      </w:ins>
      <w:proofErr w:type="spellEnd"/>
      <w:r w:rsidRPr="006650A6">
        <w:rPr>
          <w:rFonts w:ascii="Arial" w:eastAsia="Calibri" w:hAnsi="Arial" w:cs="Guttman Drogolin"/>
          <w:sz w:val="21"/>
          <w:szCs w:val="21"/>
          <w:rtl/>
        </w:rPr>
        <w:t xml:space="preserve"> פחות מג' פעמים עם כף </w:t>
      </w:r>
      <w:del w:id="1311" w:author="מגיה" w:date="2026-10-15T09:00:00Z">
        <w:r w:rsidRPr="006650A6">
          <w:rPr>
            <w:rFonts w:ascii="Arial" w:eastAsia="Calibri" w:hAnsi="Arial" w:cs="Guttman Drogolin"/>
            <w:sz w:val="21"/>
            <w:szCs w:val="21"/>
            <w:rtl/>
          </w:rPr>
          <w:delText xml:space="preserve">יד</w:delText>
        </w:r>
      </w:del>
      <w:ins w:id="1312" w:author="מגיה" w:date="2026-10-15T09:00:00Z">
        <w:r>
          <w:rPr>
            <w:rFonts w:ascii="Arial" w:eastAsia="Calibri" w:hAnsi="Arial" w:cs="Guttman Drogolin"/>
            <w:sz w:val="21"/>
            <w:szCs w:val="21"/>
            <w:rtl/>
          </w:rPr>
          <w:t xml:space="preserve">היד,</w:t>
        </w:r>
      </w:ins>
      <w:r w:rsidRPr="006650A6">
        <w:rPr>
          <w:rFonts w:ascii="Arial" w:eastAsia="Calibri" w:hAnsi="Arial" w:cs="Guttman Drogolin"/>
          <w:sz w:val="21"/>
          <w:szCs w:val="21"/>
          <w:rtl/>
        </w:rPr>
        <w:t xml:space="preserve"> שאינו מועיל להעביר </w:t>
      </w:r>
      <w:del w:id="1309" w:author="מגיה" w:date="2026-10-15T09:00:00Z">
        <w:r w:rsidRPr="006650A6">
          <w:rPr>
            <w:rFonts w:ascii="Arial" w:eastAsia="Calibri" w:hAnsi="Arial" w:cs="Guttman Drogolin"/>
            <w:sz w:val="21"/>
            <w:szCs w:val="21"/>
            <w:rtl/>
          </w:rPr>
          <w:delText xml:space="preserve">הרוח</w:delText>
        </w:r>
      </w:del>
      <w:ins w:id="1310" w:author="מגיה" w:date="2026-10-15T09:00:00Z">
        <w:r>
          <w:rPr>
            <w:rFonts w:ascii="Arial" w:eastAsia="Calibri" w:hAnsi="Arial" w:cs="Guttman Drogolin"/>
            <w:sz w:val="21"/>
            <w:szCs w:val="21"/>
            <w:rtl/>
          </w:rPr>
          <w:t xml:space="preserve">רוח</w:t>
        </w:r>
      </w:ins>
      <w:r w:rsidRPr="006650A6">
        <w:rPr>
          <w:rFonts w:ascii="Arial" w:eastAsia="Calibri" w:hAnsi="Arial" w:cs="Guttman Drogolin"/>
          <w:sz w:val="21"/>
          <w:szCs w:val="21"/>
          <w:rtl/>
        </w:rPr>
        <w:t xml:space="preserve"> רע</w:t>
      </w:r>
      <w:r w:rsidRPr="006650A6">
        <w:rPr>
          <w:rFonts w:ascii="Arial" w:eastAsia="Calibri" w:hAnsi="Arial" w:cs="Guttman Drogolin" w:hint="cs"/>
          <w:sz w:val="21"/>
          <w:szCs w:val="21"/>
          <w:rtl/>
        </w:rPr>
        <w:t>ה</w:t>
      </w:r>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ו</w:t>
      </w:r>
      <w:r w:rsidRPr="006650A6">
        <w:rPr>
          <w:rFonts w:ascii="Arial" w:eastAsia="Calibri" w:hAnsi="Arial" w:cs="Guttman Drogolin"/>
          <w:sz w:val="21"/>
          <w:szCs w:val="21"/>
          <w:rtl/>
        </w:rPr>
        <w:t xml:space="preserve">אם מצויים מים בריחוק מקום, </w:t>
      </w:r>
      <w:del w:id="1307" w:author="מגיה" w:date="2026-10-15T09:00:00Z">
        <w:r w:rsidRPr="006650A6">
          <w:rPr>
            <w:rFonts w:ascii="Arial" w:eastAsia="Calibri" w:hAnsi="Arial" w:cs="Guttman Drogolin"/>
            <w:sz w:val="21"/>
            <w:szCs w:val="21"/>
            <w:rtl/>
          </w:rPr>
          <w:delText xml:space="preserve">ונוטל</w:delText>
        </w:r>
      </w:del>
      <w:ins w:id="1308" w:author="מגיה" w:date="2026-10-15T09:00:00Z">
        <w:r>
          <w:rPr>
            <w:rFonts w:ascii="Arial" w:eastAsia="Calibri" w:hAnsi="Arial" w:cs="Guttman Drogolin"/>
            <w:sz w:val="21"/>
            <w:szCs w:val="21"/>
            <w:rtl/>
          </w:rPr>
          <w:t xml:space="preserve">והוא נוטל</w:t>
        </w:r>
      </w:ins>
      <w:r w:rsidRPr="006650A6">
        <w:rPr>
          <w:rFonts w:ascii="Arial" w:eastAsia="Calibri" w:hAnsi="Arial" w:cs="Guttman Drogolin"/>
          <w:sz w:val="21"/>
          <w:szCs w:val="21"/>
          <w:rtl/>
        </w:rPr>
        <w:t xml:space="preserve"> עד קשרי אצבעותיו כדי שלא ילך ד' אמות בלי נטילת </w:t>
      </w:r>
      <w:proofErr w:type="spellStart"/>
      <w:r w:rsidRPr="006650A6">
        <w:rPr>
          <w:rFonts w:ascii="Arial" w:eastAsia="Calibri" w:hAnsi="Arial" w:cs="Guttman Drogolin"/>
          <w:sz w:val="21"/>
          <w:szCs w:val="21"/>
          <w:rtl/>
        </w:rPr>
        <w:t>ידים</w:t>
      </w:r>
      <w:proofErr w:type="spellEnd"/>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 xml:space="preserve">ימתין מלברך </w:t>
      </w:r>
      <w:r w:rsidRPr="006650A6">
        <w:rPr>
          <w:rFonts w:ascii="Arial" w:eastAsia="Calibri" w:hAnsi="Arial" w:cs="Guttman Drogolin"/>
          <w:sz w:val="21"/>
          <w:szCs w:val="21"/>
          <w:rtl/>
        </w:rPr>
        <w:t xml:space="preserve">עד </w:t>
      </w:r>
      <w:proofErr w:type="spellStart"/>
      <w:r w:rsidRPr="006650A6">
        <w:rPr>
          <w:rFonts w:ascii="Arial" w:eastAsia="Calibri" w:hAnsi="Arial" w:cs="Guttman Drogolin"/>
          <w:sz w:val="21"/>
          <w:szCs w:val="21"/>
          <w:rtl/>
        </w:rPr>
        <w:t>שיטול</w:t>
      </w:r>
      <w:proofErr w:type="spellEnd"/>
      <w:r w:rsidRPr="006650A6">
        <w:rPr>
          <w:rFonts w:ascii="Arial" w:eastAsia="Calibri" w:hAnsi="Arial" w:cs="Guttman Drogolin"/>
          <w:sz w:val="21"/>
          <w:szCs w:val="21"/>
          <w:rtl/>
        </w:rPr>
        <w:t xml:space="preserve"> עד הפרק</w:t>
      </w:r>
      <w:r w:rsidRPr="006650A6">
        <w:rPr>
          <w:rFonts w:ascii="Arial" w:eastAsia="Calibri" w:hAnsi="Arial" w:cs="Guttman Drogolin"/>
          <w:sz w:val="21"/>
          <w:szCs w:val="21"/>
          <w:vertAlign w:val="superscript"/>
          <w:rtl/>
        </w:rPr>
        <w:footnoteReference w:id="44"/>
      </w:r>
      <w:r w:rsidRPr="006650A6">
        <w:rPr>
          <w:rFonts w:ascii="Arial" w:eastAsia="Calibri" w:hAnsi="Arial" w:cs="Guttman Drogolin"/>
          <w:sz w:val="21"/>
          <w:szCs w:val="21"/>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כו</w:t>
      </w:r>
      <w:proofErr w:type="spellEnd"/>
      <w:r w:rsidR="006650A6" w:rsidRPr="006650A6">
        <w:rPr>
          <w:rFonts w:asciiTheme="minorBidi" w:eastAsia="Times New Roman" w:hAnsiTheme="minorBidi" w:cs="Guttman Drogolin" w:hint="cs"/>
          <w:b/>
          <w:bCs/>
          <w:color w:val="000000"/>
          <w:sz w:val="24"/>
          <w:szCs w:val="24"/>
          <w:rtl/>
        </w:rPr>
        <w:t>. שאלה. האם יש לנשים להוריד את הטבעות לפני הנטילה?</w:t>
      </w:r>
    </w:p>
    <w:p w:rsidR="006650A6" w:rsidRPr="006650A6" w:rsidRDefault="006650A6" w:rsidP="006650A6">
      <w:pPr>
        <w:spacing w:before="40" w:after="0" w:line="330" w:lineRule="exact"/>
        <w:jc w:val="both"/>
        <w:rPr>
          <w:rFonts w:ascii="Arial" w:eastAsia="Times New Roman" w:hAnsi="Arial" w:cs="Guttman Drogolin"/>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Calibri" w:hAnsi="Arial" w:cs="Guttman Drogolin" w:hint="cs"/>
          <w:b/>
          <w:bCs/>
          <w:sz w:val="21"/>
          <w:szCs w:val="21"/>
          <w:rtl/>
        </w:rPr>
        <w:t>.</w:t>
      </w:r>
      <w:r w:rsidRPr="006650A6">
        <w:rPr>
          <w:rFonts w:ascii="David" w:eastAsia="Times New Roman" w:hAnsi="Times New Roman" w:cs="Guttman Drogolin" w:hint="cs"/>
          <w:color w:val="000000"/>
          <w:sz w:val="21"/>
          <w:szCs w:val="21"/>
          <w:rtl/>
        </w:rPr>
        <w:t xml:space="preserve"> </w:t>
      </w:r>
      <w:r w:rsidRPr="006650A6">
        <w:rPr>
          <w:rFonts w:ascii="Arial" w:eastAsia="Times New Roman" w:hAnsi="Arial" w:cs="Guttman Drogolin"/>
          <w:sz w:val="21"/>
          <w:szCs w:val="21"/>
          <w:rtl/>
        </w:rPr>
        <w:t>באשל אברהם (</w:t>
      </w:r>
      <w:proofErr w:type="spellStart"/>
      <w:r w:rsidRPr="006650A6">
        <w:rPr>
          <w:rFonts w:ascii="Arial" w:eastAsia="Times New Roman" w:hAnsi="Arial" w:cs="Guttman Drogolin"/>
          <w:sz w:val="21"/>
          <w:szCs w:val="21"/>
          <w:rtl/>
        </w:rPr>
        <w:t>בוטשאטש</w:t>
      </w:r>
      <w:proofErr w:type="spellEnd"/>
      <w:r w:rsidRPr="006650A6">
        <w:rPr>
          <w:rFonts w:ascii="Arial" w:eastAsia="Times New Roman" w:hAnsi="Arial" w:cs="Guttman Drogolin"/>
          <w:sz w:val="21"/>
          <w:szCs w:val="21"/>
          <w:rtl/>
        </w:rPr>
        <w:t xml:space="preserve">) מסתפק אם יש דיני חציצה בנטילת </w:t>
      </w:r>
      <w:proofErr w:type="spellStart"/>
      <w:r w:rsidRPr="006650A6">
        <w:rPr>
          <w:rFonts w:ascii="Arial" w:eastAsia="Times New Roman" w:hAnsi="Arial" w:cs="Guttman Drogolin"/>
          <w:sz w:val="21"/>
          <w:szCs w:val="21"/>
          <w:rtl/>
        </w:rPr>
        <w:t>ידים</w:t>
      </w:r>
      <w:proofErr w:type="spellEnd"/>
      <w:r w:rsidRPr="006650A6">
        <w:rPr>
          <w:rFonts w:ascii="Arial" w:eastAsia="Times New Roman" w:hAnsi="Arial" w:cs="Guttman Drogolin"/>
          <w:sz w:val="21"/>
          <w:szCs w:val="21"/>
          <w:rtl/>
        </w:rPr>
        <w:t xml:space="preserve"> שחרית</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דומיא</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לנט"י</w:t>
      </w:r>
      <w:proofErr w:type="spellEnd"/>
      <w:r w:rsidRPr="006650A6">
        <w:rPr>
          <w:rFonts w:ascii="Arial" w:eastAsia="Times New Roman" w:hAnsi="Arial" w:cs="Guttman Drogolin" w:hint="cs"/>
          <w:sz w:val="21"/>
          <w:szCs w:val="21"/>
          <w:rtl/>
        </w:rPr>
        <w:t xml:space="preserve"> לסעודה.</w:t>
      </w:r>
      <w:r w:rsidRPr="006650A6">
        <w:rPr>
          <w:rFonts w:ascii="Arial" w:eastAsia="Times New Roman" w:hAnsi="Arial" w:cs="Guttman Drogolin"/>
          <w:sz w:val="21"/>
          <w:szCs w:val="21"/>
          <w:rtl/>
        </w:rPr>
        <w:t xml:space="preserve"> למעשה כתב שלכתחילה </w:t>
      </w:r>
      <w:r w:rsidRPr="006650A6">
        <w:rPr>
          <w:rFonts w:ascii="Arial" w:eastAsia="Times New Roman" w:hAnsi="Arial" w:cs="Guttman Drogolin" w:hint="cs"/>
          <w:sz w:val="21"/>
          <w:szCs w:val="21"/>
          <w:rtl/>
        </w:rPr>
        <w:t>טוב</w:t>
      </w:r>
      <w:r w:rsidRPr="006650A6">
        <w:rPr>
          <w:rFonts w:ascii="Arial" w:eastAsia="Times New Roman" w:hAnsi="Arial" w:cs="Guttman Drogolin"/>
          <w:sz w:val="21"/>
          <w:szCs w:val="21"/>
          <w:rtl/>
        </w:rPr>
        <w:t xml:space="preserve"> להיזהר</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וכן כתב בערוך </w:t>
      </w:r>
      <w:proofErr w:type="spellStart"/>
      <w:r w:rsidRPr="006650A6">
        <w:rPr>
          <w:rFonts w:ascii="Arial" w:eastAsia="Times New Roman" w:hAnsi="Arial" w:cs="Guttman Drogolin"/>
          <w:sz w:val="21"/>
          <w:szCs w:val="21"/>
          <w:rtl/>
        </w:rPr>
        <w:t>השלחן</w:t>
      </w:r>
      <w:proofErr w:type="spellEnd"/>
      <w:r w:rsidRPr="006650A6">
        <w:rPr>
          <w:rFonts w:ascii="Arial" w:eastAsia="Times New Roman" w:hAnsi="Arial" w:cs="Guttman Drogolin" w:hint="cs"/>
          <w:sz w:val="21"/>
          <w:szCs w:val="21"/>
          <w:rtl/>
        </w:rPr>
        <w:t>,</w:t>
      </w:r>
      <w:r w:rsidR="0050232A">
        <w:rPr>
          <w:rFonts w:ascii="Arial" w:eastAsia="Times New Roman" w:hAnsi="Arial" w:cs="Guttman Drogolin"/>
          <w:sz w:val="21"/>
          <w:szCs w:val="21"/>
          <w:rtl/>
        </w:rPr>
        <w:t xml:space="preserve"> ולכן</w:t>
      </w:r>
      <w:r w:rsidRPr="006650A6">
        <w:rPr>
          <w:rFonts w:ascii="Arial" w:eastAsia="Times New Roman" w:hAnsi="Arial" w:cs="Guttman Drogolin" w:hint="cs"/>
          <w:sz w:val="21"/>
          <w:szCs w:val="21"/>
          <w:rtl/>
        </w:rPr>
        <w:t xml:space="preserve"> לכתחילה </w:t>
      </w:r>
      <w:r w:rsidRPr="006650A6">
        <w:rPr>
          <w:rFonts w:ascii="Arial" w:eastAsia="Times New Roman" w:hAnsi="Arial" w:cs="Guttman Drogolin"/>
          <w:sz w:val="21"/>
          <w:szCs w:val="21"/>
          <w:rtl/>
        </w:rPr>
        <w:t xml:space="preserve">יש לנשים </w:t>
      </w:r>
      <w:r w:rsidRPr="006650A6">
        <w:rPr>
          <w:rFonts w:ascii="Arial" w:eastAsia="Calibri" w:hAnsi="Arial" w:cs="Guttman Drogolin"/>
          <w:sz w:val="21"/>
          <w:szCs w:val="21"/>
          <w:rtl/>
        </w:rPr>
        <w:t>להוריד את הטבעות לפני הנטילה</w:t>
      </w:r>
      <w:r w:rsidRPr="006650A6">
        <w:rPr>
          <w:rFonts w:ascii="Arial" w:eastAsia="Times New Roman" w:hAnsi="Arial" w:cs="Guttman Drogolin"/>
          <w:color w:val="000000"/>
          <w:sz w:val="21"/>
          <w:szCs w:val="21"/>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כז</w:t>
      </w:r>
      <w:proofErr w:type="spellEnd"/>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שאלה</w:t>
      </w:r>
      <w:r w:rsidR="006650A6" w:rsidRPr="006650A6">
        <w:rPr>
          <w:rFonts w:asciiTheme="minorBidi" w:eastAsia="Times New Roman" w:hAnsiTheme="minorBidi" w:cs="Guttman Drogolin" w:hint="cs"/>
          <w:b/>
          <w:bCs/>
          <w:color w:val="000000"/>
          <w:sz w:val="24"/>
          <w:szCs w:val="24"/>
          <w:rtl/>
        </w:rPr>
        <w:t>.</w:t>
      </w:r>
      <w:r w:rsidR="006650A6" w:rsidRPr="006650A6">
        <w:rPr>
          <w:rFonts w:asciiTheme="minorBidi" w:eastAsia="Times New Roman" w:hAnsiTheme="minorBidi" w:cs="Guttman Drogolin"/>
          <w:b/>
          <w:bCs/>
          <w:color w:val="000000"/>
          <w:sz w:val="24"/>
          <w:szCs w:val="24"/>
          <w:rtl/>
        </w:rPr>
        <w:t xml:space="preserve"> האם נפסלו </w:t>
      </w:r>
      <w:r w:rsidR="006650A6" w:rsidRPr="006650A6">
        <w:rPr>
          <w:rFonts w:asciiTheme="minorBidi" w:eastAsia="Times New Roman" w:hAnsiTheme="minorBidi" w:cs="Guttman Drogolin" w:hint="cs"/>
          <w:b/>
          <w:bCs/>
          <w:color w:val="000000"/>
          <w:sz w:val="24"/>
          <w:szCs w:val="24"/>
          <w:rtl/>
        </w:rPr>
        <w:t>המים כש</w:t>
      </w:r>
      <w:r w:rsidR="006650A6" w:rsidRPr="006650A6">
        <w:rPr>
          <w:rFonts w:asciiTheme="minorBidi" w:eastAsia="Times New Roman" w:hAnsiTheme="minorBidi" w:cs="Guttman Drogolin"/>
          <w:b/>
          <w:bCs/>
          <w:color w:val="000000"/>
          <w:sz w:val="24"/>
          <w:szCs w:val="24"/>
          <w:rtl/>
        </w:rPr>
        <w:t>נגע ב</w:t>
      </w:r>
      <w:r w:rsidR="006650A6" w:rsidRPr="006650A6">
        <w:rPr>
          <w:rFonts w:asciiTheme="minorBidi" w:eastAsia="Times New Roman" w:hAnsiTheme="minorBidi" w:cs="Guttman Drogolin" w:hint="cs"/>
          <w:b/>
          <w:bCs/>
          <w:color w:val="000000"/>
          <w:sz w:val="24"/>
          <w:szCs w:val="24"/>
          <w:rtl/>
        </w:rPr>
        <w:t>הם</w:t>
      </w:r>
      <w:r w:rsidR="006650A6" w:rsidRPr="006650A6">
        <w:rPr>
          <w:rFonts w:asciiTheme="minorBidi" w:eastAsia="Times New Roman" w:hAnsiTheme="minorBidi" w:cs="Guttman Drogolin"/>
          <w:b/>
          <w:bCs/>
          <w:color w:val="000000"/>
          <w:sz w:val="24"/>
          <w:szCs w:val="24"/>
          <w:rtl/>
        </w:rPr>
        <w:t xml:space="preserve"> לפני הנטילה?</w:t>
      </w:r>
      <w:del w:id="1726" w:author="מגיה" w:date="2026-10-15T09:00:00Z">
        <w:r w:rsidR="006650A6" w:rsidRPr="006650A6">
          <w:rPr>
            <w:rFonts w:asciiTheme="minorBidi" w:eastAsia="Times New Roman" w:hAnsiTheme="minorBidi" w:cs="Guttman Drogolin"/>
            <w:b/>
            <w:bCs/>
            <w:color w:val="000000"/>
            <w:sz w:val="24"/>
            <w:szCs w:val="24"/>
            <w:rtl/>
          </w:rPr>
          <w:delText xml:space="preserve">  </w:delText>
        </w:r>
      </w:del>
    </w:p>
    <w:p w:rsidR="006650A6" w:rsidRPr="006650A6" w:rsidRDefault="006650A6" w:rsidP="007B234A">
      <w:pPr>
        <w:spacing w:before="40" w:after="0" w:line="330" w:lineRule="exact"/>
        <w:jc w:val="both"/>
        <w:rPr>
          <w:rFonts w:ascii="Arial" w:eastAsia="Times New Roman" w:hAnsi="Arial" w:cs="Guttman Drogolin"/>
          <w:color w:val="000000"/>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w:t>
      </w:r>
      <w:proofErr w:type="spellStart"/>
      <w:r w:rsidR="007B234A">
        <w:rPr>
          <w:rFonts w:ascii="Arial" w:eastAsia="Calibri" w:hAnsi="Arial" w:cs="Guttman Drogolin" w:hint="cs"/>
          <w:sz w:val="21"/>
          <w:szCs w:val="21"/>
          <w:rtl/>
        </w:rPr>
        <w:t>ב</w:t>
      </w:r>
      <w:r w:rsidRPr="006650A6">
        <w:rPr>
          <w:rFonts w:ascii="Arial" w:eastAsia="Calibri" w:hAnsi="Arial" w:cs="Guttman Drogolin" w:hint="cs"/>
          <w:sz w:val="21"/>
          <w:szCs w:val="21"/>
          <w:rtl/>
        </w:rPr>
        <w:t>רמ"א</w:t>
      </w:r>
      <w:proofErr w:type="spellEnd"/>
      <w:r w:rsidRPr="006650A6">
        <w:rPr>
          <w:rFonts w:ascii="Arial" w:eastAsia="Calibri" w:hAnsi="Arial" w:cs="Guttman Drogolin" w:hint="cs"/>
          <w:sz w:val="21"/>
          <w:szCs w:val="21"/>
          <w:rtl/>
        </w:rPr>
        <w:t xml:space="preserve"> (סי' </w:t>
      </w:r>
      <w:proofErr w:type="spellStart"/>
      <w:r w:rsidRPr="006650A6">
        <w:rPr>
          <w:rFonts w:ascii="Arial" w:eastAsia="Calibri" w:hAnsi="Arial" w:cs="Guttman Drogolin" w:hint="cs"/>
          <w:sz w:val="21"/>
          <w:szCs w:val="21"/>
          <w:rtl/>
        </w:rPr>
        <w:t>קס</w:t>
      </w:r>
      <w:proofErr w:type="spellEnd"/>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סי"א</w:t>
      </w:r>
      <w:proofErr w:type="spellEnd"/>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לענין</w:t>
      </w:r>
      <w:proofErr w:type="spellEnd"/>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נט"י</w:t>
      </w:r>
      <w:proofErr w:type="spellEnd"/>
      <w:r w:rsidRPr="006650A6">
        <w:rPr>
          <w:rFonts w:ascii="Arial" w:eastAsia="Calibri" w:hAnsi="Arial" w:cs="Guttman Drogolin" w:hint="cs"/>
          <w:sz w:val="21"/>
          <w:szCs w:val="21"/>
          <w:rtl/>
        </w:rPr>
        <w:t xml:space="preserve"> לסעודה, כתב מ</w:t>
      </w:r>
      <w:r w:rsidRPr="006650A6">
        <w:rPr>
          <w:rFonts w:ascii="Arial" w:eastAsia="Calibri" w:hAnsi="Arial" w:cs="Guttman Drogolin"/>
          <w:sz w:val="21"/>
          <w:szCs w:val="21"/>
          <w:rtl/>
        </w:rPr>
        <w:t xml:space="preserve">תרומת הדשן </w:t>
      </w:r>
      <w:r w:rsidRPr="006650A6">
        <w:rPr>
          <w:rFonts w:ascii="Arial" w:eastAsia="Calibri" w:hAnsi="Arial" w:cs="Guttman Drogolin" w:hint="cs"/>
          <w:sz w:val="21"/>
          <w:szCs w:val="21"/>
          <w:rtl/>
        </w:rPr>
        <w:t>(</w:t>
      </w:r>
      <w:r w:rsidRPr="006650A6">
        <w:rPr>
          <w:rFonts w:ascii="Arial" w:eastAsia="Calibri" w:hAnsi="Arial" w:cs="Guttman Drogolin"/>
          <w:sz w:val="21"/>
          <w:szCs w:val="21"/>
          <w:rtl/>
        </w:rPr>
        <w:t>סי' רנ"ט</w:t>
      </w:r>
      <w:r w:rsidRPr="006650A6">
        <w:rPr>
          <w:rFonts w:ascii="Arial" w:eastAsia="Calibri" w:hAnsi="Arial" w:cs="Guttman Drogolin" w:hint="cs"/>
          <w:sz w:val="21"/>
          <w:szCs w:val="21"/>
          <w:rtl/>
        </w:rPr>
        <w:t>)</w:t>
      </w:r>
      <w:r w:rsidRPr="006650A6">
        <w:rPr>
          <w:rFonts w:ascii="Arial" w:eastAsia="Calibri" w:hAnsi="Arial" w:cs="Guttman Drogolin"/>
          <w:sz w:val="21"/>
          <w:szCs w:val="21"/>
          <w:rtl/>
        </w:rPr>
        <w:t xml:space="preserve"> </w:t>
      </w:r>
      <w:r w:rsidRPr="006650A6">
        <w:rPr>
          <w:rFonts w:ascii="Arial" w:eastAsia="Calibri" w:hAnsi="Arial" w:cs="Guttman Drogolin" w:hint="cs"/>
          <w:sz w:val="21"/>
          <w:szCs w:val="21"/>
          <w:rtl/>
        </w:rPr>
        <w:t>ד</w:t>
      </w:r>
      <w:r w:rsidRPr="006650A6">
        <w:rPr>
          <w:rFonts w:ascii="Arial" w:eastAsia="Calibri" w:hAnsi="Arial" w:cs="Guttman Drogolin"/>
          <w:sz w:val="21"/>
          <w:szCs w:val="21"/>
          <w:rtl/>
        </w:rPr>
        <w:t xml:space="preserve">מי שלא נטל ידיו, ונגע במים, לא נפסלו </w:t>
      </w:r>
      <w:del w:id="1332" w:author="מגיה" w:date="2026-10-15T09:00:00Z">
        <w:r w:rsidRPr="006650A6">
          <w:rPr>
            <w:rFonts w:ascii="Arial" w:eastAsia="Calibri" w:hAnsi="Arial" w:cs="Guttman Drogolin"/>
            <w:sz w:val="21"/>
            <w:szCs w:val="21"/>
            <w:rtl/>
          </w:rPr>
          <w:delText xml:space="preserve">אותן</w:delText>
        </w:r>
      </w:del>
      <w:ins w:id="1333" w:author="מגיה" w:date="2026-10-15T09:00:00Z">
        <w:r>
          <w:rPr>
            <w:rFonts w:ascii="Arial" w:eastAsia="Calibri" w:hAnsi="Arial" w:cs="Guttman Drogolin"/>
            <w:sz w:val="21"/>
            <w:szCs w:val="21"/>
            <w:rtl/>
          </w:rPr>
          <w:t xml:space="preserve">אותם</w:t>
        </w:r>
      </w:ins>
      <w:r w:rsidRPr="006650A6">
        <w:rPr>
          <w:rFonts w:ascii="Arial" w:eastAsia="Calibri" w:hAnsi="Arial" w:cs="Guttman Drogolin"/>
          <w:sz w:val="21"/>
          <w:szCs w:val="21"/>
          <w:rtl/>
        </w:rPr>
        <w:t xml:space="preserve"> </w:t>
      </w:r>
      <w:del w:id="1330" w:author="מגיה" w:date="2026-10-15T09:00:00Z">
        <w:r w:rsidRPr="006650A6">
          <w:rPr>
            <w:rFonts w:ascii="Arial" w:eastAsia="Calibri" w:hAnsi="Arial" w:cs="Guttman Drogolin"/>
            <w:sz w:val="21"/>
            <w:szCs w:val="21"/>
            <w:rtl/>
          </w:rPr>
          <w:delText xml:space="preserve">מים</w:delText>
        </w:r>
      </w:del>
      <w:ins w:id="1331" w:author="מגיה" w:date="2026-10-15T09:00:00Z">
        <w:r>
          <w:rPr>
            <w:rFonts w:ascii="Arial" w:eastAsia="Calibri" w:hAnsi="Arial" w:cs="Guttman Drogolin"/>
            <w:sz w:val="21"/>
            <w:szCs w:val="21"/>
            <w:rtl/>
          </w:rPr>
          <w:t xml:space="preserve">המים</w:t>
        </w:r>
      </w:ins>
      <w:r w:rsidRPr="006650A6">
        <w:rPr>
          <w:rFonts w:ascii="Arial" w:eastAsia="Calibri" w:hAnsi="Arial" w:cs="Guttman Drogolin"/>
          <w:sz w:val="21"/>
          <w:szCs w:val="21"/>
          <w:rtl/>
        </w:rPr>
        <w:t xml:space="preserve"> לנטילה, ולא מיקרי מים טמאים,</w:t>
      </w:r>
      <w:r w:rsidRPr="006650A6">
        <w:rPr>
          <w:rFonts w:ascii="Arial" w:eastAsia="Calibri" w:hAnsi="Arial" w:cs="Guttman Drogolin" w:hint="cs"/>
          <w:sz w:val="21"/>
          <w:szCs w:val="21"/>
          <w:rtl/>
        </w:rPr>
        <w:t xml:space="preserve"> וה"ה </w:t>
      </w:r>
      <w:proofErr w:type="spellStart"/>
      <w:del w:id="1327" w:author="מגיה" w:date="2026-10-15T09:00:00Z">
        <w:r w:rsidRPr="006650A6">
          <w:rPr>
            <w:rFonts w:ascii="Arial" w:eastAsia="Calibri" w:hAnsi="Arial" w:cs="Guttman Drogolin" w:hint="cs"/>
            <w:sz w:val="21"/>
            <w:szCs w:val="21"/>
            <w:rtl/>
          </w:rPr>
          <w:delText xml:space="preserve">לענין</w:delText>
        </w:r>
      </w:del>
      <w:proofErr w:type="spellEnd"/>
      <w:del w:id="1328" w:author="מגיה" w:date="2026-10-15T09:00:00Z">
        <w:r w:rsidRPr="006650A6">
          <w:rPr>
            <w:rFonts w:ascii="Arial" w:eastAsia="Calibri" w:hAnsi="Arial" w:cs="Guttman Drogolin" w:hint="cs"/>
            <w:sz w:val="21"/>
            <w:szCs w:val="21"/>
            <w:rtl/>
          </w:rPr>
          <w:delText xml:space="preserve"> נידון</w:delText>
        </w:r>
      </w:del>
      <w:ins w:id="1329" w:author="מגיה" w:date="2026-10-15T09:00:00Z">
        <w:r>
          <w:rPr>
            <w:rFonts w:ascii="Arial" w:eastAsia="Calibri" w:hAnsi="Arial" w:cs="Guttman Drogolin" w:hint="cs"/>
            <w:sz w:val="21"/>
            <w:szCs w:val="21"/>
            <w:rtl/>
          </w:rPr>
          <w:t xml:space="preserve">לנידון</w:t>
        </w:r>
      </w:ins>
      <w:r w:rsidRPr="006650A6">
        <w:rPr>
          <w:rFonts w:ascii="Arial" w:eastAsia="Calibri" w:hAnsi="Arial" w:cs="Guttman Drogolin" w:hint="cs"/>
          <w:sz w:val="21"/>
          <w:szCs w:val="21"/>
          <w:rtl/>
        </w:rPr>
        <w:t xml:space="preserve"> </w:t>
      </w:r>
      <w:proofErr w:type="spellStart"/>
      <w:r w:rsidRPr="006650A6">
        <w:rPr>
          <w:rFonts w:ascii="Arial" w:eastAsia="Calibri" w:hAnsi="Arial" w:cs="Guttman Drogolin" w:hint="cs"/>
          <w:sz w:val="21"/>
          <w:szCs w:val="21"/>
          <w:rtl/>
        </w:rPr>
        <w:t>דידן</w:t>
      </w:r>
      <w:proofErr w:type="spellEnd"/>
      <w:r w:rsidRPr="006650A6">
        <w:rPr>
          <w:rFonts w:ascii="Arial" w:eastAsia="Times New Roman" w:hAnsi="Arial" w:cs="Guttman Drogolin"/>
          <w:color w:val="000000"/>
          <w:sz w:val="21"/>
          <w:szCs w:val="21"/>
          <w:vertAlign w:val="superscript"/>
          <w:rtl/>
        </w:rPr>
        <w:footnoteReference w:id="45"/>
      </w:r>
      <w:r w:rsidRPr="006650A6">
        <w:rPr>
          <w:rFonts w:ascii="Arial" w:eastAsia="Times New Roman" w:hAnsi="Arial" w:cs="Guttman Drogolin"/>
          <w:color w:val="000000"/>
          <w:sz w:val="21"/>
          <w:szCs w:val="21"/>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lastRenderedPageBreak/>
        <w:t>כח</w:t>
      </w:r>
      <w:proofErr w:type="spellEnd"/>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שאלה.</w:t>
      </w:r>
      <w:r w:rsidR="006650A6" w:rsidRPr="006650A6">
        <w:rPr>
          <w:rFonts w:asciiTheme="minorBidi" w:eastAsia="Times New Roman" w:hAnsiTheme="minorBidi" w:cs="Guttman Drogolin" w:hint="cs"/>
          <w:b/>
          <w:bCs/>
          <w:color w:val="000000"/>
          <w:sz w:val="24"/>
          <w:szCs w:val="24"/>
          <w:rtl/>
        </w:rPr>
        <w:t xml:space="preserve"> האם נפסלים המים לנטילה כשנטל בהם חברו בלי רשותו</w:t>
      </w:r>
      <w:r w:rsidR="006650A6" w:rsidRPr="006650A6">
        <w:rPr>
          <w:rFonts w:asciiTheme="minorBidi" w:eastAsia="Times New Roman" w:hAnsiTheme="minorBidi" w:cs="Guttman Drogolin"/>
          <w:b/>
          <w:bCs/>
          <w:color w:val="000000"/>
          <w:sz w:val="24"/>
          <w:szCs w:val="24"/>
          <w:rtl/>
        </w:rPr>
        <w:t>?</w:t>
      </w:r>
    </w:p>
    <w:p w:rsidR="006650A6" w:rsidRPr="006650A6" w:rsidRDefault="006650A6" w:rsidP="00BA11C4">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xml:space="preserve">. </w:t>
      </w:r>
      <w:r w:rsidR="00BA11C4" w:rsidRPr="00BA11C4">
        <w:rPr>
          <w:rFonts w:ascii="Arial" w:eastAsia="Times New Roman" w:hAnsi="Arial" w:cs="Guttman Drogolin" w:hint="cs"/>
          <w:sz w:val="23"/>
          <w:szCs w:val="23"/>
          <w:rtl/>
        </w:rPr>
        <w:t>לא נפסלו כי אין אדם אוסר דבר שאינו שלו</w:t>
      </w:r>
      <w:r w:rsidR="00BA11C4">
        <w:rPr>
          <w:rFonts w:ascii="Arial" w:eastAsia="Times New Roman" w:hAnsi="Arial" w:cs="Guttman Drogolin" w:hint="cs"/>
          <w:sz w:val="21"/>
          <w:szCs w:val="21"/>
          <w:rtl/>
        </w:rPr>
        <w:t xml:space="preserve">. </w:t>
      </w:r>
      <w:proofErr w:type="spellStart"/>
      <w:r w:rsidR="00BA11C4">
        <w:rPr>
          <w:rFonts w:ascii="Arial" w:eastAsia="Times New Roman" w:hAnsi="Arial" w:cs="Guttman Drogolin" w:hint="cs"/>
          <w:sz w:val="21"/>
          <w:szCs w:val="21"/>
          <w:rtl/>
        </w:rPr>
        <w:t>דהנה</w:t>
      </w:r>
      <w:proofErr w:type="spellEnd"/>
      <w:r w:rsidR="00BA11C4">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הרמב"ם </w:t>
      </w:r>
      <w:proofErr w:type="spellStart"/>
      <w:r w:rsidRPr="006650A6">
        <w:rPr>
          <w:rFonts w:ascii="Arial" w:eastAsia="Times New Roman" w:hAnsi="Arial" w:cs="Guttman Drogolin"/>
          <w:sz w:val="21"/>
          <w:szCs w:val="21"/>
          <w:rtl/>
        </w:rPr>
        <w:t>והראב"ד</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w:t>
      </w:r>
      <w:r w:rsidR="002C71D3">
        <w:rPr>
          <w:rFonts w:ascii="Arial" w:eastAsia="Times New Roman" w:hAnsi="Arial" w:cs="Guttman Drogolin"/>
          <w:sz w:val="21"/>
          <w:szCs w:val="21"/>
          <w:rtl/>
        </w:rPr>
        <w:t>הלכות ע</w:t>
      </w:r>
      <w:r w:rsidR="002C71D3">
        <w:rPr>
          <w:rFonts w:ascii="Arial" w:eastAsia="Times New Roman" w:hAnsi="Arial" w:cs="Guttman Drogolin" w:hint="cs"/>
          <w:sz w:val="21"/>
          <w:szCs w:val="21"/>
          <w:rtl/>
        </w:rPr>
        <w:t xml:space="preserve">"ז </w:t>
      </w:r>
      <w:r w:rsidRPr="006650A6">
        <w:rPr>
          <w:rFonts w:ascii="Arial" w:eastAsia="Times New Roman" w:hAnsi="Arial" w:cs="Guttman Drogolin"/>
          <w:sz w:val="21"/>
          <w:szCs w:val="21"/>
          <w:rtl/>
        </w:rPr>
        <w:t>פ</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ח 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א</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נחלקו </w:t>
      </w:r>
      <w:del w:id="1343" w:author="מגיה" w:date="2026-10-15T09:00:00Z">
        <w:r w:rsidRPr="006650A6">
          <w:rPr>
            <w:rFonts w:ascii="Arial" w:eastAsia="Times New Roman" w:hAnsi="Arial" w:cs="Guttman Drogolin"/>
            <w:sz w:val="21"/>
            <w:szCs w:val="21"/>
            <w:rtl/>
          </w:rPr>
          <w:delText xml:space="preserve">אם שוחט</w:delText>
        </w:r>
      </w:del>
      <w:ins w:id="1344" w:author="מגיה" w:date="2026-10-15T09:00:00Z">
        <w:r>
          <w:rPr>
            <w:rFonts w:ascii="Arial" w:eastAsia="Times New Roman" w:hAnsi="Arial" w:cs="Guttman Drogolin"/>
            <w:sz w:val="21"/>
            <w:szCs w:val="21"/>
            <w:rtl/>
          </w:rPr>
          <w:t xml:space="preserve">בשוחט</w:t>
        </w:r>
      </w:ins>
      <w:r w:rsidRPr="006650A6">
        <w:rPr>
          <w:rFonts w:ascii="Arial" w:eastAsia="Times New Roman" w:hAnsi="Arial" w:cs="Guttman Drogolin"/>
          <w:sz w:val="21"/>
          <w:szCs w:val="21"/>
          <w:rtl/>
        </w:rPr>
        <w:t xml:space="preserve"> בהמת </w:t>
      </w:r>
      <w:proofErr w:type="spellStart"/>
      <w:r w:rsidRPr="006650A6">
        <w:rPr>
          <w:rFonts w:ascii="Arial" w:eastAsia="Times New Roman" w:hAnsi="Arial" w:cs="Guttman Drogolin"/>
          <w:sz w:val="21"/>
          <w:szCs w:val="21"/>
          <w:rtl/>
        </w:rPr>
        <w:t>חבירו</w:t>
      </w:r>
      <w:proofErr w:type="spellEnd"/>
      <w:r w:rsidRPr="006650A6">
        <w:rPr>
          <w:rFonts w:ascii="Arial" w:eastAsia="Times New Roman" w:hAnsi="Arial" w:cs="Guttman Drogolin"/>
          <w:sz w:val="21"/>
          <w:szCs w:val="21"/>
          <w:rtl/>
        </w:rPr>
        <w:t xml:space="preserve"> לע"ז</w:t>
      </w:r>
      <w:ins w:id="1342"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אם נאסר</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בהנאה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הרמב"ם כתב דלא נאסר</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דאין</w:t>
      </w:r>
      <w:proofErr w:type="spellEnd"/>
      <w:r w:rsidRPr="006650A6">
        <w:rPr>
          <w:rFonts w:ascii="Arial" w:eastAsia="Times New Roman" w:hAnsi="Arial" w:cs="Guttman Drogolin"/>
          <w:sz w:val="21"/>
          <w:szCs w:val="21"/>
          <w:rtl/>
        </w:rPr>
        <w:t xml:space="preserve"> אדם אוסר דבר שאינו שלו</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והראב"ד</w:t>
      </w:r>
      <w:proofErr w:type="spellEnd"/>
      <w:r w:rsidRPr="006650A6">
        <w:rPr>
          <w:rFonts w:ascii="Arial" w:eastAsia="Times New Roman" w:hAnsi="Arial" w:cs="Guttman Drogolin"/>
          <w:sz w:val="21"/>
          <w:szCs w:val="21"/>
          <w:rtl/>
        </w:rPr>
        <w:t xml:space="preserve"> חולק</w:t>
      </w:r>
      <w:ins w:id="1341"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והוכיח </w:t>
      </w:r>
      <w:proofErr w:type="spellStart"/>
      <w:r w:rsidRPr="006650A6">
        <w:rPr>
          <w:rFonts w:ascii="Arial" w:eastAsia="Times New Roman" w:hAnsi="Arial" w:cs="Guttman Drogolin" w:hint="cs"/>
          <w:sz w:val="21"/>
          <w:szCs w:val="21"/>
          <w:rtl/>
        </w:rPr>
        <w:t>ד</w:t>
      </w:r>
      <w:r w:rsidRPr="006650A6">
        <w:rPr>
          <w:rFonts w:ascii="Arial" w:eastAsia="Times New Roman" w:hAnsi="Arial" w:cs="Guttman Drogolin"/>
          <w:sz w:val="21"/>
          <w:szCs w:val="21"/>
          <w:rtl/>
        </w:rPr>
        <w:t>כלל</w:t>
      </w:r>
      <w:proofErr w:type="spellEnd"/>
      <w:r w:rsidRPr="006650A6">
        <w:rPr>
          <w:rFonts w:ascii="Arial" w:eastAsia="Times New Roman" w:hAnsi="Arial" w:cs="Guttman Drogolin"/>
          <w:sz w:val="21"/>
          <w:szCs w:val="21"/>
          <w:rtl/>
        </w:rPr>
        <w:t xml:space="preserve"> זה</w:t>
      </w:r>
      <w:del w:id="1338" w:author="מגיה" w:date="2026-10-15T09:00:00Z">
        <w:r w:rsidRPr="006650A6">
          <w:rPr>
            <w:rFonts w:ascii="Arial" w:eastAsia="Times New Roman" w:hAnsi="Arial" w:cs="Guttman Drogolin"/>
            <w:sz w:val="21"/>
            <w:szCs w:val="21"/>
            <w:rtl/>
          </w:rPr>
          <w:delText xml:space="preserve"> </w:delText>
        </w:r>
      </w:del>
      <w:proofErr w:type="spellStart"/>
      <w:del w:id="1339" w:author="מגיה" w:date="2026-10-15T09:00:00Z">
        <w:r w:rsidRPr="006650A6">
          <w:rPr>
            <w:rFonts w:ascii="Arial" w:eastAsia="Times New Roman" w:hAnsi="Arial" w:cs="Guttman Drogolin" w:hint="cs"/>
            <w:sz w:val="21"/>
            <w:szCs w:val="21"/>
            <w:rtl/>
          </w:rPr>
          <w:delText xml:space="preserve">ד</w:delText>
        </w:r>
      </w:del>
      <w:del w:id="1340" w:author="מגיה" w:date="2026-10-15T09:00:00Z">
        <w:r w:rsidRPr="006650A6">
          <w:rPr>
            <w:rFonts w:ascii="Arial" w:eastAsia="Times New Roman" w:hAnsi="Arial" w:cs="Guttman Drogolin"/>
            <w:sz w:val="21"/>
            <w:szCs w:val="21"/>
            <w:rtl/>
          </w:rPr>
          <w:delText xml:space="preserve">אין</w:delText>
        </w:r>
      </w:del>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דאין</w:t>
      </w:r>
      <w:proofErr w:type="spellEnd"/>
      <w:r w:rsidRPr="006650A6">
        <w:rPr>
          <w:rFonts w:ascii="Arial" w:eastAsia="Times New Roman" w:hAnsi="Arial" w:cs="Guttman Drogolin"/>
          <w:sz w:val="21"/>
          <w:szCs w:val="21"/>
          <w:rtl/>
        </w:rPr>
        <w:t xml:space="preserve"> אדם אוסר דבר שאינו שלו</w:t>
      </w:r>
      <w:r w:rsidRPr="006650A6">
        <w:rPr>
          <w:rFonts w:ascii="Arial" w:eastAsia="Times New Roman" w:hAnsi="Arial" w:cs="Guttman Drogolin" w:hint="cs"/>
          <w:sz w:val="21"/>
          <w:szCs w:val="21"/>
          <w:rtl/>
        </w:rPr>
        <w:t xml:space="preserve">, לא </w:t>
      </w:r>
      <w:proofErr w:type="spellStart"/>
      <w:r w:rsidRPr="006650A6">
        <w:rPr>
          <w:rFonts w:ascii="Arial" w:eastAsia="Times New Roman" w:hAnsi="Arial" w:cs="Guttman Drogolin" w:hint="cs"/>
          <w:sz w:val="21"/>
          <w:szCs w:val="21"/>
          <w:rtl/>
        </w:rPr>
        <w:t>אמרינן</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כל שעשה מעשה</w:t>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ו</w:t>
      </w:r>
      <w:r w:rsidRPr="006650A6">
        <w:rPr>
          <w:rFonts w:ascii="Arial" w:eastAsia="Times New Roman" w:hAnsi="Arial" w:cs="Guttman Drogolin" w:hint="cs"/>
          <w:sz w:val="21"/>
          <w:szCs w:val="21"/>
          <w:rtl/>
        </w:rPr>
        <w:t xml:space="preserve">צ"ל </w:t>
      </w:r>
      <w:proofErr w:type="spellStart"/>
      <w:r w:rsidRPr="006650A6">
        <w:rPr>
          <w:rFonts w:ascii="Arial" w:eastAsia="Times New Roman" w:hAnsi="Arial" w:cs="Guttman Drogolin" w:hint="cs"/>
          <w:sz w:val="21"/>
          <w:szCs w:val="21"/>
          <w:rtl/>
        </w:rPr>
        <w:t>דדעת</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הרמב"ם </w:t>
      </w:r>
      <w:del w:id="1336" w:author="מגיה" w:date="2026-10-15T09:00:00Z">
        <w:r w:rsidRPr="006650A6">
          <w:rPr>
            <w:rFonts w:ascii="Arial" w:eastAsia="Times New Roman" w:hAnsi="Arial" w:cs="Guttman Drogolin" w:hint="cs"/>
            <w:sz w:val="21"/>
            <w:szCs w:val="21"/>
            <w:rtl/>
          </w:rPr>
          <w:delText xml:space="preserve">הוא</w:delText>
        </w:r>
      </w:del>
      <w:ins w:id="1337" w:author="מגיה" w:date="2026-10-15T09:00:00Z">
        <w:r>
          <w:rPr>
            <w:rFonts w:ascii="Arial" w:eastAsia="Times New Roman" w:hAnsi="Arial" w:cs="Guttman Drogolin" w:hint="cs"/>
            <w:sz w:val="21"/>
            <w:szCs w:val="21"/>
            <w:rtl/>
          </w:rPr>
          <w:t xml:space="preserve">היא</w:t>
        </w:r>
      </w:ins>
      <w:r w:rsidRPr="006650A6">
        <w:rPr>
          <w:rFonts w:ascii="Arial" w:eastAsia="Times New Roman" w:hAnsi="Arial" w:cs="Guttman Drogolin" w:hint="cs"/>
          <w:sz w:val="21"/>
          <w:szCs w:val="21"/>
          <w:rtl/>
        </w:rPr>
        <w:t xml:space="preserve"> דלא נחשב מעשה ב</w:t>
      </w:r>
      <w:r w:rsidRPr="006650A6">
        <w:rPr>
          <w:rFonts w:ascii="Arial" w:eastAsia="Times New Roman" w:hAnsi="Arial" w:cs="Guttman Drogolin"/>
          <w:sz w:val="21"/>
          <w:szCs w:val="21"/>
          <w:rtl/>
        </w:rPr>
        <w:t>עצם ע"ז</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וה"</w:t>
      </w:r>
      <w:r w:rsidRPr="006650A6">
        <w:rPr>
          <w:rFonts w:ascii="Arial" w:eastAsia="Times New Roman" w:hAnsi="Arial" w:cs="Guttman Drogolin" w:hint="cs"/>
          <w:sz w:val="21"/>
          <w:szCs w:val="21"/>
          <w:rtl/>
        </w:rPr>
        <w:t xml:space="preserve">ה </w:t>
      </w:r>
      <w:proofErr w:type="spellStart"/>
      <w:r w:rsidRPr="006650A6">
        <w:rPr>
          <w:rFonts w:ascii="Arial" w:eastAsia="Times New Roman" w:hAnsi="Arial" w:cs="Guttman Drogolin"/>
          <w:sz w:val="21"/>
          <w:szCs w:val="21"/>
          <w:rtl/>
        </w:rPr>
        <w:t>לענין</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מי </w:t>
      </w:r>
      <w:proofErr w:type="spellStart"/>
      <w:r w:rsidRPr="006650A6">
        <w:rPr>
          <w:rFonts w:ascii="Arial" w:eastAsia="Times New Roman" w:hAnsi="Arial" w:cs="Guttman Drogolin" w:hint="cs"/>
          <w:sz w:val="21"/>
          <w:szCs w:val="21"/>
          <w:rtl/>
        </w:rPr>
        <w:t>נט"י</w:t>
      </w:r>
      <w:proofErr w:type="spellEnd"/>
      <w:r w:rsidRPr="006650A6">
        <w:rPr>
          <w:rFonts w:ascii="Arial" w:eastAsia="Times New Roman" w:hAnsi="Arial" w:cs="Guttman Drogolin" w:hint="cs"/>
          <w:sz w:val="21"/>
          <w:szCs w:val="21"/>
          <w:rtl/>
        </w:rPr>
        <w:t xml:space="preserve"> שחרית</w:t>
      </w:r>
      <w:r w:rsidRPr="006650A6">
        <w:rPr>
          <w:rFonts w:ascii="Arial" w:eastAsia="Times New Roman" w:hAnsi="Arial" w:cs="Guttman Drogolin"/>
          <w:sz w:val="21"/>
          <w:szCs w:val="21"/>
          <w:rtl/>
        </w:rPr>
        <w:t xml:space="preserve"> שנשארו נקיים</w:t>
      </w:r>
      <w:r w:rsidRPr="006650A6">
        <w:rPr>
          <w:rFonts w:ascii="Arial" w:eastAsia="Times New Roman" w:hAnsi="Arial" w:cs="Guttman Drogolin" w:hint="cs"/>
          <w:sz w:val="21"/>
          <w:szCs w:val="21"/>
          <w:rtl/>
        </w:rPr>
        <w:t xml:space="preserve"> לא נחשב </w:t>
      </w:r>
      <w:del w:id="1334" w:author="מגיה" w:date="2026-10-15T09:00:00Z">
        <w:r w:rsidRPr="006650A6">
          <w:rPr>
            <w:rFonts w:ascii="Arial" w:eastAsia="Times New Roman" w:hAnsi="Arial" w:cs="Guttman Drogolin" w:hint="cs"/>
            <w:sz w:val="21"/>
            <w:szCs w:val="21"/>
            <w:rtl/>
          </w:rPr>
          <w:delText xml:space="preserve">כמעשה</w:delText>
        </w:r>
      </w:del>
      <w:ins w:id="1335" w:author="מגיה" w:date="2026-10-15T09:00:00Z">
        <w:r>
          <w:rPr>
            <w:rFonts w:ascii="Arial" w:eastAsia="Times New Roman" w:hAnsi="Arial" w:cs="Guttman Drogolin" w:hint="cs"/>
            <w:sz w:val="21"/>
            <w:szCs w:val="21"/>
            <w:rtl/>
          </w:rPr>
          <w:t xml:space="preserve">מעשה,</w:t>
        </w:r>
      </w:ins>
      <w:r w:rsidRPr="006650A6">
        <w:rPr>
          <w:rFonts w:ascii="Arial" w:eastAsia="Times New Roman" w:hAnsi="Arial" w:cs="Guttman Drogolin" w:hint="cs"/>
          <w:sz w:val="21"/>
          <w:szCs w:val="21"/>
          <w:rtl/>
        </w:rPr>
        <w:t xml:space="preserve"> ואין אדם אוסר דבר שאינו שלו</w:t>
      </w:r>
      <w:r w:rsidRPr="006650A6">
        <w:rPr>
          <w:rFonts w:ascii="Arial" w:eastAsia="Times New Roman" w:hAnsi="Arial" w:cs="Guttman Drogolin"/>
          <w:sz w:val="21"/>
          <w:szCs w:val="21"/>
          <w:vertAlign w:val="superscript"/>
          <w:rtl/>
        </w:rPr>
        <w:footnoteReference w:id="46"/>
      </w:r>
      <w:r w:rsidRPr="006650A6">
        <w:rPr>
          <w:rFonts w:ascii="Arial" w:eastAsia="Times New Roman" w:hAnsi="Arial" w:cs="Guttman Drogolin"/>
          <w:sz w:val="21"/>
          <w:szCs w:val="21"/>
          <w:rtl/>
        </w:rPr>
        <w:t>.</w:t>
      </w:r>
    </w:p>
    <w:p w:rsidR="006650A6" w:rsidRPr="006650A6" w:rsidRDefault="00DA147D" w:rsidP="00763B66">
      <w:pPr>
        <w:autoSpaceDE w:val="0"/>
        <w:autoSpaceDN w:val="0"/>
        <w:adjustRightInd w:val="0"/>
        <w:spacing w:before="8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lastRenderedPageBreak/>
        <w:t>כט</w:t>
      </w:r>
      <w:proofErr w:type="spellEnd"/>
      <w:r w:rsidR="006650A6" w:rsidRPr="006650A6">
        <w:rPr>
          <w:rFonts w:asciiTheme="minorBidi" w:eastAsia="Times New Roman" w:hAnsiTheme="minorBidi" w:cs="Guttman Drogolin" w:hint="cs"/>
          <w:b/>
          <w:bCs/>
          <w:color w:val="000000"/>
          <w:sz w:val="24"/>
          <w:szCs w:val="24"/>
          <w:rtl/>
        </w:rPr>
        <w:t xml:space="preserve">. שאלה. האם מים שהיו מתחת </w:t>
      </w:r>
      <w:del w:id="1345" w:author="מגיה" w:date="2026-10-15T09:00:00Z">
        <w:r w:rsidR="006650A6" w:rsidRPr="006650A6">
          <w:rPr>
            <w:rFonts w:asciiTheme="minorBidi" w:eastAsia="Times New Roman" w:hAnsiTheme="minorBidi" w:cs="Guttman Drogolin" w:hint="cs"/>
            <w:b/>
            <w:bCs/>
            <w:color w:val="000000"/>
            <w:sz w:val="24"/>
            <w:szCs w:val="24"/>
            <w:rtl/>
          </w:rPr>
          <w:delText xml:space="preserve">מהמיטה</w:delText>
        </w:r>
      </w:del>
      <w:ins w:id="1346" w:author="מגיה" w:date="2026-10-15T09:00:00Z">
        <w:r>
          <w:rPr>
            <w:rFonts w:asciiTheme="minorBidi" w:eastAsia="Times New Roman" w:hAnsiTheme="minorBidi" w:cs="Guttman Drogolin" w:hint="cs"/>
            <w:b/>
            <w:bCs/>
            <w:color w:val="000000"/>
            <w:sz w:val="24"/>
            <w:szCs w:val="24"/>
            <w:rtl/>
          </w:rPr>
          <w:t xml:space="preserve">למיטה</w:t>
        </w:r>
      </w:ins>
      <w:r w:rsidR="006650A6" w:rsidRPr="006650A6">
        <w:rPr>
          <w:rFonts w:asciiTheme="minorBidi" w:eastAsia="Times New Roman" w:hAnsiTheme="minorBidi" w:cs="Guttman Drogolin" w:hint="cs"/>
          <w:b/>
          <w:bCs/>
          <w:color w:val="000000"/>
          <w:sz w:val="24"/>
          <w:szCs w:val="24"/>
          <w:rtl/>
        </w:rPr>
        <w:t xml:space="preserve"> נפסלים </w:t>
      </w:r>
      <w:proofErr w:type="spellStart"/>
      <w:r w:rsidR="006650A6" w:rsidRPr="006650A6">
        <w:rPr>
          <w:rFonts w:asciiTheme="minorBidi" w:eastAsia="Times New Roman" w:hAnsiTheme="minorBidi" w:cs="Guttman Drogolin" w:hint="cs"/>
          <w:b/>
          <w:bCs/>
          <w:color w:val="000000"/>
          <w:sz w:val="24"/>
          <w:szCs w:val="24"/>
          <w:rtl/>
        </w:rPr>
        <w:t>לנט"י</w:t>
      </w:r>
      <w:proofErr w:type="spellEnd"/>
      <w:r w:rsidR="006650A6" w:rsidRPr="006650A6">
        <w:rPr>
          <w:rFonts w:asciiTheme="minorBidi" w:eastAsia="Times New Roman" w:hAnsiTheme="minorBidi" w:cs="Guttman Drogolin" w:hint="cs"/>
          <w:b/>
          <w:bCs/>
          <w:color w:val="000000"/>
          <w:sz w:val="24"/>
          <w:szCs w:val="24"/>
          <w:rtl/>
        </w:rPr>
        <w:t xml:space="preserve"> שחרית?</w:t>
      </w:r>
    </w:p>
    <w:p w:rsidR="006650A6" w:rsidRPr="006650A6" w:rsidRDefault="006650A6" w:rsidP="009E1E1A">
      <w:pPr>
        <w:spacing w:before="40" w:after="0" w:line="330" w:lineRule="exact"/>
        <w:jc w:val="both"/>
        <w:rPr>
          <w:rFonts w:ascii="Arial" w:eastAsia="Times New Roman" w:hAnsi="Arial" w:cs="Guttman Drogolin"/>
          <w:b/>
          <w:bCs/>
          <w:color w:val="000000"/>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David" w:eastAsia="Times New Roman" w:hAnsi="Times New Roman" w:cs="Guttman Drogolin" w:hint="cs"/>
          <w:color w:val="000000"/>
          <w:sz w:val="21"/>
          <w:szCs w:val="21"/>
          <w:rtl/>
        </w:rPr>
        <w:t xml:space="preserve">. </w:t>
      </w:r>
      <w:proofErr w:type="spellStart"/>
      <w:r w:rsidRPr="00FD31EB">
        <w:rPr>
          <w:rFonts w:ascii="Arial" w:eastAsia="Calibri" w:hAnsi="Arial" w:cs="Guttman Drogolin"/>
          <w:color w:val="000000"/>
          <w:sz w:val="21"/>
          <w:szCs w:val="21"/>
          <w:rtl/>
        </w:rPr>
        <w:t>בשו"ע</w:t>
      </w:r>
      <w:proofErr w:type="spellEnd"/>
      <w:r w:rsidRPr="00FD31EB">
        <w:rPr>
          <w:rFonts w:ascii="Arial" w:eastAsia="Calibri" w:hAnsi="Arial" w:cs="Guttman Drogolin"/>
          <w:color w:val="000000"/>
          <w:sz w:val="21"/>
          <w:szCs w:val="21"/>
          <w:rtl/>
        </w:rPr>
        <w:t xml:space="preserve"> </w:t>
      </w:r>
      <w:r w:rsidR="009E1E1A" w:rsidRPr="00FD31EB">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יו"ד </w:t>
      </w:r>
      <w:proofErr w:type="spellStart"/>
      <w:r w:rsidRPr="006650A6">
        <w:rPr>
          <w:rFonts w:ascii="Arial" w:eastAsia="Calibri" w:hAnsi="Arial" w:cs="Guttman Drogolin"/>
          <w:color w:val="000000"/>
          <w:sz w:val="21"/>
          <w:szCs w:val="21"/>
          <w:rtl/>
        </w:rPr>
        <w:t>קטז</w:t>
      </w:r>
      <w:proofErr w:type="spellEnd"/>
      <w:r w:rsidRPr="006650A6">
        <w:rPr>
          <w:rFonts w:ascii="Arial" w:eastAsia="Calibri" w:hAnsi="Arial" w:cs="Guttman Drogolin"/>
          <w:color w:val="000000"/>
          <w:sz w:val="21"/>
          <w:szCs w:val="21"/>
          <w:rtl/>
        </w:rPr>
        <w:t xml:space="preserve"> ס"ה</w:t>
      </w:r>
      <w:r w:rsidR="009E1E1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כתב</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ולא </w:t>
      </w:r>
      <w:proofErr w:type="spellStart"/>
      <w:r w:rsidRPr="006650A6">
        <w:rPr>
          <w:rFonts w:ascii="Arial" w:eastAsia="Calibri" w:hAnsi="Arial" w:cs="Guttman Drogolin"/>
          <w:color w:val="000000"/>
          <w:sz w:val="21"/>
          <w:szCs w:val="21"/>
          <w:rtl/>
        </w:rPr>
        <w:t>יתן</w:t>
      </w:r>
      <w:proofErr w:type="spellEnd"/>
      <w:r w:rsidRPr="006650A6">
        <w:rPr>
          <w:rFonts w:ascii="Arial" w:eastAsia="Calibri" w:hAnsi="Arial" w:cs="Guttman Drogolin"/>
          <w:color w:val="000000"/>
          <w:sz w:val="21"/>
          <w:szCs w:val="21"/>
          <w:rtl/>
        </w:rPr>
        <w:t xml:space="preserve"> תבשיל ולא משקים תחת המטה, מפני שרוח רעה שורה עליהם</w:t>
      </w:r>
      <w:ins w:id="1353" w:author="מגיה" w:date="2026-10-15T09:00:00Z">
        <w:r>
          <w:rPr>
            <w:rFonts w:ascii="Arial" w:eastAsia="Calibri" w:hAnsi="Arial" w:cs="Guttman Drogolin"/>
            <w:color w:val="000000"/>
            <w:sz w:val="21"/>
            <w:szCs w:val="21"/>
            <w:rtl/>
          </w:rPr>
          <w:t xml:space="preserve">.</w:t>
        </w:r>
      </w:ins>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ושם</w:t>
      </w:r>
      <w:r w:rsidRPr="006650A6">
        <w:rPr>
          <w:rFonts w:ascii="Arial" w:eastAsia="Times New Roman" w:hAnsi="Arial" w:cs="Guttman Drogolin" w:hint="cs"/>
          <w:sz w:val="21"/>
          <w:szCs w:val="21"/>
          <w:rtl/>
        </w:rPr>
        <w:t xml:space="preserve"> הכוונה </w:t>
      </w:r>
      <w:proofErr w:type="spellStart"/>
      <w:r w:rsidRPr="006650A6">
        <w:rPr>
          <w:rFonts w:ascii="Arial" w:eastAsia="Times New Roman" w:hAnsi="Arial" w:cs="Guttman Drogolin" w:hint="cs"/>
          <w:sz w:val="21"/>
          <w:szCs w:val="21"/>
          <w:rtl/>
        </w:rPr>
        <w:t>לענין</w:t>
      </w:r>
      <w:proofErr w:type="spellEnd"/>
      <w:r w:rsidRPr="006650A6">
        <w:rPr>
          <w:rFonts w:ascii="Arial" w:eastAsia="Times New Roman" w:hAnsi="Arial" w:cs="Guttman Drogolin" w:hint="cs"/>
          <w:sz w:val="21"/>
          <w:szCs w:val="21"/>
          <w:rtl/>
        </w:rPr>
        <w:t xml:space="preserve"> היתר אכילה</w:t>
      </w:r>
      <w:ins w:id="1352"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hint="cs"/>
          <w:color w:val="000000"/>
          <w:sz w:val="21"/>
          <w:szCs w:val="21"/>
          <w:rtl/>
        </w:rPr>
        <w:t xml:space="preserve">אבל </w:t>
      </w:r>
      <w:r w:rsidRPr="006650A6">
        <w:rPr>
          <w:rFonts w:ascii="Arial" w:eastAsia="Times New Roman" w:hAnsi="Arial" w:cs="Guttman Drogolin"/>
          <w:color w:val="000000"/>
          <w:sz w:val="21"/>
          <w:szCs w:val="21"/>
          <w:rtl/>
        </w:rPr>
        <w:t xml:space="preserve">בנידון שלנו</w:t>
      </w:r>
      <w:ins w:id="1351" w:author="מגיה" w:date="2026-10-15T09:00:00Z">
        <w:r>
          <w:rPr>
            <w:rFonts w:ascii="Arial" w:eastAsia="Times New Roman" w:hAnsi="Arial" w:cs="Guttman Drogolin"/>
            <w:color w:val="000000"/>
            <w:sz w:val="21"/>
            <w:szCs w:val="21"/>
            <w:rtl/>
          </w:rPr>
          <w:t xml:space="preserve">,</w:t>
        </w:r>
      </w:ins>
      <w:r w:rsidRPr="006650A6">
        <w:rPr>
          <w:rFonts w:ascii="Arial" w:eastAsia="Times New Roman" w:hAnsi="Arial" w:cs="Guttman Drogolin"/>
          <w:color w:val="000000"/>
          <w:sz w:val="21"/>
          <w:szCs w:val="21"/>
          <w:rtl/>
        </w:rPr>
        <w:t xml:space="preserve"> שלא מדובר לאכלם</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אין הכרח שיש בעיה</w:t>
      </w:r>
      <w:r w:rsidRPr="006650A6">
        <w:rPr>
          <w:rFonts w:ascii="Arial" w:eastAsia="Times New Roman" w:hAnsi="Arial" w:cs="Guttman Drogolin" w:hint="cs"/>
          <w:color w:val="000000"/>
          <w:sz w:val="21"/>
          <w:szCs w:val="21"/>
          <w:rtl/>
        </w:rPr>
        <w:t>,</w:t>
      </w:r>
      <w:r w:rsidRPr="006650A6">
        <w:rPr>
          <w:rFonts w:ascii="Arial" w:eastAsia="Times New Roman" w:hAnsi="Arial" w:cs="Guttman Drogolin"/>
          <w:color w:val="000000"/>
          <w:sz w:val="21"/>
          <w:szCs w:val="21"/>
          <w:rtl/>
        </w:rPr>
        <w:t xml:space="preserve"> וכן כתב </w:t>
      </w:r>
      <w:proofErr w:type="spellStart"/>
      <w:r w:rsidRPr="006650A6">
        <w:rPr>
          <w:rFonts w:ascii="Arial" w:eastAsia="Times New Roman" w:hAnsi="Arial" w:cs="Guttman Drogolin"/>
          <w:color w:val="000000"/>
          <w:sz w:val="21"/>
          <w:szCs w:val="21"/>
          <w:rtl/>
        </w:rPr>
        <w:t>בתהלה</w:t>
      </w:r>
      <w:proofErr w:type="spellEnd"/>
      <w:r w:rsidRPr="006650A6">
        <w:rPr>
          <w:rFonts w:ascii="Arial" w:eastAsia="Times New Roman" w:hAnsi="Arial" w:cs="Guttman Drogolin"/>
          <w:color w:val="000000"/>
          <w:sz w:val="21"/>
          <w:szCs w:val="21"/>
          <w:rtl/>
        </w:rPr>
        <w:t xml:space="preserve"> לדוד שאינם נפסלים</w:t>
      </w:r>
      <w:r w:rsidRPr="006650A6">
        <w:rPr>
          <w:rFonts w:ascii="Arial" w:eastAsia="Times New Roman" w:hAnsi="Arial" w:cs="Guttman Drogolin" w:hint="cs"/>
          <w:color w:val="000000"/>
          <w:sz w:val="21"/>
          <w:szCs w:val="21"/>
          <w:rtl/>
        </w:rPr>
        <w:t xml:space="preserve">. וגם </w:t>
      </w:r>
      <w:proofErr w:type="spellStart"/>
      <w:r w:rsidRPr="006650A6">
        <w:rPr>
          <w:rFonts w:ascii="Arial" w:eastAsia="Times New Roman" w:hAnsi="Arial" w:cs="Guttman Drogolin" w:hint="cs"/>
          <w:color w:val="000000"/>
          <w:sz w:val="21"/>
          <w:szCs w:val="21"/>
          <w:rtl/>
        </w:rPr>
        <w:t>לענין</w:t>
      </w:r>
      <w:proofErr w:type="spellEnd"/>
      <w:r w:rsidRPr="006650A6">
        <w:rPr>
          <w:rFonts w:ascii="Arial" w:eastAsia="Times New Roman" w:hAnsi="Arial" w:cs="Guttman Drogolin" w:hint="cs"/>
          <w:color w:val="000000"/>
          <w:sz w:val="21"/>
          <w:szCs w:val="21"/>
          <w:rtl/>
        </w:rPr>
        <w:t xml:space="preserve"> </w:t>
      </w:r>
      <w:del w:id="1349" w:author="מגיה" w:date="2026-10-15T09:00:00Z">
        <w:r w:rsidRPr="006650A6">
          <w:rPr>
            <w:rFonts w:ascii="Arial" w:eastAsia="Times New Roman" w:hAnsi="Arial" w:cs="Guttman Drogolin" w:hint="cs"/>
            <w:color w:val="000000"/>
            <w:sz w:val="21"/>
            <w:szCs w:val="21"/>
            <w:rtl/>
          </w:rPr>
          <w:delText xml:space="preserve">לאכלם</w:delText>
        </w:r>
      </w:del>
      <w:ins w:id="1350" w:author="מגיה" w:date="2026-10-15T09:00:00Z">
        <w:r>
          <w:rPr>
            <w:rFonts w:ascii="Arial" w:eastAsia="Times New Roman" w:hAnsi="Arial" w:cs="Guttman Drogolin" w:hint="cs"/>
            <w:color w:val="000000"/>
            <w:sz w:val="21"/>
            <w:szCs w:val="21"/>
            <w:rtl/>
          </w:rPr>
          <w:t xml:space="preserve">אכילתם</w:t>
        </w:r>
      </w:ins>
      <w:r w:rsidRPr="006650A6">
        <w:rPr>
          <w:rFonts w:ascii="Arial" w:eastAsia="Times New Roman" w:hAnsi="Arial" w:cs="Guttman Drogolin" w:hint="cs"/>
          <w:color w:val="000000"/>
          <w:sz w:val="21"/>
          <w:szCs w:val="21"/>
          <w:rtl/>
        </w:rPr>
        <w:t xml:space="preserve"> כתב </w:t>
      </w:r>
      <w:proofErr w:type="spellStart"/>
      <w:r w:rsidRPr="006650A6">
        <w:rPr>
          <w:rFonts w:ascii="Arial" w:eastAsia="Times New Roman" w:hAnsi="Arial" w:cs="Guttman Drogolin" w:hint="cs"/>
          <w:sz w:val="21"/>
          <w:szCs w:val="21"/>
          <w:rtl/>
        </w:rPr>
        <w:t>הפ</w:t>
      </w:r>
      <w:r w:rsidRPr="006650A6">
        <w:rPr>
          <w:rFonts w:ascii="Arial" w:eastAsia="Times New Roman" w:hAnsi="Arial" w:cs="Guttman Drogolin"/>
          <w:sz w:val="21"/>
          <w:szCs w:val="21"/>
          <w:rtl/>
        </w:rPr>
        <w:t>תחי</w:t>
      </w:r>
      <w:proofErr w:type="spellEnd"/>
      <w:r w:rsidRPr="006650A6">
        <w:rPr>
          <w:rFonts w:ascii="Arial" w:eastAsia="Times New Roman" w:hAnsi="Arial" w:cs="Guttman Drogolin"/>
          <w:sz w:val="21"/>
          <w:szCs w:val="21"/>
          <w:rtl/>
        </w:rPr>
        <w:t xml:space="preserve"> תשובה מ</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שבות יעקב </w:t>
      </w:r>
      <w:del w:id="1347" w:author="מגיה" w:date="2026-10-15T09:00:00Z">
        <w:r w:rsidRPr="006650A6">
          <w:rPr>
            <w:rFonts w:ascii="Arial" w:eastAsia="Times New Roman" w:hAnsi="Arial" w:cs="Guttman Drogolin" w:hint="cs"/>
            <w:sz w:val="21"/>
            <w:szCs w:val="21"/>
            <w:rtl/>
          </w:rPr>
          <w:delText xml:space="preserve">דהוא</w:delText>
        </w:r>
      </w:del>
      <w:ins w:id="1348" w:author="מגיה" w:date="2026-10-15T09:00:00Z">
        <w:r>
          <w:rPr>
            <w:rFonts w:ascii="Arial" w:eastAsia="Times New Roman" w:hAnsi="Arial" w:cs="Guttman Drogolin" w:hint="cs"/>
            <w:sz w:val="21"/>
            <w:szCs w:val="21"/>
            <w:rtl/>
          </w:rPr>
          <w:t xml:space="preserve">שהוא</w:t>
        </w:r>
      </w:ins>
      <w:r w:rsidRPr="006650A6">
        <w:rPr>
          <w:rFonts w:ascii="Arial" w:eastAsia="Times New Roman" w:hAnsi="Arial" w:cs="Guttman Drogolin"/>
          <w:sz w:val="21"/>
          <w:szCs w:val="21"/>
          <w:rtl/>
        </w:rPr>
        <w:t xml:space="preserve"> רק לכתחילה</w:t>
      </w:r>
      <w:r w:rsidRPr="006650A6">
        <w:rPr>
          <w:rFonts w:ascii="Arial" w:eastAsia="Times New Roman" w:hAnsi="Arial" w:cs="Guttman Drogolin" w:hint="cs"/>
          <w:color w:val="000000"/>
          <w:sz w:val="21"/>
          <w:szCs w:val="21"/>
          <w:rtl/>
        </w:rPr>
        <w:t xml:space="preserve"> ולא שנאסרים בדיעבד</w:t>
      </w:r>
      <w:r w:rsidRPr="006650A6">
        <w:rPr>
          <w:rFonts w:ascii="Arial" w:eastAsia="Times New Roman" w:hAnsi="Arial" w:cs="Guttman Drogolin"/>
          <w:color w:val="000000"/>
          <w:sz w:val="21"/>
          <w:szCs w:val="21"/>
          <w:vertAlign w:val="superscript"/>
          <w:rtl/>
        </w:rPr>
        <w:footnoteReference w:id="47"/>
      </w:r>
      <w:r w:rsidRPr="006650A6">
        <w:rPr>
          <w:rFonts w:ascii="Arial" w:eastAsia="Times New Roman" w:hAnsi="Arial" w:cs="Guttman Drogolin"/>
          <w:color w:val="000000"/>
          <w:sz w:val="21"/>
          <w:szCs w:val="21"/>
          <w:rtl/>
        </w:rPr>
        <w:t>.</w:t>
      </w:r>
    </w:p>
    <w:p w:rsidR="006650A6" w:rsidRPr="006650A6" w:rsidRDefault="00DA147D" w:rsidP="00763B66">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w:t>
      </w:r>
      <w:r w:rsidR="006650A6" w:rsidRPr="006650A6">
        <w:rPr>
          <w:rFonts w:asciiTheme="minorBidi" w:eastAsia="Times New Roman" w:hAnsiTheme="minorBidi" w:cs="Guttman Drogolin" w:hint="cs"/>
          <w:b/>
          <w:bCs/>
          <w:color w:val="000000"/>
          <w:sz w:val="24"/>
          <w:szCs w:val="24"/>
          <w:rtl/>
        </w:rPr>
        <w:t xml:space="preserve">. שאלה. האם אפשר לקחת מים </w:t>
      </w:r>
      <w:proofErr w:type="spellStart"/>
      <w:r w:rsidR="006650A6" w:rsidRPr="006650A6">
        <w:rPr>
          <w:rFonts w:asciiTheme="minorBidi" w:eastAsia="Times New Roman" w:hAnsiTheme="minorBidi" w:cs="Guttman Drogolin" w:hint="cs"/>
          <w:b/>
          <w:bCs/>
          <w:color w:val="000000"/>
          <w:sz w:val="24"/>
          <w:szCs w:val="24"/>
          <w:rtl/>
        </w:rPr>
        <w:t>לנט"י</w:t>
      </w:r>
      <w:proofErr w:type="spellEnd"/>
      <w:r w:rsidR="006650A6" w:rsidRPr="006650A6">
        <w:rPr>
          <w:rFonts w:asciiTheme="minorBidi" w:eastAsia="Times New Roman" w:hAnsiTheme="minorBidi" w:cs="Guttman Drogolin" w:hint="cs"/>
          <w:b/>
          <w:bCs/>
          <w:color w:val="000000"/>
          <w:sz w:val="24"/>
          <w:szCs w:val="24"/>
          <w:rtl/>
        </w:rPr>
        <w:t xml:space="preserve"> שחרית מהברז שבבית </w:t>
      </w:r>
      <w:proofErr w:type="spellStart"/>
      <w:r w:rsidR="006650A6" w:rsidRPr="006650A6">
        <w:rPr>
          <w:rFonts w:asciiTheme="minorBidi" w:eastAsia="Times New Roman" w:hAnsiTheme="minorBidi" w:cs="Guttman Drogolin" w:hint="cs"/>
          <w:b/>
          <w:bCs/>
          <w:color w:val="000000"/>
          <w:sz w:val="24"/>
          <w:szCs w:val="24"/>
          <w:rtl/>
        </w:rPr>
        <w:t>הכסא</w:t>
      </w:r>
      <w:proofErr w:type="spellEnd"/>
      <w:r w:rsidR="006650A6" w:rsidRPr="006650A6">
        <w:rPr>
          <w:rFonts w:asciiTheme="minorBidi" w:eastAsia="Times New Roman" w:hAnsiTheme="minorBidi" w:cs="Guttman Drogolin" w:hint="cs"/>
          <w:b/>
          <w:bCs/>
          <w:color w:val="000000"/>
          <w:sz w:val="24"/>
          <w:szCs w:val="24"/>
          <w:rtl/>
        </w:rPr>
        <w:t>? והאם מותר ליטול שם ידיו?</w:t>
      </w:r>
    </w:p>
    <w:p w:rsidR="006650A6" w:rsidRPr="006650A6" w:rsidRDefault="006650A6" w:rsidP="00763B66">
      <w:pPr>
        <w:spacing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bCs/>
          <w:color w:val="000000"/>
          <w:sz w:val="21"/>
          <w:szCs w:val="21"/>
          <w:rtl/>
        </w:rPr>
        <w:t xml:space="preserve">. </w:t>
      </w:r>
      <w:r w:rsidRPr="006650A6">
        <w:rPr>
          <w:rFonts w:ascii="Arial" w:eastAsia="Times New Roman" w:hAnsi="Arial" w:cs="Guttman Drogolin"/>
          <w:sz w:val="21"/>
          <w:szCs w:val="21"/>
          <w:rtl/>
        </w:rPr>
        <w:t xml:space="preserve">לקמן </w:t>
      </w:r>
      <w:r w:rsidR="007B234A">
        <w:rPr>
          <w:rFonts w:ascii="Arial" w:eastAsia="Times New Roman" w:hAnsi="Arial" w:cs="Guttman Drogolin" w:hint="cs"/>
          <w:sz w:val="21"/>
          <w:szCs w:val="21"/>
          <w:rtl/>
        </w:rPr>
        <w:t xml:space="preserve">סימן ד' </w:t>
      </w:r>
      <w:proofErr w:type="spellStart"/>
      <w:r w:rsidRPr="006650A6">
        <w:rPr>
          <w:rFonts w:ascii="Arial" w:eastAsia="Times New Roman" w:hAnsi="Arial" w:cs="Guttman Drogolin"/>
          <w:sz w:val="21"/>
          <w:szCs w:val="21"/>
          <w:rtl/>
        </w:rPr>
        <w:t>לענין</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hint="cs"/>
          <w:sz w:val="21"/>
          <w:szCs w:val="21"/>
          <w:rtl/>
        </w:rPr>
        <w:t>נט"י</w:t>
      </w:r>
      <w:proofErr w:type="spellEnd"/>
      <w:r w:rsidRPr="006650A6">
        <w:rPr>
          <w:rFonts w:ascii="Arial" w:eastAsia="Times New Roman" w:hAnsi="Arial" w:cs="Guttman Drogolin" w:hint="cs"/>
          <w:sz w:val="21"/>
          <w:szCs w:val="21"/>
          <w:rtl/>
        </w:rPr>
        <w:t xml:space="preserve"> למי ש</w:t>
      </w:r>
      <w:r w:rsidRPr="006650A6">
        <w:rPr>
          <w:rFonts w:ascii="Arial" w:eastAsia="Times New Roman" w:hAnsi="Arial" w:cs="Guttman Drogolin"/>
          <w:sz w:val="21"/>
          <w:szCs w:val="21"/>
          <w:rtl/>
        </w:rPr>
        <w:t xml:space="preserve">נכנס לבית </w:t>
      </w:r>
      <w:proofErr w:type="spellStart"/>
      <w:r w:rsidRPr="006650A6">
        <w:rPr>
          <w:rFonts w:ascii="Arial" w:eastAsia="Times New Roman" w:hAnsi="Arial" w:cs="Guttman Drogolin"/>
          <w:sz w:val="21"/>
          <w:szCs w:val="21"/>
          <w:rtl/>
        </w:rPr>
        <w:t>הכסא</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כתבנו ש</w:t>
      </w:r>
      <w:r w:rsidRPr="006650A6">
        <w:rPr>
          <w:rFonts w:ascii="Arial" w:eastAsia="Times New Roman" w:hAnsi="Arial" w:cs="Guttman Drogolin"/>
          <w:sz w:val="21"/>
          <w:szCs w:val="21"/>
          <w:rtl/>
        </w:rPr>
        <w:t xml:space="preserve">נוטים הדברים </w:t>
      </w:r>
      <w:proofErr w:type="spellStart"/>
      <w:del w:id="1364" w:author="מגיה" w:date="2026-10-15T09:00:00Z">
        <w:r w:rsidRPr="006650A6">
          <w:rPr>
            <w:rFonts w:ascii="Arial" w:eastAsia="Times New Roman" w:hAnsi="Arial" w:cs="Guttman Drogolin" w:hint="cs"/>
            <w:sz w:val="21"/>
            <w:szCs w:val="21"/>
            <w:rtl/>
          </w:rPr>
          <w:delText xml:space="preserve">דבית</w:delText>
        </w:r>
      </w:del>
      <w:ins w:id="1365" w:author="מגיה" w:date="2026-10-15T09:00:00Z">
        <w:r>
          <w:rPr>
            <w:rFonts w:ascii="Arial" w:eastAsia="Times New Roman" w:hAnsi="Arial" w:cs="Guttman Drogolin" w:hint="cs"/>
            <w:sz w:val="21"/>
            <w:szCs w:val="21"/>
            <w:rtl/>
          </w:rPr>
          <w:t xml:space="preserve">שבית</w:t>
        </w:r>
      </w:ins>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הכסא</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של ימינו </w:t>
      </w:r>
      <w:del w:id="1362" w:author="מגיה" w:date="2026-10-15T09:00:00Z">
        <w:r w:rsidRPr="006650A6">
          <w:rPr>
            <w:rFonts w:ascii="Arial" w:eastAsia="Times New Roman" w:hAnsi="Arial" w:cs="Guttman Drogolin"/>
            <w:sz w:val="21"/>
            <w:szCs w:val="21"/>
            <w:rtl/>
          </w:rPr>
          <w:delText xml:space="preserve">לא</w:delText>
        </w:r>
      </w:del>
      <w:ins w:id="1363" w:author="מגיה" w:date="2026-10-15T09:00:00Z">
        <w:r>
          <w:rPr>
            <w:rFonts w:ascii="Arial" w:eastAsia="Times New Roman" w:hAnsi="Arial" w:cs="Guttman Drogolin"/>
            <w:sz w:val="21"/>
            <w:szCs w:val="21"/>
            <w:rtl/>
          </w:rPr>
          <w:t xml:space="preserve">אינו</w:t>
        </w:r>
      </w:ins>
      <w:r w:rsidRPr="006650A6">
        <w:rPr>
          <w:rFonts w:ascii="Arial" w:eastAsia="Times New Roman" w:hAnsi="Arial" w:cs="Guttman Drogolin"/>
          <w:sz w:val="21"/>
          <w:szCs w:val="21"/>
          <w:rtl/>
        </w:rPr>
        <w:t xml:space="preserve"> צריך נטילה ולא נטמאו ידיו</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w:t>
      </w:r>
      <w:r w:rsidRPr="006650A6">
        <w:rPr>
          <w:rFonts w:ascii="Arial" w:eastAsia="Times New Roman" w:hAnsi="Arial" w:cs="Guttman Drogolin" w:hint="cs"/>
          <w:sz w:val="21"/>
          <w:szCs w:val="21"/>
          <w:rtl/>
        </w:rPr>
        <w:t xml:space="preserve">א"כ </w:t>
      </w:r>
      <w:r w:rsidRPr="006650A6">
        <w:rPr>
          <w:rFonts w:ascii="Arial" w:eastAsia="Times New Roman" w:hAnsi="Arial" w:cs="Guttman Drogolin"/>
          <w:sz w:val="21"/>
          <w:szCs w:val="21"/>
          <w:rtl/>
        </w:rPr>
        <w:t xml:space="preserve">כ"ש לגבי המים </w:t>
      </w:r>
      <w:r w:rsidRPr="006650A6">
        <w:rPr>
          <w:rFonts w:ascii="Arial" w:eastAsia="Times New Roman" w:hAnsi="Arial" w:cs="Guttman Drogolin" w:hint="cs"/>
          <w:sz w:val="21"/>
          <w:szCs w:val="21"/>
          <w:rtl/>
        </w:rPr>
        <w:t xml:space="preserve">שבאו משם שמותר ליטול בהם </w:t>
      </w:r>
      <w:proofErr w:type="spellStart"/>
      <w:r w:rsidRPr="006650A6">
        <w:rPr>
          <w:rFonts w:ascii="Arial" w:eastAsia="Times New Roman" w:hAnsi="Arial" w:cs="Guttman Drogolin" w:hint="cs"/>
          <w:sz w:val="21"/>
          <w:szCs w:val="21"/>
          <w:rtl/>
        </w:rPr>
        <w:t>ידים</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דמה יש לרוח רעה </w:t>
      </w:r>
      <w:r w:rsidRPr="006650A6">
        <w:rPr>
          <w:rFonts w:ascii="Arial" w:eastAsia="Times New Roman" w:hAnsi="Arial" w:cs="Guttman Drogolin" w:hint="cs"/>
          <w:sz w:val="21"/>
          <w:szCs w:val="21"/>
          <w:rtl/>
        </w:rPr>
        <w:t xml:space="preserve">לשרות על </w:t>
      </w:r>
      <w:r w:rsidRPr="006650A6">
        <w:rPr>
          <w:rFonts w:ascii="Arial" w:eastAsia="Times New Roman" w:hAnsi="Arial" w:cs="Guttman Drogolin"/>
          <w:sz w:val="21"/>
          <w:szCs w:val="21"/>
          <w:rtl/>
        </w:rPr>
        <w:t>עצים ואבנים</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והיא אינה רודפת רק אחר מקום שיש בו קדושה ליהנות ממנו</w:t>
      </w:r>
      <w:r w:rsidRPr="006650A6">
        <w:rPr>
          <w:rFonts w:ascii="Arial" w:eastAsia="Times New Roman" w:hAnsi="Arial" w:cs="Guttman Drogolin"/>
          <w:sz w:val="21"/>
          <w:szCs w:val="21"/>
          <w:vertAlign w:val="superscript"/>
          <w:rtl/>
        </w:rPr>
        <w:footnoteReference w:id="48"/>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ומה"ט</w:t>
      </w:r>
      <w:proofErr w:type="spellEnd"/>
      <w:r w:rsidRPr="006650A6">
        <w:rPr>
          <w:rFonts w:ascii="Arial" w:eastAsia="Times New Roman" w:hAnsi="Arial" w:cs="Guttman Drogolin"/>
          <w:sz w:val="21"/>
          <w:szCs w:val="21"/>
          <w:rtl/>
        </w:rPr>
        <w:t xml:space="preserve"> גם אין</w:t>
      </w:r>
      <w:del w:id="1360" w:author="מגיה" w:date="2026-10-15T09:00:00Z">
        <w:r w:rsidRPr="006650A6">
          <w:rPr>
            <w:rFonts w:ascii="Arial" w:eastAsia="Times New Roman" w:hAnsi="Arial" w:cs="Guttman Drogolin"/>
            <w:sz w:val="21"/>
            <w:szCs w:val="21"/>
            <w:rtl/>
          </w:rPr>
          <w:delText xml:space="preserve">  </w:delText>
        </w:r>
      </w:del>
      <w:ins w:id="1361" w:author="מגיה" w:date="2026-10-15T09:00:00Z">
        <w:r>
          <w:rPr>
            <w:rFonts w:ascii="Arial" w:eastAsia="Times New Roman" w:hAnsi="Arial" w:cs="Guttman Drogolin"/>
            <w:sz w:val="21"/>
            <w:szCs w:val="21"/>
            <w:rtl/>
          </w:rPr>
          <w:t xml:space="preserve"> </w:t>
        </w:r>
      </w:ins>
      <w:r w:rsidRPr="006650A6">
        <w:rPr>
          <w:rFonts w:ascii="Arial" w:eastAsia="Times New Roman" w:hAnsi="Arial" w:cs="Guttman Drogolin"/>
          <w:sz w:val="21"/>
          <w:szCs w:val="21"/>
          <w:rtl/>
        </w:rPr>
        <w:t xml:space="preserve">בעיה ליטול ידיו מן הברזים שבחדרי האמבטיה והשירותים וכדומה</w:t>
      </w:r>
      <w:r w:rsidRPr="006650A6">
        <w:rPr>
          <w:rFonts w:ascii="Arial" w:eastAsia="Times New Roman" w:hAnsi="Arial" w:cs="Guttman Drogolin"/>
          <w:sz w:val="21"/>
          <w:szCs w:val="21"/>
          <w:vertAlign w:val="superscript"/>
          <w:rtl/>
        </w:rPr>
        <w:footnoteReference w:id="49"/>
      </w:r>
      <w:r w:rsidRPr="006650A6">
        <w:rPr>
          <w:rFonts w:ascii="Arial" w:eastAsia="Times New Roman" w:hAnsi="Arial" w:cs="Guttman Drogolin"/>
          <w:sz w:val="21"/>
          <w:szCs w:val="21"/>
          <w:rtl/>
        </w:rPr>
        <w:t xml:space="preserve">. ויותר טוב לנגבם בחוץ כיון שי"א שרק ע"י הניגוב </w:t>
      </w:r>
      <w:del w:id="1358" w:author="מגיה" w:date="2026-10-15T09:00:00Z">
        <w:r w:rsidRPr="006650A6">
          <w:rPr>
            <w:rFonts w:ascii="Arial" w:eastAsia="Times New Roman" w:hAnsi="Arial" w:cs="Guttman Drogolin"/>
            <w:sz w:val="21"/>
            <w:szCs w:val="21"/>
            <w:rtl/>
          </w:rPr>
          <w:delText xml:space="preserve">מסתלק</w:delText>
        </w:r>
      </w:del>
      <w:ins w:id="1359" w:author="מגיה" w:date="2026-10-15T09:00:00Z">
        <w:r>
          <w:rPr>
            <w:rFonts w:ascii="Arial" w:eastAsia="Times New Roman" w:hAnsi="Arial" w:cs="Guttman Drogolin"/>
            <w:sz w:val="21"/>
            <w:szCs w:val="21"/>
            <w:rtl/>
          </w:rPr>
          <w:t xml:space="preserve">מסתלקת</w:t>
        </w:r>
      </w:ins>
      <w:r w:rsidRPr="006650A6">
        <w:rPr>
          <w:rFonts w:ascii="Arial" w:eastAsia="Times New Roman" w:hAnsi="Arial" w:cs="Guttman Drogolin"/>
          <w:sz w:val="21"/>
          <w:szCs w:val="21"/>
          <w:rtl/>
        </w:rPr>
        <w:t xml:space="preserve"> </w:t>
      </w:r>
      <w:del w:id="1356" w:author="מגיה" w:date="2026-10-15T09:00:00Z">
        <w:r w:rsidRPr="006650A6">
          <w:rPr>
            <w:rFonts w:ascii="Arial" w:eastAsia="Times New Roman" w:hAnsi="Arial" w:cs="Guttman Drogolin"/>
            <w:sz w:val="21"/>
            <w:szCs w:val="21"/>
            <w:rtl/>
          </w:rPr>
          <w:delText xml:space="preserve">הרוח</w:delText>
        </w:r>
      </w:del>
      <w:ins w:id="1357" w:author="מגיה" w:date="2026-10-15T09:00:00Z">
        <w:r>
          <w:rPr>
            <w:rFonts w:ascii="Arial" w:eastAsia="Times New Roman" w:hAnsi="Arial" w:cs="Guttman Drogolin"/>
            <w:sz w:val="21"/>
            <w:szCs w:val="21"/>
            <w:rtl/>
          </w:rPr>
          <w:t xml:space="preserve">רוח</w:t>
        </w:r>
      </w:ins>
      <w:r w:rsidRPr="006650A6">
        <w:rPr>
          <w:rFonts w:ascii="Arial" w:eastAsia="Times New Roman" w:hAnsi="Arial" w:cs="Guttman Drogolin"/>
          <w:sz w:val="21"/>
          <w:szCs w:val="21"/>
          <w:rtl/>
        </w:rPr>
        <w:t xml:space="preserve"> רעה</w:t>
      </w:r>
      <w:ins w:id="1355"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ואז הרי הוא בחוץ</w:t>
      </w:r>
      <w:r w:rsidRPr="006650A6">
        <w:rPr>
          <w:rFonts w:ascii="Arial" w:eastAsia="Times New Roman" w:hAnsi="Arial" w:cs="Guttman Drogolin"/>
          <w:sz w:val="21"/>
          <w:szCs w:val="21"/>
          <w:vertAlign w:val="superscript"/>
          <w:rtl/>
        </w:rPr>
        <w:footnoteReference w:id="50"/>
      </w:r>
      <w:r w:rsidRPr="006650A6">
        <w:rPr>
          <w:rFonts w:ascii="Arial" w:eastAsia="Times New Roman" w:hAnsi="Arial" w:cs="Guttman Drogolin"/>
          <w:sz w:val="21"/>
          <w:szCs w:val="21"/>
          <w:rtl/>
        </w:rPr>
        <w:t xml:space="preserve">.</w:t>
      </w:r>
      <w:del w:id="1354" w:author="מגיה" w:date="2026-10-15T09:00:00Z">
        <w:r w:rsidRPr="006650A6">
          <w:rPr>
            <w:rFonts w:ascii="Arial" w:eastAsia="Times New Roman" w:hAnsi="Arial" w:cs="Guttman Drogolin"/>
            <w:sz w:val="21"/>
            <w:szCs w:val="21"/>
            <w:rtl/>
          </w:rPr>
          <w:delText xml:space="preserve"> </w:delText>
        </w:r>
      </w:del>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לא</w:t>
      </w:r>
      <w:r w:rsidR="00A56171">
        <w:rPr>
          <w:rFonts w:asciiTheme="minorBidi" w:eastAsia="Times New Roman" w:hAnsiTheme="minorBidi" w:cs="Guttman Drogolin" w:hint="cs"/>
          <w:b/>
          <w:bCs/>
          <w:color w:val="000000"/>
          <w:sz w:val="24"/>
          <w:szCs w:val="24"/>
          <w:rtl/>
        </w:rPr>
        <w:t>. שאלה.</w:t>
      </w:r>
      <w:r w:rsidR="006650A6" w:rsidRPr="006650A6">
        <w:rPr>
          <w:rFonts w:asciiTheme="minorBidi" w:eastAsia="Times New Roman" w:hAnsiTheme="minorBidi" w:cs="Guttman Drogolin" w:hint="cs"/>
          <w:b/>
          <w:bCs/>
          <w:color w:val="000000"/>
          <w:sz w:val="24"/>
          <w:szCs w:val="24"/>
          <w:rtl/>
        </w:rPr>
        <w:t xml:space="preserve"> </w:t>
      </w:r>
      <w:r w:rsidR="00FD31EB">
        <w:rPr>
          <w:rFonts w:asciiTheme="minorBidi" w:eastAsia="Times New Roman" w:hAnsiTheme="minorBidi" w:cs="Guttman Drogolin" w:hint="cs"/>
          <w:b/>
          <w:bCs/>
          <w:color w:val="000000"/>
          <w:sz w:val="24"/>
          <w:szCs w:val="24"/>
          <w:rtl/>
        </w:rPr>
        <w:t xml:space="preserve">האם </w:t>
      </w:r>
      <w:proofErr w:type="spellStart"/>
      <w:r w:rsidR="006650A6" w:rsidRPr="006650A6">
        <w:rPr>
          <w:rFonts w:asciiTheme="minorBidi" w:eastAsia="Times New Roman" w:hAnsiTheme="minorBidi" w:cs="Guttman Drogolin" w:hint="cs"/>
          <w:b/>
          <w:bCs/>
          <w:color w:val="000000"/>
          <w:sz w:val="24"/>
          <w:szCs w:val="24"/>
          <w:rtl/>
        </w:rPr>
        <w:t>נט"י</w:t>
      </w:r>
      <w:proofErr w:type="spellEnd"/>
      <w:r w:rsidR="006650A6" w:rsidRPr="006650A6">
        <w:rPr>
          <w:rFonts w:asciiTheme="minorBidi" w:eastAsia="Times New Roman" w:hAnsiTheme="minorBidi" w:cs="Guttman Drogolin" w:hint="cs"/>
          <w:b/>
          <w:bCs/>
          <w:color w:val="000000"/>
          <w:sz w:val="24"/>
          <w:szCs w:val="24"/>
          <w:rtl/>
        </w:rPr>
        <w:t xml:space="preserve"> שחרית ליד המיטה הוא דין או מנהג טוב?</w:t>
      </w:r>
    </w:p>
    <w:p w:rsidR="006650A6" w:rsidRPr="006650A6" w:rsidRDefault="00DA147D" w:rsidP="006650A6">
      <w:pPr>
        <w:spacing w:before="40" w:after="0" w:line="330" w:lineRule="exact"/>
        <w:jc w:val="both"/>
        <w:rPr>
          <w:rFonts w:ascii="Arial" w:eastAsia="Calibri" w:hAnsi="Arial" w:cs="Guttman Drogolin"/>
          <w:b/>
          <w:bCs/>
          <w:sz w:val="24"/>
          <w:szCs w:val="24"/>
          <w:rtl/>
        </w:rPr>
      </w:pPr>
      <w:r>
        <w:rPr>
          <w:rFonts w:ascii="Arial" w:eastAsia="Calibri" w:hAnsi="Arial" w:cs="Guttman Drogolin" w:hint="cs"/>
          <w:b/>
          <w:bCs/>
          <w:sz w:val="24"/>
          <w:szCs w:val="24"/>
          <w:rtl/>
        </w:rPr>
        <w:t>לב</w:t>
      </w:r>
      <w:r w:rsidR="006650A6" w:rsidRPr="006650A6">
        <w:rPr>
          <w:rFonts w:ascii="Arial" w:eastAsia="Calibri" w:hAnsi="Arial" w:cs="Guttman Drogolin" w:hint="cs"/>
          <w:b/>
          <w:bCs/>
          <w:sz w:val="24"/>
          <w:szCs w:val="24"/>
          <w:rtl/>
        </w:rPr>
        <w:t xml:space="preserve">. שאלה. האם יש בעיה לישון </w:t>
      </w:r>
      <w:del w:id="1366" w:author="מגיה" w:date="2026-10-15T09:00:00Z">
        <w:r w:rsidR="006650A6" w:rsidRPr="006650A6">
          <w:rPr>
            <w:rFonts w:ascii="Arial" w:eastAsia="Calibri" w:hAnsi="Arial" w:cs="Guttman Drogolin" w:hint="cs"/>
            <w:b/>
            <w:bCs/>
            <w:sz w:val="24"/>
            <w:szCs w:val="24"/>
            <w:rtl/>
          </w:rPr>
          <w:delText xml:space="preserve">במטה</w:delText>
        </w:r>
      </w:del>
      <w:ins w:id="1367" w:author="מגיה" w:date="2026-10-15T09:00:00Z">
        <w:r>
          <w:rPr>
            <w:rFonts w:ascii="Arial" w:eastAsia="Calibri" w:hAnsi="Arial" w:cs="Guttman Drogolin" w:hint="cs"/>
            <w:b/>
            <w:bCs/>
            <w:sz w:val="24"/>
            <w:szCs w:val="24"/>
            <w:rtl/>
          </w:rPr>
          <w:t xml:space="preserve">במטת</w:t>
        </w:r>
      </w:ins>
      <w:r w:rsidR="006650A6" w:rsidRPr="006650A6">
        <w:rPr>
          <w:rFonts w:ascii="Arial" w:eastAsia="Calibri" w:hAnsi="Arial" w:cs="Guttman Drogolin" w:hint="cs"/>
          <w:b/>
          <w:bCs/>
          <w:sz w:val="24"/>
          <w:szCs w:val="24"/>
          <w:rtl/>
        </w:rPr>
        <w:t xml:space="preserve"> קומתיים שא"א להניח </w:t>
      </w:r>
      <w:proofErr w:type="spellStart"/>
      <w:r w:rsidR="006650A6" w:rsidRPr="006650A6">
        <w:rPr>
          <w:rFonts w:ascii="Arial" w:eastAsia="Calibri" w:hAnsi="Arial" w:cs="Guttman Drogolin" w:hint="cs"/>
          <w:b/>
          <w:bCs/>
          <w:sz w:val="24"/>
          <w:szCs w:val="24"/>
          <w:rtl/>
        </w:rPr>
        <w:t>נט"י</w:t>
      </w:r>
      <w:proofErr w:type="spellEnd"/>
      <w:r w:rsidR="006650A6" w:rsidRPr="006650A6">
        <w:rPr>
          <w:rFonts w:ascii="Arial" w:eastAsia="Calibri" w:hAnsi="Arial" w:cs="Guttman Drogolin" w:hint="cs"/>
          <w:b/>
          <w:bCs/>
          <w:sz w:val="24"/>
          <w:szCs w:val="24"/>
          <w:rtl/>
        </w:rPr>
        <w:t xml:space="preserve"> שחרית ליד המטה?</w:t>
      </w:r>
    </w:p>
    <w:p w:rsidR="006650A6" w:rsidRPr="006650A6" w:rsidRDefault="006650A6" w:rsidP="00A56171">
      <w:pPr>
        <w:widowControl w:val="0"/>
        <w:spacing w:before="40" w:after="0" w:line="330" w:lineRule="exact"/>
        <w:jc w:val="both"/>
        <w:rPr>
          <w:rFonts w:ascii="Times New Roman" w:eastAsia="Times New Roman" w:hAnsi="Times New Roman"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Times New Roman" w:eastAsia="Times New Roman" w:hAnsi="Times New Roman" w:cs="Guttman Drogolin" w:hint="cs"/>
          <w:sz w:val="21"/>
          <w:szCs w:val="21"/>
          <w:rtl/>
        </w:rPr>
        <w:t xml:space="preserve">. </w:t>
      </w:r>
      <w:r w:rsidR="002B7F43" w:rsidRPr="002B7F43">
        <w:rPr>
          <w:rFonts w:ascii="Times New Roman" w:eastAsia="Times New Roman" w:hAnsi="Times New Roman" w:cs="Guttman Drogolin" w:hint="cs"/>
          <w:sz w:val="23"/>
          <w:szCs w:val="23"/>
          <w:rtl/>
        </w:rPr>
        <w:t xml:space="preserve">לרוב הפוסקים </w:t>
      </w:r>
      <w:del w:id="1381" w:author="מגיה" w:date="2026-10-15T09:00:00Z">
        <w:r w:rsidR="002B7F43" w:rsidRPr="002B7F43">
          <w:rPr>
            <w:rFonts w:ascii="Arial" w:eastAsia="Calibri" w:hAnsi="Arial" w:cs="Guttman Drogolin" w:hint="cs"/>
            <w:color w:val="000000"/>
            <w:sz w:val="23"/>
            <w:szCs w:val="23"/>
            <w:rtl/>
          </w:rPr>
          <w:delText xml:space="preserve">אינו</w:delText>
        </w:r>
      </w:del>
      <w:ins w:id="1382" w:author="מגיה" w:date="2026-10-15T09:00:00Z">
        <w:r>
          <w:rPr>
            <w:rFonts w:ascii="Arial" w:eastAsia="Calibri" w:hAnsi="Arial" w:cs="Guttman Drogolin" w:hint="cs"/>
            <w:color w:val="000000"/>
            <w:sz w:val="23"/>
            <w:szCs w:val="23"/>
            <w:rtl/>
          </w:rPr>
          <w:t xml:space="preserve">אין זה</w:t>
        </w:r>
      </w:ins>
      <w:r w:rsidR="002B7F43" w:rsidRPr="002B7F43">
        <w:rPr>
          <w:rFonts w:ascii="Arial" w:eastAsia="Calibri" w:hAnsi="Arial" w:cs="Guttman Drogolin" w:hint="cs"/>
          <w:color w:val="000000"/>
          <w:sz w:val="23"/>
          <w:szCs w:val="23"/>
          <w:rtl/>
        </w:rPr>
        <w:t xml:space="preserve"> מעיקר הדין אלא מדת חסידות ועצה טובה</w:t>
      </w:r>
      <w:ins w:id="1380" w:author="מגיה" w:date="2026-10-15T09:00:00Z">
        <w:r>
          <w:rPr>
            <w:rFonts w:ascii="Arial" w:eastAsia="Calibri" w:hAnsi="Arial" w:cs="Guttman Drogolin" w:hint="cs"/>
            <w:color w:val="000000"/>
            <w:sz w:val="23"/>
            <w:szCs w:val="23"/>
            <w:rtl/>
          </w:rPr>
          <w:t xml:space="preserve">,</w:t>
        </w:r>
      </w:ins>
      <w:r w:rsidR="002B7F43" w:rsidRPr="002B7F43">
        <w:rPr>
          <w:rFonts w:ascii="Arial" w:eastAsia="Calibri" w:hAnsi="Arial" w:cs="Guttman Drogolin" w:hint="cs"/>
          <w:color w:val="000000"/>
          <w:sz w:val="23"/>
          <w:szCs w:val="23"/>
          <w:rtl/>
        </w:rPr>
        <w:t xml:space="preserve"> </w:t>
      </w:r>
      <w:del w:id="1378" w:author="מגיה" w:date="2026-10-15T09:00:00Z">
        <w:r w:rsidR="002B7F43" w:rsidRPr="002B7F43">
          <w:rPr>
            <w:rFonts w:ascii="Arial" w:eastAsia="Calibri" w:hAnsi="Arial" w:cs="Guttman Drogolin" w:hint="cs"/>
            <w:color w:val="000000"/>
            <w:sz w:val="23"/>
            <w:szCs w:val="23"/>
            <w:rtl/>
          </w:rPr>
          <w:delText xml:space="preserve">לכן</w:delText>
        </w:r>
      </w:del>
      <w:ins w:id="1379" w:author="מגיה" w:date="2026-10-15T09:00:00Z">
        <w:r>
          <w:rPr>
            <w:rFonts w:ascii="Arial" w:eastAsia="Calibri" w:hAnsi="Arial" w:cs="Guttman Drogolin" w:hint="cs"/>
            <w:color w:val="000000"/>
            <w:sz w:val="23"/>
            <w:szCs w:val="23"/>
            <w:rtl/>
          </w:rPr>
          <w:t xml:space="preserve">ולכן</w:t>
        </w:r>
      </w:ins>
      <w:r w:rsidR="002B7F43" w:rsidRPr="002B7F43">
        <w:rPr>
          <w:rFonts w:ascii="Arial" w:eastAsia="Calibri" w:hAnsi="Arial" w:cs="Guttman Drogolin" w:hint="cs"/>
          <w:color w:val="000000"/>
          <w:sz w:val="23"/>
          <w:szCs w:val="23"/>
          <w:rtl/>
        </w:rPr>
        <w:t xml:space="preserve"> </w:t>
      </w:r>
      <w:r w:rsidR="002B7F43" w:rsidRPr="002B7F43">
        <w:rPr>
          <w:rFonts w:ascii="Arial" w:eastAsia="Times New Roman" w:hAnsi="Arial" w:cs="Guttman Drogolin"/>
          <w:sz w:val="23"/>
          <w:szCs w:val="23"/>
          <w:rtl/>
        </w:rPr>
        <w:t>במקום צורך</w:t>
      </w:r>
      <w:r w:rsidR="002B7F43" w:rsidRPr="002B7F43">
        <w:rPr>
          <w:rFonts w:ascii="Arial" w:eastAsia="Times New Roman" w:hAnsi="Arial" w:cs="Guttman Drogolin" w:hint="cs"/>
          <w:sz w:val="23"/>
          <w:szCs w:val="23"/>
          <w:rtl/>
        </w:rPr>
        <w:t xml:space="preserve"> יש לנהוג כעיקר הדין</w:t>
      </w:r>
      <w:r w:rsidR="00A56171">
        <w:rPr>
          <w:rFonts w:ascii="Arial" w:eastAsia="Calibri" w:hAnsi="Arial" w:cs="Guttman Drogolin" w:hint="cs"/>
          <w:color w:val="000000"/>
          <w:sz w:val="21"/>
          <w:szCs w:val="21"/>
          <w:rtl/>
        </w:rPr>
        <w:t xml:space="preserve">. </w:t>
      </w:r>
      <w:proofErr w:type="spellStart"/>
      <w:r w:rsidR="00A56171">
        <w:rPr>
          <w:rFonts w:ascii="Arial" w:eastAsia="Calibri" w:hAnsi="Arial" w:cs="Guttman Drogolin" w:hint="cs"/>
          <w:color w:val="000000"/>
          <w:sz w:val="21"/>
          <w:szCs w:val="21"/>
          <w:rtl/>
        </w:rPr>
        <w:t>דהנה</w:t>
      </w:r>
      <w:proofErr w:type="spellEnd"/>
      <w:r w:rsidR="002B7F43" w:rsidRPr="009E1E1A">
        <w:rPr>
          <w:rFonts w:ascii="Arial" w:eastAsia="Calibri" w:hAnsi="Arial" w:cs="Guttman Drogolin" w:hint="cs"/>
          <w:color w:val="000000"/>
          <w:sz w:val="21"/>
          <w:szCs w:val="21"/>
          <w:rtl/>
        </w:rPr>
        <w:t xml:space="preserve"> </w:t>
      </w:r>
      <w:proofErr w:type="spellStart"/>
      <w:r w:rsidR="007B234A" w:rsidRPr="009E1E1A">
        <w:rPr>
          <w:rFonts w:ascii="Arial" w:eastAsia="Calibri" w:hAnsi="Arial" w:cs="Guttman Drogolin" w:hint="cs"/>
          <w:color w:val="000000"/>
          <w:sz w:val="21"/>
          <w:szCs w:val="21"/>
          <w:rtl/>
        </w:rPr>
        <w:t>ב</w:t>
      </w:r>
      <w:r w:rsidRPr="009E1E1A">
        <w:rPr>
          <w:rFonts w:ascii="Arial" w:eastAsia="Calibri" w:hAnsi="Arial" w:cs="Guttman Drogolin"/>
          <w:color w:val="000000"/>
          <w:sz w:val="21"/>
          <w:szCs w:val="21"/>
          <w:rtl/>
        </w:rPr>
        <w:t>מג"א</w:t>
      </w:r>
      <w:proofErr w:type="spellEnd"/>
      <w:r w:rsidRPr="006650A6">
        <w:rPr>
          <w:rFonts w:ascii="Arial" w:eastAsia="Times New Roman" w:hAnsi="Arial" w:cs="Guttman Drogolin"/>
          <w:b/>
          <w:bCs/>
          <w:sz w:val="21"/>
          <w:szCs w:val="21"/>
          <w:rtl/>
        </w:rPr>
        <w:t xml:space="preserve"> (</w:t>
      </w:r>
      <w:r w:rsidR="007B234A">
        <w:rPr>
          <w:rFonts w:ascii="Arial" w:eastAsia="Calibri" w:hAnsi="Arial" w:cs="Guttman Drogolin" w:hint="cs"/>
          <w:color w:val="000000"/>
          <w:sz w:val="21"/>
          <w:szCs w:val="21"/>
          <w:rtl/>
        </w:rPr>
        <w:t xml:space="preserve">ד' </w:t>
      </w:r>
      <w:proofErr w:type="spellStart"/>
      <w:r w:rsidRPr="006650A6">
        <w:rPr>
          <w:rFonts w:ascii="Arial" w:eastAsia="Calibri" w:hAnsi="Arial" w:cs="Guttman Drogolin"/>
          <w:color w:val="000000"/>
          <w:sz w:val="21"/>
          <w:szCs w:val="21"/>
          <w:rtl/>
        </w:rPr>
        <w:t>סק"א</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w:t>
      </w:r>
      <w:r w:rsidR="002C71D3">
        <w:rPr>
          <w:rFonts w:ascii="Arial" w:eastAsia="Calibri" w:hAnsi="Arial" w:cs="Guttman Drogolin"/>
          <w:color w:val="000000"/>
          <w:sz w:val="21"/>
          <w:szCs w:val="21"/>
          <w:rtl/>
        </w:rPr>
        <w:t>תב</w:t>
      </w:r>
      <w:r w:rsidR="002C71D3">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בשם </w:t>
      </w:r>
      <w:proofErr w:type="spellStart"/>
      <w:r w:rsidRPr="006650A6">
        <w:rPr>
          <w:rFonts w:ascii="Arial" w:eastAsia="Calibri" w:hAnsi="Arial" w:cs="Guttman Drogolin"/>
          <w:color w:val="000000"/>
          <w:sz w:val="21"/>
          <w:szCs w:val="21"/>
          <w:rtl/>
        </w:rPr>
        <w:t>הב"ח</w:t>
      </w:r>
      <w:proofErr w:type="spellEnd"/>
      <w:r w:rsidRPr="006650A6">
        <w:rPr>
          <w:rFonts w:ascii="Arial" w:eastAsia="Calibri" w:hAnsi="Arial" w:cs="Guttman Drogolin"/>
          <w:color w:val="000000"/>
          <w:sz w:val="21"/>
          <w:szCs w:val="21"/>
          <w:rtl/>
        </w:rPr>
        <w:t xml:space="preserve"> בשם תולעת יעקב</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שבזוהר אי' </w:t>
      </w:r>
      <w:r w:rsidRPr="006650A6">
        <w:rPr>
          <w:rFonts w:ascii="Arial" w:eastAsia="Calibri" w:hAnsi="Arial" w:cs="Guttman Drogolin" w:hint="cs"/>
          <w:color w:val="000000"/>
          <w:sz w:val="21"/>
          <w:szCs w:val="21"/>
          <w:rtl/>
        </w:rPr>
        <w:t>ה</w:t>
      </w:r>
      <w:r w:rsidRPr="006650A6">
        <w:rPr>
          <w:rFonts w:ascii="Arial" w:eastAsia="Calibri" w:hAnsi="Arial" w:cs="Guttman Drogolin"/>
          <w:color w:val="000000"/>
          <w:sz w:val="21"/>
          <w:szCs w:val="21"/>
          <w:rtl/>
        </w:rPr>
        <w:t xml:space="preserve">מהלך ד' אמות בלי </w:t>
      </w:r>
      <w:proofErr w:type="spellStart"/>
      <w:r w:rsidRPr="006650A6">
        <w:rPr>
          <w:rFonts w:ascii="Arial" w:eastAsia="Calibri" w:hAnsi="Arial" w:cs="Guttman Drogolin"/>
          <w:color w:val="000000"/>
          <w:sz w:val="21"/>
          <w:szCs w:val="21"/>
          <w:rtl/>
        </w:rPr>
        <w:t>נט"י</w:t>
      </w:r>
      <w:proofErr w:type="spellEnd"/>
      <w:r w:rsidRPr="006650A6">
        <w:rPr>
          <w:rFonts w:ascii="Arial" w:eastAsia="Calibri" w:hAnsi="Arial" w:cs="Guttman Drogolin"/>
          <w:color w:val="000000"/>
          <w:sz w:val="21"/>
          <w:szCs w:val="21"/>
          <w:rtl/>
        </w:rPr>
        <w:t xml:space="preserve"> שחרית חייב מיתה</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ו</w:t>
      </w:r>
      <w:r w:rsidR="00A56171">
        <w:rPr>
          <w:rFonts w:ascii="Arial" w:eastAsia="Calibri" w:hAnsi="Arial" w:cs="Guttman Drogolin" w:hint="cs"/>
          <w:color w:val="000000"/>
          <w:sz w:val="21"/>
          <w:szCs w:val="21"/>
          <w:rtl/>
        </w:rPr>
        <w:t xml:space="preserve">לדבריו </w:t>
      </w:r>
      <w:r w:rsidR="00A56171">
        <w:rPr>
          <w:rFonts w:ascii="Arial" w:eastAsia="Times New Roman" w:hAnsi="Arial" w:cs="Guttman Drogolin" w:hint="cs"/>
          <w:sz w:val="21"/>
          <w:szCs w:val="21"/>
          <w:rtl/>
        </w:rPr>
        <w:t>יש</w:t>
      </w:r>
      <w:r w:rsidRPr="006650A6">
        <w:rPr>
          <w:rFonts w:ascii="Arial" w:eastAsia="Times New Roman" w:hAnsi="Arial" w:cs="Guttman Drogolin"/>
          <w:sz w:val="21"/>
          <w:szCs w:val="21"/>
          <w:rtl/>
        </w:rPr>
        <w:t xml:space="preserve"> להניח מי נטילה ליד המיטה</w:t>
      </w:r>
      <w:r w:rsidRPr="006650A6">
        <w:rPr>
          <w:rFonts w:ascii="Arial" w:eastAsia="Times New Roman" w:hAnsi="Arial" w:cs="Guttman Drogolin"/>
          <w:sz w:val="21"/>
          <w:szCs w:val="21"/>
          <w:vertAlign w:val="superscript"/>
          <w:rtl/>
        </w:rPr>
        <w:footnoteReference w:id="51"/>
      </w:r>
      <w:r w:rsidRPr="006650A6">
        <w:rPr>
          <w:rFonts w:ascii="Arial" w:eastAsia="Times New Roman" w:hAnsi="Arial" w:cs="Guttman Drogolin"/>
          <w:sz w:val="21"/>
          <w:szCs w:val="21"/>
          <w:rtl/>
        </w:rPr>
        <w:t>. אלא שהפוסקים תמהו ע"ז שלא מצינו כזה בזוהר</w:t>
      </w:r>
      <w:r w:rsidRPr="006650A6">
        <w:rPr>
          <w:rFonts w:ascii="Arial" w:eastAsia="Times New Roman" w:hAnsi="Arial" w:cs="Guttman Drogolin"/>
          <w:sz w:val="21"/>
          <w:szCs w:val="21"/>
          <w:vertAlign w:val="superscript"/>
          <w:rtl/>
        </w:rPr>
        <w:footnoteReference w:id="52"/>
      </w:r>
      <w:r w:rsidRPr="006650A6">
        <w:rPr>
          <w:rFonts w:ascii="Arial" w:eastAsia="Times New Roman" w:hAnsi="Arial" w:cs="Guttman Drogolin"/>
          <w:sz w:val="21"/>
          <w:szCs w:val="21"/>
          <w:rtl/>
        </w:rPr>
        <w:t xml:space="preserve">, וגם לא בש"ס </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בראשונים </w:t>
      </w:r>
      <w:proofErr w:type="spellStart"/>
      <w:r w:rsidRPr="006650A6">
        <w:rPr>
          <w:rFonts w:ascii="Arial" w:eastAsia="Times New Roman" w:hAnsi="Arial" w:cs="Guttman Drogolin"/>
          <w:sz w:val="21"/>
          <w:szCs w:val="21"/>
          <w:rtl/>
        </w:rPr>
        <w:t>ובשו"ע</w:t>
      </w:r>
      <w:proofErr w:type="spellEnd"/>
      <w:r w:rsidRPr="006650A6">
        <w:rPr>
          <w:rFonts w:ascii="Arial" w:eastAsia="Times New Roman" w:hAnsi="Arial" w:cs="Guttman Drogolin"/>
          <w:sz w:val="21"/>
          <w:szCs w:val="21"/>
          <w:rtl/>
        </w:rPr>
        <w:t xml:space="preserve"> כלל</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ואדרבא מבואר בגמ' ברכות ט"ו </w:t>
      </w:r>
      <w:proofErr w:type="spellStart"/>
      <w:r w:rsidRPr="006650A6">
        <w:rPr>
          <w:rFonts w:ascii="Arial" w:eastAsia="Times New Roman" w:hAnsi="Arial" w:cs="Guttman Drogolin"/>
          <w:sz w:val="21"/>
          <w:szCs w:val="21"/>
          <w:rtl/>
        </w:rPr>
        <w:t>שבקומו</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ממטתו</w:t>
      </w:r>
      <w:proofErr w:type="spellEnd"/>
      <w:r w:rsidRPr="006650A6">
        <w:rPr>
          <w:rFonts w:ascii="Arial" w:eastAsia="Times New Roman" w:hAnsi="Arial" w:cs="Guttman Drogolin"/>
          <w:sz w:val="21"/>
          <w:szCs w:val="21"/>
          <w:rtl/>
        </w:rPr>
        <w:t xml:space="preserve"> יבדוק נקביו ויפנה ואח"כ </w:t>
      </w:r>
      <w:proofErr w:type="spellStart"/>
      <w:r w:rsidRPr="006650A6">
        <w:rPr>
          <w:rFonts w:ascii="Arial" w:eastAsia="Times New Roman" w:hAnsi="Arial" w:cs="Guttman Drogolin"/>
          <w:sz w:val="21"/>
          <w:szCs w:val="21"/>
          <w:rtl/>
        </w:rPr>
        <w:t>יטול</w:t>
      </w:r>
      <w:proofErr w:type="spellEnd"/>
      <w:r w:rsidRPr="006650A6">
        <w:rPr>
          <w:rFonts w:ascii="Arial" w:eastAsia="Times New Roman" w:hAnsi="Arial" w:cs="Guttman Drogolin"/>
          <w:sz w:val="21"/>
          <w:szCs w:val="21"/>
          <w:rtl/>
        </w:rPr>
        <w:t xml:space="preserve"> ידיו ויניח תפילין וכו' וכיון שצריך לפנות </w:t>
      </w:r>
      <w:del w:id="1376" w:author="מגיה" w:date="2026-10-15T09:00:00Z">
        <w:r w:rsidRPr="006650A6">
          <w:rPr>
            <w:rFonts w:ascii="Arial" w:eastAsia="Times New Roman" w:hAnsi="Arial" w:cs="Guttman Drogolin"/>
            <w:sz w:val="21"/>
            <w:szCs w:val="21"/>
            <w:rtl/>
          </w:rPr>
          <w:delText xml:space="preserve">ולכנס</w:delText>
        </w:r>
      </w:del>
      <w:ins w:id="1377" w:author="מגיה" w:date="2026-10-15T09:00:00Z">
        <w:r>
          <w:rPr>
            <w:rFonts w:ascii="Arial" w:eastAsia="Times New Roman" w:hAnsi="Arial" w:cs="Guttman Drogolin"/>
            <w:sz w:val="21"/>
            <w:szCs w:val="21"/>
            <w:rtl/>
          </w:rPr>
          <w:t xml:space="preserve">ולהיכנס</w:t>
        </w:r>
      </w:ins>
      <w:r w:rsidRPr="006650A6">
        <w:rPr>
          <w:rFonts w:ascii="Arial" w:eastAsia="Times New Roman" w:hAnsi="Arial" w:cs="Guttman Drogolin"/>
          <w:sz w:val="21"/>
          <w:szCs w:val="21"/>
          <w:rtl/>
        </w:rPr>
        <w:t xml:space="preserve"> לבית </w:t>
      </w:r>
      <w:proofErr w:type="spellStart"/>
      <w:r w:rsidRPr="006650A6">
        <w:rPr>
          <w:rFonts w:ascii="Arial" w:eastAsia="Times New Roman" w:hAnsi="Arial" w:cs="Guttman Drogolin"/>
          <w:sz w:val="21"/>
          <w:szCs w:val="21"/>
          <w:rtl/>
        </w:rPr>
        <w:t>הכסא</w:t>
      </w:r>
      <w:ins w:id="1375" w:author="מגיה" w:date="2026-10-15T09:00:00Z">
        <w:r>
          <w:rPr>
            <w:rFonts w:ascii="Arial" w:eastAsia="Times New Roman" w:hAnsi="Arial" w:cs="Guttman Drogolin"/>
            <w:sz w:val="21"/>
            <w:szCs w:val="21"/>
            <w:rtl/>
          </w:rPr>
          <w:t xml:space="preserve">,</w:t>
        </w:r>
      </w:ins>
      <w:proofErr w:type="spellEnd"/>
      <w:r w:rsidRPr="006650A6">
        <w:rPr>
          <w:rFonts w:ascii="Arial" w:eastAsia="Times New Roman" w:hAnsi="Arial" w:cs="Guttman Drogolin"/>
          <w:sz w:val="21"/>
          <w:szCs w:val="21"/>
          <w:rtl/>
        </w:rPr>
        <w:t xml:space="preserve"> ודאי הוא יותר מד' אמות</w:t>
      </w:r>
      <w:ins w:id="1374"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כי לאו כל אדם זוכה להיות </w:t>
      </w:r>
      <w:del w:id="1372" w:author="מגיה" w:date="2026-10-15T09:00:00Z">
        <w:r w:rsidRPr="006650A6">
          <w:rPr>
            <w:rFonts w:ascii="Arial" w:eastAsia="Times New Roman" w:hAnsi="Arial" w:cs="Guttman Drogolin"/>
            <w:sz w:val="21"/>
            <w:szCs w:val="21"/>
            <w:rtl/>
          </w:rPr>
          <w:delText xml:space="preserve">ב"ה</w:delText>
        </w:r>
      </w:del>
      <w:ins w:id="1373" w:author="מגיה" w:date="2026-10-15T09:00:00Z">
        <w:r>
          <w:rPr>
            <w:rFonts w:ascii="Arial" w:eastAsia="Times New Roman" w:hAnsi="Arial" w:cs="Guttman Drogolin"/>
            <w:sz w:val="21"/>
            <w:szCs w:val="21"/>
            <w:rtl/>
          </w:rPr>
          <w:t xml:space="preserve">בית הכסא</w:t>
        </w:r>
      </w:ins>
      <w:r w:rsidRPr="006650A6">
        <w:rPr>
          <w:rFonts w:ascii="Arial" w:eastAsia="Times New Roman" w:hAnsi="Arial" w:cs="Guttman Drogolin"/>
          <w:sz w:val="21"/>
          <w:szCs w:val="21"/>
          <w:rtl/>
        </w:rPr>
        <w:t xml:space="preserve"> סמוך </w:t>
      </w:r>
      <w:proofErr w:type="spellStart"/>
      <w:r w:rsidRPr="006650A6">
        <w:rPr>
          <w:rFonts w:ascii="Arial" w:eastAsia="Times New Roman" w:hAnsi="Arial" w:cs="Guttman Drogolin"/>
          <w:sz w:val="21"/>
          <w:szCs w:val="21"/>
          <w:rtl/>
        </w:rPr>
        <w:t>למטתו</w:t>
      </w:r>
      <w:proofErr w:type="spellEnd"/>
      <w:r w:rsidRPr="006650A6">
        <w:rPr>
          <w:rFonts w:ascii="Arial" w:eastAsia="Times New Roman" w:hAnsi="Arial" w:cs="Guttman Drogolin"/>
          <w:sz w:val="21"/>
          <w:szCs w:val="21"/>
          <w:vertAlign w:val="superscript"/>
          <w:rtl/>
        </w:rPr>
        <w:footnoteReference w:id="53"/>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וע"כ שאינו אלא משום חסידות ועצה טובה ואין להחמיר כולי האי</w:t>
      </w:r>
      <w:r w:rsidRPr="006650A6">
        <w:rPr>
          <w:rFonts w:ascii="Arial" w:eastAsia="Times New Roman" w:hAnsi="Arial" w:cs="Guttman Drogolin"/>
          <w:sz w:val="21"/>
          <w:szCs w:val="21"/>
          <w:vertAlign w:val="superscript"/>
          <w:rtl/>
        </w:rPr>
        <w:footnoteReference w:id="54"/>
      </w:r>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גם יש </w:t>
      </w:r>
      <w:proofErr w:type="spellStart"/>
      <w:r w:rsidRPr="006650A6">
        <w:rPr>
          <w:rFonts w:ascii="Arial" w:eastAsia="Times New Roman" w:hAnsi="Arial" w:cs="Guttman Drogolin"/>
          <w:sz w:val="21"/>
          <w:szCs w:val="21"/>
          <w:rtl/>
        </w:rPr>
        <w:t>סברא</w:t>
      </w:r>
      <w:proofErr w:type="spellEnd"/>
      <w:r w:rsidRPr="006650A6">
        <w:rPr>
          <w:rFonts w:ascii="Arial" w:eastAsia="Times New Roman" w:hAnsi="Arial" w:cs="Guttman Drogolin"/>
          <w:sz w:val="21"/>
          <w:szCs w:val="21"/>
          <w:rtl/>
        </w:rPr>
        <w:t xml:space="preserve"> לומר </w:t>
      </w:r>
      <w:proofErr w:type="spellStart"/>
      <w:r w:rsidRPr="006650A6">
        <w:rPr>
          <w:rFonts w:ascii="Arial" w:eastAsia="Times New Roman" w:hAnsi="Arial" w:cs="Guttman Drogolin"/>
          <w:sz w:val="21"/>
          <w:szCs w:val="21"/>
          <w:rtl/>
        </w:rPr>
        <w:t>דכל</w:t>
      </w:r>
      <w:proofErr w:type="spellEnd"/>
      <w:r w:rsidRPr="006650A6">
        <w:rPr>
          <w:rFonts w:ascii="Arial" w:eastAsia="Times New Roman" w:hAnsi="Arial" w:cs="Guttman Drogolin"/>
          <w:sz w:val="21"/>
          <w:szCs w:val="21"/>
          <w:rtl/>
        </w:rPr>
        <w:t xml:space="preserve"> החדר נחשב כד' </w:t>
      </w:r>
      <w:r w:rsidRPr="006650A6">
        <w:rPr>
          <w:rFonts w:ascii="Arial" w:eastAsia="Times New Roman" w:hAnsi="Arial" w:cs="Guttman Drogolin"/>
          <w:sz w:val="21"/>
          <w:szCs w:val="21"/>
          <w:rtl/>
        </w:rPr>
        <w:lastRenderedPageBreak/>
        <w:t>אמות</w:t>
      </w:r>
      <w:r w:rsidRPr="006650A6">
        <w:rPr>
          <w:rFonts w:ascii="Arial" w:eastAsia="Times New Roman" w:hAnsi="Arial" w:cs="Guttman Drogolin"/>
          <w:sz w:val="21"/>
          <w:szCs w:val="21"/>
          <w:vertAlign w:val="superscript"/>
          <w:rtl/>
        </w:rPr>
        <w:footnoteReference w:id="55"/>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ואעפ"כ</w:t>
      </w:r>
      <w:r w:rsidRPr="006650A6">
        <w:rPr>
          <w:rFonts w:ascii="Arial" w:eastAsia="Times New Roman" w:hAnsi="Arial" w:cs="Guttman Drogolin"/>
          <w:sz w:val="21"/>
          <w:szCs w:val="21"/>
          <w:rtl/>
        </w:rPr>
        <w:t xml:space="preserve"> כתב </w:t>
      </w:r>
      <w:proofErr w:type="spellStart"/>
      <w:r w:rsidRPr="006650A6">
        <w:rPr>
          <w:rFonts w:ascii="Arial" w:eastAsia="Times New Roman" w:hAnsi="Arial" w:cs="Guttman Drogolin"/>
          <w:sz w:val="21"/>
          <w:szCs w:val="21"/>
          <w:rtl/>
        </w:rPr>
        <w:t>הא"ר</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ש</w:t>
      </w:r>
      <w:r w:rsidRPr="006650A6">
        <w:rPr>
          <w:rFonts w:ascii="Arial" w:eastAsia="Times New Roman" w:hAnsi="Arial" w:cs="Guttman Drogolin"/>
          <w:sz w:val="21"/>
          <w:szCs w:val="21"/>
          <w:rtl/>
        </w:rPr>
        <w:t>נהגו היום אפי</w:t>
      </w:r>
      <w:r w:rsidRPr="006650A6">
        <w:rPr>
          <w:rFonts w:ascii="Arial" w:eastAsia="Times New Roman" w:hAnsi="Arial" w:cs="Guttman Drogolin" w:hint="cs"/>
          <w:sz w:val="21"/>
          <w:szCs w:val="21"/>
          <w:rtl/>
        </w:rPr>
        <w:t>לו</w:t>
      </w:r>
      <w:r w:rsidRPr="006650A6">
        <w:rPr>
          <w:rFonts w:ascii="Arial" w:eastAsia="Times New Roman" w:hAnsi="Arial" w:cs="Guttman Drogolin"/>
          <w:sz w:val="21"/>
          <w:szCs w:val="21"/>
          <w:rtl/>
        </w:rPr>
        <w:t xml:space="preserve"> מי שרק קצת חרד במצות, להכין ב' כלים א' עם מים וא' ריק סמוך למיטתו, וכן יש לירא שמים להחמיר</w:t>
      </w:r>
      <w:r w:rsidRPr="006650A6">
        <w:rPr>
          <w:rFonts w:ascii="Arial" w:eastAsia="Times New Roman" w:hAnsi="Arial" w:cs="Guttman Drogolin"/>
          <w:sz w:val="21"/>
          <w:szCs w:val="21"/>
          <w:vertAlign w:val="superscript"/>
          <w:rtl/>
        </w:rPr>
        <w:footnoteReference w:id="56"/>
      </w:r>
      <w:r w:rsidRPr="006650A6">
        <w:rPr>
          <w:rFonts w:ascii="Arial" w:eastAsia="Times New Roman" w:hAnsi="Arial" w:cs="Guttman Drogolin"/>
          <w:sz w:val="21"/>
          <w:szCs w:val="21"/>
          <w:rtl/>
        </w:rPr>
        <w:t xml:space="preserve">. והנה </w:t>
      </w:r>
      <w:proofErr w:type="spellStart"/>
      <w:r w:rsidRPr="006650A6">
        <w:rPr>
          <w:rFonts w:ascii="Arial" w:eastAsia="Times New Roman" w:hAnsi="Arial" w:cs="Guttman Drogolin"/>
          <w:sz w:val="21"/>
          <w:szCs w:val="21"/>
          <w:rtl/>
        </w:rPr>
        <w:t>לענין</w:t>
      </w:r>
      <w:proofErr w:type="spellEnd"/>
      <w:r w:rsidRPr="006650A6">
        <w:rPr>
          <w:rFonts w:ascii="Arial" w:eastAsia="Times New Roman" w:hAnsi="Arial" w:cs="Guttman Drogolin"/>
          <w:sz w:val="21"/>
          <w:szCs w:val="21"/>
          <w:rtl/>
        </w:rPr>
        <w:t xml:space="preserve"> ירידה ממיטת קומתיים בלי </w:t>
      </w:r>
      <w:proofErr w:type="spellStart"/>
      <w:r w:rsidRPr="006650A6">
        <w:rPr>
          <w:rFonts w:ascii="Arial" w:eastAsia="Times New Roman" w:hAnsi="Arial" w:cs="Guttman Drogolin"/>
          <w:sz w:val="21"/>
          <w:szCs w:val="21"/>
          <w:rtl/>
        </w:rPr>
        <w:t>נט"י</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יש גם לומר שלא </w:t>
      </w:r>
      <w:r w:rsidRPr="006650A6">
        <w:rPr>
          <w:rFonts w:ascii="Arial" w:eastAsia="Times New Roman" w:hAnsi="Arial" w:cs="Guttman Drogolin"/>
          <w:sz w:val="21"/>
          <w:szCs w:val="21"/>
          <w:rtl/>
        </w:rPr>
        <w:t xml:space="preserve">נחשב כהולך ד' אמות בלי </w:t>
      </w:r>
      <w:proofErr w:type="spellStart"/>
      <w:r w:rsidRPr="006650A6">
        <w:rPr>
          <w:rFonts w:ascii="Arial" w:eastAsia="Times New Roman" w:hAnsi="Arial" w:cs="Guttman Drogolin"/>
          <w:sz w:val="21"/>
          <w:szCs w:val="21"/>
          <w:rtl/>
        </w:rPr>
        <w:t>נט"י</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דהגובה</w:t>
      </w:r>
      <w:proofErr w:type="spellEnd"/>
      <w:r w:rsidRPr="006650A6">
        <w:rPr>
          <w:rFonts w:ascii="Arial" w:eastAsia="Times New Roman" w:hAnsi="Arial" w:cs="Guttman Drogolin"/>
          <w:sz w:val="21"/>
          <w:szCs w:val="21"/>
          <w:rtl/>
        </w:rPr>
        <w:t xml:space="preserve"> והעומק </w:t>
      </w:r>
      <w:del w:id="1370" w:author="מגיה" w:date="2026-10-15T09:00:00Z">
        <w:r w:rsidRPr="006650A6">
          <w:rPr>
            <w:rFonts w:ascii="Arial" w:eastAsia="Times New Roman" w:hAnsi="Arial" w:cs="Guttman Drogolin"/>
            <w:sz w:val="21"/>
            <w:szCs w:val="21"/>
            <w:rtl/>
          </w:rPr>
          <w:delText xml:space="preserve">לא</w:delText>
        </w:r>
      </w:del>
      <w:ins w:id="1371" w:author="מגיה" w:date="2026-10-15T09:00:00Z">
        <w:r>
          <w:rPr>
            <w:rFonts w:ascii="Arial" w:eastAsia="Times New Roman" w:hAnsi="Arial" w:cs="Guttman Drogolin"/>
            <w:sz w:val="21"/>
            <w:szCs w:val="21"/>
            <w:rtl/>
          </w:rPr>
          <w:t xml:space="preserve">אינם</w:t>
        </w:r>
      </w:ins>
      <w:r w:rsidRPr="006650A6">
        <w:rPr>
          <w:rFonts w:ascii="Arial" w:eastAsia="Times New Roman" w:hAnsi="Arial" w:cs="Guttman Drogolin"/>
          <w:sz w:val="21"/>
          <w:szCs w:val="21"/>
          <w:rtl/>
        </w:rPr>
        <w:t xml:space="preserve"> </w:t>
      </w:r>
      <w:del w:id="1368" w:author="מגיה" w:date="2026-10-15T09:00:00Z">
        <w:r w:rsidRPr="006650A6">
          <w:rPr>
            <w:rFonts w:ascii="Arial" w:eastAsia="Times New Roman" w:hAnsi="Arial" w:cs="Guttman Drogolin"/>
            <w:sz w:val="21"/>
            <w:szCs w:val="21"/>
            <w:rtl/>
          </w:rPr>
          <w:delText xml:space="preserve">נחשב</w:delText>
        </w:r>
      </w:del>
      <w:ins w:id="1369" w:author="מגיה" w:date="2026-10-15T09:00:00Z">
        <w:r>
          <w:rPr>
            <w:rFonts w:ascii="Arial" w:eastAsia="Times New Roman" w:hAnsi="Arial" w:cs="Guttman Drogolin"/>
            <w:sz w:val="21"/>
            <w:szCs w:val="21"/>
            <w:rtl/>
          </w:rPr>
          <w:t xml:space="preserve">נחשבים</w:t>
        </w:r>
      </w:ins>
      <w:r w:rsidRPr="006650A6">
        <w:rPr>
          <w:rFonts w:ascii="Arial" w:eastAsia="Times New Roman" w:hAnsi="Arial" w:cs="Guttman Drogolin"/>
          <w:sz w:val="21"/>
          <w:szCs w:val="21"/>
          <w:rtl/>
        </w:rPr>
        <w:t xml:space="preserve"> כד' אמות, </w:t>
      </w:r>
      <w:r w:rsidRPr="006650A6">
        <w:rPr>
          <w:rFonts w:ascii="Arial" w:eastAsia="Times New Roman" w:hAnsi="Arial" w:cs="Guttman Drogolin" w:hint="cs"/>
          <w:sz w:val="21"/>
          <w:szCs w:val="21"/>
          <w:rtl/>
        </w:rPr>
        <w:t xml:space="preserve">וגם הרי הירידה היא לצורך הנטילה, </w:t>
      </w:r>
      <w:r w:rsidRPr="006650A6">
        <w:rPr>
          <w:rFonts w:ascii="Arial" w:eastAsia="Times New Roman" w:hAnsi="Arial" w:cs="Guttman Drogolin"/>
          <w:sz w:val="21"/>
          <w:szCs w:val="21"/>
          <w:rtl/>
        </w:rPr>
        <w:t>לכן במקום צורך</w:t>
      </w:r>
      <w:r w:rsidRPr="006650A6">
        <w:rPr>
          <w:rFonts w:ascii="Arial" w:eastAsia="Times New Roman" w:hAnsi="Arial" w:cs="Guttman Drogolin" w:hint="cs"/>
          <w:sz w:val="21"/>
          <w:szCs w:val="21"/>
          <w:rtl/>
        </w:rPr>
        <w:t xml:space="preserve"> אין למנוע עבור זה ויש לנהוג כעיקר הדין</w:t>
      </w:r>
      <w:r w:rsidRPr="006650A6">
        <w:rPr>
          <w:rFonts w:ascii="Arial" w:eastAsia="Times New Roman" w:hAnsi="Arial" w:cs="Guttman Drogolin"/>
          <w:sz w:val="21"/>
          <w:szCs w:val="21"/>
          <w:vertAlign w:val="superscript"/>
          <w:rtl/>
        </w:rPr>
        <w:footnoteReference w:id="57"/>
      </w:r>
      <w:r w:rsidRPr="006650A6">
        <w:rPr>
          <w:rFonts w:ascii="Arial" w:eastAsia="Times New Roman" w:hAnsi="Arial" w:cs="Guttman Drogolin"/>
          <w:sz w:val="21"/>
          <w:szCs w:val="21"/>
          <w:rtl/>
        </w:rPr>
        <w:t>.</w:t>
      </w:r>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לג</w:t>
      </w:r>
      <w:r w:rsidR="006650A6" w:rsidRPr="006650A6">
        <w:rPr>
          <w:rFonts w:asciiTheme="minorBidi" w:eastAsia="Times New Roman" w:hAnsiTheme="minorBidi" w:cs="Guttman Drogolin" w:hint="cs"/>
          <w:b/>
          <w:bCs/>
          <w:color w:val="000000"/>
          <w:sz w:val="24"/>
          <w:szCs w:val="24"/>
          <w:rtl/>
        </w:rPr>
        <w:t xml:space="preserve">. שאלה. האם על נשים וקטנים להקפיד במנהג זה </w:t>
      </w:r>
      <w:proofErr w:type="spellStart"/>
      <w:r w:rsidR="006650A6" w:rsidRPr="006650A6">
        <w:rPr>
          <w:rFonts w:asciiTheme="minorBidi" w:eastAsia="Times New Roman" w:hAnsiTheme="minorBidi" w:cs="Guttman Drogolin" w:hint="cs"/>
          <w:b/>
          <w:bCs/>
          <w:color w:val="000000"/>
          <w:sz w:val="24"/>
          <w:szCs w:val="24"/>
          <w:rtl/>
        </w:rPr>
        <w:t>דנט"י</w:t>
      </w:r>
      <w:proofErr w:type="spellEnd"/>
      <w:r w:rsidR="006650A6" w:rsidRPr="006650A6">
        <w:rPr>
          <w:rFonts w:asciiTheme="minorBidi" w:eastAsia="Times New Roman" w:hAnsiTheme="minorBidi" w:cs="Guttman Drogolin" w:hint="cs"/>
          <w:b/>
          <w:bCs/>
          <w:color w:val="000000"/>
          <w:sz w:val="24"/>
          <w:szCs w:val="24"/>
          <w:rtl/>
        </w:rPr>
        <w:t xml:space="preserve"> ליד המיטה?</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lastRenderedPageBreak/>
        <w:t>תשובה</w:t>
      </w:r>
      <w:r w:rsidRPr="006650A6">
        <w:rPr>
          <w:rFonts w:ascii="Arial" w:eastAsia="Times New Roman" w:hAnsi="Arial" w:cs="Guttman Drogolin"/>
          <w:b/>
          <w:b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בודאי</w:t>
      </w:r>
      <w:proofErr w:type="spellEnd"/>
      <w:r w:rsidRPr="006650A6">
        <w:rPr>
          <w:rFonts w:ascii="Arial" w:eastAsia="Times New Roman" w:hAnsi="Arial" w:cs="Guttman Drogolin"/>
          <w:sz w:val="21"/>
          <w:szCs w:val="21"/>
          <w:rtl/>
        </w:rPr>
        <w:t xml:space="preserve"> </w:t>
      </w:r>
      <w:ins w:id="1398" w:author="מגיה" w:date="2026-10-15T09:00:00Z">
        <w:r>
          <w:rPr>
            <w:rFonts w:ascii="Arial" w:eastAsia="Times New Roman" w:hAnsi="Arial" w:cs="Guttman Drogolin"/>
            <w:sz w:val="21"/>
            <w:szCs w:val="21"/>
            <w:rtl/>
          </w:rPr>
          <w:t xml:space="preserve">יש </w:t>
        </w:r>
      </w:ins>
      <w:r w:rsidRPr="006650A6">
        <w:rPr>
          <w:rFonts w:ascii="Arial" w:eastAsia="Times New Roman" w:hAnsi="Arial" w:cs="Guttman Drogolin"/>
          <w:sz w:val="21"/>
          <w:szCs w:val="21"/>
          <w:rtl/>
        </w:rPr>
        <w:t xml:space="preserve">מעלה לחנ</w:t>
      </w:r>
      <w:r w:rsidRPr="006650A6">
        <w:rPr>
          <w:rFonts w:ascii="Arial" w:eastAsia="Times New Roman" w:hAnsi="Arial" w:cs="Guttman Drogolin" w:hint="cs"/>
          <w:sz w:val="21"/>
          <w:szCs w:val="21"/>
          <w:rtl/>
        </w:rPr>
        <w:t xml:space="preserve">ך </w:t>
      </w:r>
      <w:del w:id="1396" w:author="מגיה" w:date="2026-10-15T09:00:00Z">
        <w:r w:rsidRPr="006650A6">
          <w:rPr>
            <w:rFonts w:ascii="Arial" w:eastAsia="Times New Roman" w:hAnsi="Arial" w:cs="Guttman Drogolin" w:hint="cs"/>
            <w:sz w:val="21"/>
            <w:szCs w:val="21"/>
            <w:rtl/>
          </w:rPr>
          <w:delText xml:space="preserve">לקטנים</w:delText>
        </w:r>
      </w:del>
      <w:ins w:id="1397" w:author="מגיה" w:date="2026-10-15T09:00:00Z">
        <w:r>
          <w:rPr>
            <w:rFonts w:ascii="Arial" w:eastAsia="Times New Roman" w:hAnsi="Arial" w:cs="Guttman Drogolin" w:hint="cs"/>
            <w:sz w:val="21"/>
            <w:szCs w:val="21"/>
            <w:rtl/>
          </w:rPr>
          <w:t xml:space="preserve">קטנים</w:t>
        </w:r>
      </w:ins>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ל</w:t>
      </w:r>
      <w:r w:rsidRPr="006650A6">
        <w:rPr>
          <w:rFonts w:ascii="Arial" w:eastAsia="Times New Roman" w:hAnsi="Arial" w:cs="Guttman Drogolin"/>
          <w:sz w:val="21"/>
          <w:szCs w:val="21"/>
          <w:rtl/>
        </w:rPr>
        <w:t>דבר זה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וכן </w:t>
      </w:r>
      <w:r w:rsidRPr="006650A6">
        <w:rPr>
          <w:rFonts w:ascii="Arial" w:eastAsia="Times New Roman" w:hAnsi="Arial" w:cs="Guttman Drogolin"/>
          <w:sz w:val="21"/>
          <w:szCs w:val="21"/>
          <w:rtl/>
        </w:rPr>
        <w:t xml:space="preserve">לנשים </w:t>
      </w:r>
      <w:r w:rsidRPr="006650A6">
        <w:rPr>
          <w:rFonts w:ascii="Arial" w:eastAsia="Times New Roman" w:hAnsi="Arial" w:cs="Guttman Drogolin" w:hint="cs"/>
          <w:sz w:val="21"/>
          <w:szCs w:val="21"/>
          <w:rtl/>
        </w:rPr>
        <w:t xml:space="preserve">הוא מנהג טוב, </w:t>
      </w:r>
      <w:r w:rsidRPr="006650A6">
        <w:rPr>
          <w:rFonts w:ascii="Arial" w:eastAsia="Times New Roman" w:hAnsi="Arial" w:cs="Guttman Drogolin"/>
          <w:sz w:val="21"/>
          <w:szCs w:val="21"/>
          <w:rtl/>
        </w:rPr>
        <w:t xml:space="preserve">שהרי חייבות בנטילת </w:t>
      </w:r>
      <w:proofErr w:type="spellStart"/>
      <w:r w:rsidRPr="006650A6">
        <w:rPr>
          <w:rFonts w:ascii="Arial" w:eastAsia="Times New Roman" w:hAnsi="Arial" w:cs="Guttman Drogolin"/>
          <w:sz w:val="21"/>
          <w:szCs w:val="21"/>
          <w:rtl/>
        </w:rPr>
        <w:t>ידים</w:t>
      </w:r>
      <w:proofErr w:type="spellEnd"/>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אלא </w:t>
      </w:r>
      <w:del w:id="1394" w:author="מגיה" w:date="2026-10-15T09:00:00Z">
        <w:r w:rsidRPr="006650A6">
          <w:rPr>
            <w:rFonts w:ascii="Arial" w:eastAsia="Times New Roman" w:hAnsi="Arial" w:cs="Guttman Drogolin" w:hint="cs"/>
            <w:sz w:val="21"/>
            <w:szCs w:val="21"/>
            <w:rtl/>
          </w:rPr>
          <w:delText xml:space="preserve">שאצלם</w:delText>
        </w:r>
      </w:del>
      <w:ins w:id="1395" w:author="מגיה" w:date="2026-10-15T09:00:00Z">
        <w:r>
          <w:rPr>
            <w:rFonts w:ascii="Arial" w:eastAsia="Times New Roman" w:hAnsi="Arial" w:cs="Guttman Drogolin" w:hint="cs"/>
            <w:sz w:val="21"/>
            <w:szCs w:val="21"/>
            <w:rtl/>
          </w:rPr>
          <w:t xml:space="preserve">שאצלן</w:t>
        </w:r>
      </w:ins>
      <w:r w:rsidRPr="006650A6">
        <w:rPr>
          <w:rFonts w:ascii="Arial" w:eastAsia="Times New Roman" w:hAnsi="Arial" w:cs="Guttman Drogolin" w:hint="cs"/>
          <w:sz w:val="21"/>
          <w:szCs w:val="21"/>
          <w:rtl/>
        </w:rPr>
        <w:t xml:space="preserve"> הדבר </w:t>
      </w:r>
      <w:proofErr w:type="spellStart"/>
      <w:r w:rsidRPr="006650A6">
        <w:rPr>
          <w:rFonts w:ascii="Arial" w:eastAsia="Times New Roman" w:hAnsi="Arial" w:cs="Guttman Drogolin" w:hint="cs"/>
          <w:sz w:val="21"/>
          <w:szCs w:val="21"/>
          <w:rtl/>
        </w:rPr>
        <w:t>קיל</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טפי</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על פי מה שכתב </w:t>
      </w:r>
      <w:proofErr w:type="spellStart"/>
      <w:r w:rsidRPr="006650A6">
        <w:rPr>
          <w:rFonts w:ascii="Arial" w:eastAsia="Times New Roman" w:hAnsi="Arial" w:cs="Guttman Drogolin"/>
          <w:sz w:val="21"/>
          <w:szCs w:val="21"/>
          <w:rtl/>
        </w:rPr>
        <w:t>בשו"ע</w:t>
      </w:r>
      <w:proofErr w:type="spellEnd"/>
      <w:r w:rsidRPr="006650A6">
        <w:rPr>
          <w:rFonts w:ascii="Arial" w:eastAsia="Times New Roman" w:hAnsi="Arial" w:cs="Guttman Drogolin"/>
          <w:sz w:val="21"/>
          <w:szCs w:val="21"/>
          <w:rtl/>
        </w:rPr>
        <w:t xml:space="preserve"> הרב </w:t>
      </w:r>
      <w:proofErr w:type="spellStart"/>
      <w:r w:rsidRPr="006650A6">
        <w:rPr>
          <w:rFonts w:ascii="Arial" w:eastAsia="Times New Roman" w:hAnsi="Arial" w:cs="Guttman Drogolin"/>
          <w:sz w:val="21"/>
          <w:szCs w:val="21"/>
          <w:rtl/>
        </w:rPr>
        <w:t>דנגיעת</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נכ</w:t>
      </w:r>
      <w:r w:rsidRPr="006650A6">
        <w:rPr>
          <w:rFonts w:ascii="Arial" w:eastAsia="Times New Roman" w:hAnsi="Arial" w:cs="Guttman Drogolin"/>
          <w:sz w:val="21"/>
          <w:szCs w:val="21"/>
          <w:rtl/>
        </w:rPr>
        <w:t xml:space="preserve">רים </w:t>
      </w:r>
      <w:r w:rsidRPr="006650A6">
        <w:rPr>
          <w:rFonts w:ascii="Arial" w:eastAsia="Times New Roman" w:hAnsi="Arial" w:cs="Guttman Drogolin" w:hint="cs"/>
          <w:sz w:val="21"/>
          <w:szCs w:val="21"/>
          <w:rtl/>
        </w:rPr>
        <w:t xml:space="preserve">במאכל בלי </w:t>
      </w:r>
      <w:proofErr w:type="spellStart"/>
      <w:r w:rsidRPr="006650A6">
        <w:rPr>
          <w:rFonts w:ascii="Arial" w:eastAsia="Times New Roman" w:hAnsi="Arial" w:cs="Guttman Drogolin" w:hint="cs"/>
          <w:sz w:val="21"/>
          <w:szCs w:val="21"/>
          <w:rtl/>
        </w:rPr>
        <w:t>נט"י</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אין לחוש</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כי רוח טומאה זו אינה מתאווה לשרות</w:t>
      </w:r>
      <w:del w:id="1393" w:author="מגיה" w:date="2026-10-15T09:00:00Z">
        <w:r w:rsidRPr="006650A6">
          <w:rPr>
            <w:rFonts w:ascii="Arial" w:eastAsia="Times New Roman" w:hAnsi="Arial" w:cs="Guttman Drogolin" w:hint="cs"/>
            <w:sz w:val="21"/>
            <w:szCs w:val="21"/>
            <w:rtl/>
          </w:rPr>
          <w:delText xml:space="preserve">,</w:delText>
        </w:r>
      </w:del>
      <w:r w:rsidRPr="006650A6">
        <w:rPr>
          <w:rFonts w:ascii="Arial" w:eastAsia="Times New Roman" w:hAnsi="Arial" w:cs="Guttman Drogolin"/>
          <w:sz w:val="21"/>
          <w:szCs w:val="21"/>
          <w:rtl/>
        </w:rPr>
        <w:t xml:space="preserve"> אלא בכלי של קדש במקום קדושה שנסתלקה משם</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שהם גופות ישראל כשהם ישנים ונשמתם הקדושה מסתלקת מגופם ואזי רוח הטומאה שורה על גופם</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וכשהנשמה חוזרת לגוף מסתלקת רוח הטומאה מכל הגוף ונשארת על </w:t>
      </w:r>
      <w:proofErr w:type="spellStart"/>
      <w:r w:rsidRPr="006650A6">
        <w:rPr>
          <w:rFonts w:ascii="Arial" w:eastAsia="Times New Roman" w:hAnsi="Arial" w:cs="Guttman Drogolin"/>
          <w:sz w:val="21"/>
          <w:szCs w:val="21"/>
          <w:rtl/>
        </w:rPr>
        <w:t>הידים</w:t>
      </w:r>
      <w:proofErr w:type="spellEnd"/>
      <w:r w:rsidRPr="006650A6">
        <w:rPr>
          <w:rFonts w:ascii="Arial" w:eastAsia="Times New Roman" w:hAnsi="Arial" w:cs="Guttman Drogolin"/>
          <w:sz w:val="21"/>
          <w:szCs w:val="21"/>
          <w:rtl/>
        </w:rPr>
        <w:t xml:space="preserve"> בלבד. </w:t>
      </w:r>
      <w:r w:rsidRPr="006650A6">
        <w:rPr>
          <w:rFonts w:ascii="Arial" w:eastAsia="Times New Roman" w:hAnsi="Arial" w:cs="Guttman Drogolin" w:hint="cs"/>
          <w:sz w:val="21"/>
          <w:szCs w:val="21"/>
          <w:rtl/>
        </w:rPr>
        <w:t xml:space="preserve">וכתב </w:t>
      </w:r>
      <w:proofErr w:type="spellStart"/>
      <w:r w:rsidRPr="006650A6">
        <w:rPr>
          <w:rFonts w:ascii="Arial" w:eastAsia="Times New Roman" w:hAnsi="Arial" w:cs="Guttman Drogolin" w:hint="cs"/>
          <w:sz w:val="21"/>
          <w:szCs w:val="21"/>
          <w:rtl/>
        </w:rPr>
        <w:t>ד</w:t>
      </w:r>
      <w:r w:rsidRPr="006650A6">
        <w:rPr>
          <w:rFonts w:ascii="Arial" w:eastAsia="Times New Roman" w:hAnsi="Arial" w:cs="Guttman Drogolin"/>
          <w:sz w:val="21"/>
          <w:szCs w:val="21"/>
          <w:rtl/>
        </w:rPr>
        <w:t>מטעם</w:t>
      </w:r>
      <w:proofErr w:type="spellEnd"/>
      <w:r w:rsidRPr="006650A6">
        <w:rPr>
          <w:rFonts w:ascii="Arial" w:eastAsia="Times New Roman" w:hAnsi="Arial" w:cs="Guttman Drogolin"/>
          <w:sz w:val="21"/>
          <w:szCs w:val="21"/>
          <w:rtl/>
        </w:rPr>
        <w:t xml:space="preserve"> זה נהגו להקל בנגיעת הקטנים שלא הגיעו לחינוך</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לפי שגמר ועיקר כניסת </w:t>
      </w:r>
      <w:del w:id="1391" w:author="מגיה" w:date="2026-10-15T09:00:00Z">
        <w:r w:rsidRPr="006650A6">
          <w:rPr>
            <w:rFonts w:ascii="Arial" w:eastAsia="Times New Roman" w:hAnsi="Arial" w:cs="Guttman Drogolin"/>
            <w:sz w:val="21"/>
            <w:szCs w:val="21"/>
            <w:rtl/>
          </w:rPr>
          <w:delText xml:space="preserve">נפש</w:delText>
        </w:r>
      </w:del>
      <w:ins w:id="1392" w:author="מגיה" w:date="2026-10-15T09:00:00Z">
        <w:r>
          <w:rPr>
            <w:rFonts w:ascii="Arial" w:eastAsia="Times New Roman" w:hAnsi="Arial" w:cs="Guttman Drogolin"/>
            <w:sz w:val="21"/>
            <w:szCs w:val="21"/>
            <w:rtl/>
          </w:rPr>
          <w:t xml:space="preserve">הנפש</w:t>
        </w:r>
      </w:ins>
      <w:r w:rsidRPr="006650A6">
        <w:rPr>
          <w:rFonts w:ascii="Arial" w:eastAsia="Times New Roman" w:hAnsi="Arial" w:cs="Guttman Drogolin"/>
          <w:sz w:val="21"/>
          <w:szCs w:val="21"/>
          <w:rtl/>
        </w:rPr>
        <w:t xml:space="preserve"> הקדושה באדם הוא בי"ג שנים ויום א' לזכר וי"ב לנקבה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שלכן </w:t>
      </w:r>
      <w:proofErr w:type="spellStart"/>
      <w:r w:rsidRPr="006650A6">
        <w:rPr>
          <w:rFonts w:ascii="Arial" w:eastAsia="Times New Roman" w:hAnsi="Arial" w:cs="Guttman Drogolin"/>
          <w:sz w:val="21"/>
          <w:szCs w:val="21"/>
          <w:rtl/>
        </w:rPr>
        <w:t>נתחייבו</w:t>
      </w:r>
      <w:proofErr w:type="spellEnd"/>
      <w:r w:rsidRPr="006650A6">
        <w:rPr>
          <w:rFonts w:ascii="Arial" w:eastAsia="Times New Roman" w:hAnsi="Arial" w:cs="Guttman Drogolin"/>
          <w:sz w:val="21"/>
          <w:szCs w:val="21"/>
          <w:rtl/>
        </w:rPr>
        <w:t xml:space="preserve"> אז במצות מן התורה ונעשו בני עונשים ע"כ</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נה </w:t>
      </w:r>
      <w:r w:rsidRPr="006650A6">
        <w:rPr>
          <w:rFonts w:ascii="Arial" w:eastAsia="Times New Roman" w:hAnsi="Arial" w:cs="Guttman Drogolin" w:hint="cs"/>
          <w:sz w:val="21"/>
          <w:szCs w:val="21"/>
          <w:rtl/>
        </w:rPr>
        <w:t xml:space="preserve">לדבריו </w:t>
      </w:r>
      <w:proofErr w:type="spellStart"/>
      <w:r w:rsidRPr="006650A6">
        <w:rPr>
          <w:rFonts w:ascii="Arial" w:eastAsia="Times New Roman" w:hAnsi="Arial" w:cs="Guttman Drogolin" w:hint="cs"/>
          <w:sz w:val="21"/>
          <w:szCs w:val="21"/>
          <w:rtl/>
        </w:rPr>
        <w:t>דרוח</w:t>
      </w:r>
      <w:proofErr w:type="spellEnd"/>
      <w:r w:rsidRPr="006650A6">
        <w:rPr>
          <w:rFonts w:ascii="Arial" w:eastAsia="Times New Roman" w:hAnsi="Arial" w:cs="Guttman Drogolin" w:hint="cs"/>
          <w:sz w:val="21"/>
          <w:szCs w:val="21"/>
          <w:rtl/>
        </w:rPr>
        <w:t xml:space="preserve"> הטומאה </w:t>
      </w:r>
      <w:del w:id="1389" w:author="מגיה" w:date="2026-10-15T09:00:00Z">
        <w:r w:rsidRPr="006650A6">
          <w:rPr>
            <w:rFonts w:ascii="Arial" w:eastAsia="Times New Roman" w:hAnsi="Arial" w:cs="Guttman Drogolin" w:hint="cs"/>
            <w:sz w:val="21"/>
            <w:szCs w:val="21"/>
            <w:rtl/>
          </w:rPr>
          <w:delText xml:space="preserve">תלוי</w:delText>
        </w:r>
      </w:del>
      <w:ins w:id="1390" w:author="מגיה" w:date="2026-10-15T09:00:00Z">
        <w:r>
          <w:rPr>
            <w:rFonts w:ascii="Arial" w:eastAsia="Times New Roman" w:hAnsi="Arial" w:cs="Guttman Drogolin" w:hint="cs"/>
            <w:sz w:val="21"/>
            <w:szCs w:val="21"/>
            <w:rtl/>
          </w:rPr>
          <w:t xml:space="preserve">תלויה</w:t>
        </w:r>
      </w:ins>
      <w:r w:rsidRPr="006650A6">
        <w:rPr>
          <w:rFonts w:ascii="Arial" w:eastAsia="Times New Roman" w:hAnsi="Arial" w:cs="Guttman Drogolin" w:hint="cs"/>
          <w:sz w:val="21"/>
          <w:szCs w:val="21"/>
          <w:rtl/>
        </w:rPr>
        <w:t xml:space="preserve"> לפי </w:t>
      </w:r>
      <w:proofErr w:type="spellStart"/>
      <w:r w:rsidRPr="006650A6">
        <w:rPr>
          <w:rFonts w:ascii="Arial" w:eastAsia="Times New Roman" w:hAnsi="Arial" w:cs="Guttman Drogolin" w:hint="cs"/>
          <w:sz w:val="21"/>
          <w:szCs w:val="21"/>
          <w:rtl/>
        </w:rPr>
        <w:t>כח</w:t>
      </w:r>
      <w:proofErr w:type="spellEnd"/>
      <w:r w:rsidRPr="006650A6">
        <w:rPr>
          <w:rFonts w:ascii="Arial" w:eastAsia="Times New Roman" w:hAnsi="Arial" w:cs="Guttman Drogolin" w:hint="cs"/>
          <w:sz w:val="21"/>
          <w:szCs w:val="21"/>
          <w:rtl/>
        </w:rPr>
        <w:t xml:space="preserve"> הקדושה</w:t>
      </w:r>
      <w:r w:rsidR="00A56171">
        <w:rPr>
          <w:rFonts w:ascii="Arial" w:eastAsia="Times New Roman" w:hAnsi="Arial" w:cs="Guttman Drogolin" w:hint="cs"/>
          <w:sz w:val="21"/>
          <w:szCs w:val="21"/>
          <w:rtl/>
        </w:rPr>
        <w:t>,</w:t>
      </w:r>
      <w:r w:rsidRPr="006650A6">
        <w:rPr>
          <w:rFonts w:ascii="Arial" w:eastAsia="Times New Roman" w:hAnsi="Arial" w:cs="Guttman Drogolin" w:hint="cs"/>
          <w:sz w:val="21"/>
          <w:szCs w:val="21"/>
          <w:rtl/>
        </w:rPr>
        <w:t xml:space="preserve"> א"כ </w:t>
      </w:r>
      <w:proofErr w:type="spellStart"/>
      <w:r w:rsidRPr="006650A6">
        <w:rPr>
          <w:rFonts w:ascii="Arial" w:eastAsia="Times New Roman" w:hAnsi="Arial" w:cs="Guttman Drogolin" w:hint="cs"/>
          <w:sz w:val="21"/>
          <w:szCs w:val="21"/>
          <w:rtl/>
        </w:rPr>
        <w:t>י"ל</w:t>
      </w:r>
      <w:proofErr w:type="spellEnd"/>
      <w:r w:rsidRPr="006650A6">
        <w:rPr>
          <w:rFonts w:ascii="Arial" w:eastAsia="Times New Roman" w:hAnsi="Arial" w:cs="Guttman Drogolin" w:hint="cs"/>
          <w:sz w:val="21"/>
          <w:szCs w:val="21"/>
          <w:rtl/>
        </w:rPr>
        <w:t xml:space="preserve"> גם </w:t>
      </w:r>
      <w:proofErr w:type="spellStart"/>
      <w:r w:rsidRPr="006650A6">
        <w:rPr>
          <w:rFonts w:ascii="Arial" w:eastAsia="Times New Roman" w:hAnsi="Arial" w:cs="Guttman Drogolin" w:hint="cs"/>
          <w:sz w:val="21"/>
          <w:szCs w:val="21"/>
          <w:rtl/>
        </w:rPr>
        <w:t>לענין</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נשים </w:t>
      </w:r>
      <w:r w:rsidRPr="006650A6">
        <w:rPr>
          <w:rFonts w:ascii="Arial" w:eastAsia="Times New Roman" w:hAnsi="Arial" w:cs="Guttman Drogolin" w:hint="cs"/>
          <w:sz w:val="21"/>
          <w:szCs w:val="21"/>
          <w:rtl/>
        </w:rPr>
        <w:t>ש</w:t>
      </w:r>
      <w:r w:rsidRPr="006650A6">
        <w:rPr>
          <w:rFonts w:ascii="Arial" w:eastAsia="Times New Roman" w:hAnsi="Arial" w:cs="Guttman Drogolin"/>
          <w:sz w:val="21"/>
          <w:szCs w:val="21"/>
          <w:rtl/>
        </w:rPr>
        <w:t xml:space="preserve">פטורות מתלמוד תורה </w:t>
      </w:r>
      <w:del w:id="1387" w:author="מגיה" w:date="2026-10-15T09:00:00Z">
        <w:r w:rsidRPr="006650A6">
          <w:rPr>
            <w:rFonts w:ascii="Arial" w:eastAsia="Times New Roman" w:hAnsi="Arial" w:cs="Guttman Drogolin" w:hint="cs"/>
            <w:sz w:val="21"/>
            <w:szCs w:val="21"/>
            <w:rtl/>
          </w:rPr>
          <w:delText xml:space="preserve">אין</w:delText>
        </w:r>
      </w:del>
      <w:ins w:id="1388" w:author="מגיה" w:date="2026-10-15T09:00:00Z">
        <w:r>
          <w:rPr>
            <w:rFonts w:ascii="Arial" w:eastAsia="Times New Roman" w:hAnsi="Arial" w:cs="Guttman Drogolin" w:hint="cs"/>
            <w:sz w:val="21"/>
            <w:szCs w:val="21"/>
            <w:rtl/>
          </w:rPr>
          <w:t xml:space="preserve">שאין</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רוח הטומאה </w:t>
      </w:r>
      <w:del w:id="1385" w:author="מגיה" w:date="2026-10-15T09:00:00Z">
        <w:r w:rsidRPr="006650A6">
          <w:rPr>
            <w:rFonts w:ascii="Arial" w:eastAsia="Times New Roman" w:hAnsi="Arial" w:cs="Guttman Drogolin" w:hint="cs"/>
            <w:sz w:val="21"/>
            <w:szCs w:val="21"/>
            <w:rtl/>
          </w:rPr>
          <w:delText xml:space="preserve">אצלם</w:delText>
        </w:r>
      </w:del>
      <w:ins w:id="1386" w:author="מגיה" w:date="2026-10-15T09:00:00Z">
        <w:r>
          <w:rPr>
            <w:rFonts w:ascii="Arial" w:eastAsia="Times New Roman" w:hAnsi="Arial" w:cs="Guttman Drogolin" w:hint="cs"/>
            <w:sz w:val="21"/>
            <w:szCs w:val="21"/>
            <w:rtl/>
          </w:rPr>
          <w:t xml:space="preserve">אצלן</w:t>
        </w:r>
      </w:ins>
      <w:r w:rsidRPr="006650A6">
        <w:rPr>
          <w:rFonts w:ascii="Arial" w:eastAsia="Times New Roman" w:hAnsi="Arial" w:cs="Guttman Drogolin" w:hint="cs"/>
          <w:sz w:val="21"/>
          <w:szCs w:val="21"/>
          <w:rtl/>
        </w:rPr>
        <w:t xml:space="preserve"> </w:t>
      </w:r>
      <w:del w:id="1383" w:author="מגיה" w:date="2026-10-15T09:00:00Z">
        <w:r w:rsidRPr="006650A6">
          <w:rPr>
            <w:rFonts w:ascii="Arial" w:eastAsia="Times New Roman" w:hAnsi="Arial" w:cs="Guttman Drogolin" w:hint="cs"/>
            <w:sz w:val="21"/>
            <w:szCs w:val="21"/>
            <w:rtl/>
          </w:rPr>
          <w:delText xml:space="preserve">כ"כ</w:delText>
        </w:r>
      </w:del>
      <w:ins w:id="1384" w:author="מגיה" w:date="2026-10-15T09:00:00Z">
        <w:r>
          <w:rPr>
            <w:rFonts w:ascii="Arial" w:eastAsia="Times New Roman" w:hAnsi="Arial" w:cs="Guttman Drogolin" w:hint="cs"/>
            <w:sz w:val="21"/>
            <w:szCs w:val="21"/>
            <w:rtl/>
          </w:rPr>
          <w:t xml:space="preserve">כל כך</w:t>
        </w:r>
      </w:ins>
      <w:r w:rsidRPr="006650A6">
        <w:rPr>
          <w:rFonts w:ascii="Arial" w:eastAsia="Times New Roman" w:hAnsi="Arial" w:cs="Guttman Drogolin" w:hint="cs"/>
          <w:sz w:val="21"/>
          <w:szCs w:val="21"/>
          <w:rtl/>
        </w:rPr>
        <w:t xml:space="preserve"> בתוקף, ואף </w:t>
      </w:r>
      <w:proofErr w:type="spellStart"/>
      <w:r w:rsidRPr="006650A6">
        <w:rPr>
          <w:rFonts w:ascii="Arial" w:eastAsia="Times New Roman" w:hAnsi="Arial" w:cs="Guttman Drogolin" w:hint="cs"/>
          <w:sz w:val="21"/>
          <w:szCs w:val="21"/>
          <w:rtl/>
        </w:rPr>
        <w:t>שלענין</w:t>
      </w:r>
      <w:proofErr w:type="spellEnd"/>
      <w:r w:rsidRPr="006650A6">
        <w:rPr>
          <w:rFonts w:ascii="Arial" w:eastAsia="Times New Roman" w:hAnsi="Arial" w:cs="Guttman Drogolin" w:hint="cs"/>
          <w:sz w:val="21"/>
          <w:szCs w:val="21"/>
          <w:rtl/>
        </w:rPr>
        <w:t xml:space="preserve"> נגיעה במאכלים בלי </w:t>
      </w:r>
      <w:proofErr w:type="spellStart"/>
      <w:r w:rsidRPr="006650A6">
        <w:rPr>
          <w:rFonts w:ascii="Arial" w:eastAsia="Times New Roman" w:hAnsi="Arial" w:cs="Guttman Drogolin" w:hint="cs"/>
          <w:sz w:val="21"/>
          <w:szCs w:val="21"/>
          <w:rtl/>
        </w:rPr>
        <w:t>נט"י</w:t>
      </w:r>
      <w:proofErr w:type="spellEnd"/>
      <w:r w:rsidRPr="006650A6">
        <w:rPr>
          <w:rFonts w:ascii="Arial" w:eastAsia="Times New Roman" w:hAnsi="Arial" w:cs="Guttman Drogolin" w:hint="cs"/>
          <w:sz w:val="21"/>
          <w:szCs w:val="21"/>
          <w:rtl/>
        </w:rPr>
        <w:t xml:space="preserve"> לפי מה שמבואר </w:t>
      </w:r>
      <w:proofErr w:type="spellStart"/>
      <w:r w:rsidRPr="006650A6">
        <w:rPr>
          <w:rFonts w:ascii="Arial" w:eastAsia="Times New Roman" w:hAnsi="Arial" w:cs="Guttman Drogolin" w:hint="cs"/>
          <w:sz w:val="21"/>
          <w:szCs w:val="21"/>
          <w:rtl/>
        </w:rPr>
        <w:t>בשו"ע</w:t>
      </w:r>
      <w:proofErr w:type="spellEnd"/>
      <w:r w:rsidRPr="006650A6">
        <w:rPr>
          <w:rFonts w:ascii="Arial" w:eastAsia="Times New Roman" w:hAnsi="Arial" w:cs="Guttman Drogolin" w:hint="cs"/>
          <w:sz w:val="21"/>
          <w:szCs w:val="21"/>
          <w:rtl/>
        </w:rPr>
        <w:t xml:space="preserve"> הרב אין הבדל מגיל שהגיעו למצוות, מ"מ </w:t>
      </w:r>
      <w:proofErr w:type="spellStart"/>
      <w:r w:rsidRPr="006650A6">
        <w:rPr>
          <w:rFonts w:ascii="Arial" w:eastAsia="Times New Roman" w:hAnsi="Arial" w:cs="Guttman Drogolin"/>
          <w:sz w:val="21"/>
          <w:szCs w:val="21"/>
          <w:rtl/>
        </w:rPr>
        <w:t>לענין</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החומרא</w:t>
      </w:r>
      <w:proofErr w:type="spellEnd"/>
      <w:r w:rsidRPr="006650A6">
        <w:rPr>
          <w:rFonts w:ascii="Arial" w:eastAsia="Times New Roman" w:hAnsi="Arial" w:cs="Guttman Drogolin"/>
          <w:sz w:val="21"/>
          <w:szCs w:val="21"/>
          <w:rtl/>
        </w:rPr>
        <w:t xml:space="preserve"> של ד' אמות בלי נטילה שה</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א </w:t>
      </w:r>
      <w:r w:rsidRPr="006650A6">
        <w:rPr>
          <w:rFonts w:ascii="Arial" w:eastAsia="Times New Roman" w:hAnsi="Arial" w:cs="Guttman Drogolin" w:hint="cs"/>
          <w:sz w:val="21"/>
          <w:szCs w:val="21"/>
          <w:rtl/>
        </w:rPr>
        <w:t>רק מנהג,</w:t>
      </w:r>
      <w:r w:rsidRPr="006650A6">
        <w:rPr>
          <w:rFonts w:ascii="Arial" w:eastAsia="Times New Roman" w:hAnsi="Arial" w:cs="Guttman Drogolin"/>
          <w:sz w:val="21"/>
          <w:szCs w:val="21"/>
          <w:rtl/>
        </w:rPr>
        <w:t xml:space="preserve"> יש </w:t>
      </w:r>
      <w:r w:rsidRPr="006650A6">
        <w:rPr>
          <w:rFonts w:ascii="Arial" w:eastAsia="Times New Roman" w:hAnsi="Arial" w:cs="Guttman Drogolin" w:hint="cs"/>
          <w:sz w:val="21"/>
          <w:szCs w:val="21"/>
          <w:rtl/>
        </w:rPr>
        <w:t xml:space="preserve">מקום </w:t>
      </w:r>
      <w:r w:rsidRPr="006650A6">
        <w:rPr>
          <w:rFonts w:ascii="Arial" w:eastAsia="Times New Roman" w:hAnsi="Arial" w:cs="Guttman Drogolin"/>
          <w:sz w:val="21"/>
          <w:szCs w:val="21"/>
          <w:rtl/>
        </w:rPr>
        <w:t>ללמד זכות.</w:t>
      </w:r>
    </w:p>
    <w:p w:rsidR="006650A6" w:rsidRPr="006650A6" w:rsidRDefault="00DA147D" w:rsidP="00763B66">
      <w:pPr>
        <w:widowControl w:val="0"/>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לד</w:t>
      </w:r>
      <w:r w:rsidR="006650A6" w:rsidRPr="006650A6">
        <w:rPr>
          <w:rFonts w:asciiTheme="minorBidi" w:eastAsia="Times New Roman" w:hAnsiTheme="minorBidi" w:cs="Guttman Drogolin" w:hint="cs"/>
          <w:b/>
          <w:bCs/>
          <w:color w:val="000000"/>
          <w:sz w:val="24"/>
          <w:szCs w:val="24"/>
          <w:rtl/>
        </w:rPr>
        <w:t xml:space="preserve">. שאלה. </w:t>
      </w:r>
      <w:r w:rsidR="00986448" w:rsidRPr="006650A6">
        <w:rPr>
          <w:rFonts w:asciiTheme="minorBidi" w:eastAsia="Times New Roman" w:hAnsiTheme="minorBidi" w:cs="Guttman Drogolin" w:hint="cs"/>
          <w:b/>
          <w:bCs/>
          <w:color w:val="000000"/>
          <w:sz w:val="24"/>
          <w:szCs w:val="24"/>
          <w:rtl/>
        </w:rPr>
        <w:t xml:space="preserve">האם </w:t>
      </w:r>
      <w:del w:id="1400" w:author="מגיה" w:date="2026-10-15T09:00:00Z">
        <w:r w:rsidR="00986448">
          <w:rPr>
            <w:rFonts w:asciiTheme="minorBidi" w:eastAsia="Times New Roman" w:hAnsiTheme="minorBidi" w:cs="Guttman Drogolin" w:hint="cs"/>
            <w:b/>
            <w:bCs/>
            <w:color w:val="000000"/>
            <w:sz w:val="24"/>
            <w:szCs w:val="24"/>
            <w:rtl/>
          </w:rPr>
          <w:delText xml:space="preserve">הקם</w:delText>
        </w:r>
      </w:del>
      <w:ins w:id="1401" w:author="מגיה" w:date="2026-10-15T09:00:00Z">
        <w:r>
          <w:rPr>
            <w:rFonts w:asciiTheme="minorBidi" w:eastAsia="Times New Roman" w:hAnsiTheme="minorBidi" w:cs="Guttman Drogolin" w:hint="cs"/>
            <w:b/>
            <w:bCs/>
            <w:color w:val="000000"/>
            <w:sz w:val="24"/>
            <w:szCs w:val="24"/>
            <w:rtl/>
          </w:rPr>
          <w:t xml:space="preserve">מי שקם</w:t>
        </w:r>
      </w:ins>
      <w:r w:rsidR="00986448">
        <w:rPr>
          <w:rFonts w:asciiTheme="minorBidi" w:eastAsia="Times New Roman" w:hAnsiTheme="minorBidi" w:cs="Guttman Drogolin" w:hint="cs"/>
          <w:b/>
          <w:bCs/>
          <w:color w:val="000000"/>
          <w:sz w:val="24"/>
          <w:szCs w:val="24"/>
          <w:rtl/>
        </w:rPr>
        <w:t xml:space="preserve"> כמה פעמים באמצע הלילה</w:t>
      </w:r>
      <w:del w:id="1399" w:author="מגיה" w:date="2026-10-15T09:00:00Z">
        <w:r w:rsidR="006650A6" w:rsidRPr="006650A6">
          <w:rPr>
            <w:rFonts w:asciiTheme="minorBidi" w:eastAsia="Times New Roman" w:hAnsiTheme="minorBidi" w:cs="Guttman Drogolin" w:hint="cs"/>
            <w:b/>
            <w:bCs/>
            <w:color w:val="000000"/>
            <w:sz w:val="24"/>
            <w:szCs w:val="24"/>
            <w:rtl/>
          </w:rPr>
          <w:delText xml:space="preserve">,</w:delText>
        </w:r>
      </w:del>
      <w:r w:rsidR="006650A6" w:rsidRPr="006650A6">
        <w:rPr>
          <w:rFonts w:asciiTheme="minorBidi" w:eastAsia="Times New Roman" w:hAnsiTheme="minorBidi" w:cs="Guttman Drogolin" w:hint="cs"/>
          <w:b/>
          <w:bCs/>
          <w:color w:val="000000"/>
          <w:sz w:val="24"/>
          <w:szCs w:val="24"/>
          <w:rtl/>
        </w:rPr>
        <w:t xml:space="preserve"> צריך ליטול ידיו כל פעם?</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באשל אברהם כתב</w:t>
      </w:r>
      <w:r w:rsidR="009E1E1A">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שהקפידא</w:t>
      </w:r>
      <w:proofErr w:type="spellEnd"/>
      <w:r w:rsidRPr="006650A6">
        <w:rPr>
          <w:rFonts w:ascii="Arial" w:eastAsia="Times New Roman" w:hAnsi="Arial" w:cs="Guttman Drogolin"/>
          <w:sz w:val="21"/>
          <w:szCs w:val="21"/>
          <w:rtl/>
        </w:rPr>
        <w:t xml:space="preserve"> שבזוהר שלא יהלך ד' אמות בשחרית בלי נטילה היינו </w:t>
      </w:r>
      <w:proofErr w:type="spellStart"/>
      <w:r w:rsidRPr="006650A6">
        <w:rPr>
          <w:rFonts w:ascii="Arial" w:eastAsia="Times New Roman" w:hAnsi="Arial" w:cs="Guttman Drogolin"/>
          <w:sz w:val="21"/>
          <w:szCs w:val="21"/>
          <w:rtl/>
        </w:rPr>
        <w:t>דוקא</w:t>
      </w:r>
      <w:proofErr w:type="spellEnd"/>
      <w:r w:rsidRPr="006650A6">
        <w:rPr>
          <w:rFonts w:ascii="Arial" w:eastAsia="Times New Roman" w:hAnsi="Arial" w:cs="Guttman Drogolin"/>
          <w:sz w:val="21"/>
          <w:szCs w:val="21"/>
          <w:rtl/>
        </w:rPr>
        <w:t xml:space="preserve"> בעת שקם </w:t>
      </w:r>
      <w:proofErr w:type="spellStart"/>
      <w:r w:rsidRPr="006650A6">
        <w:rPr>
          <w:rFonts w:ascii="Arial" w:eastAsia="Times New Roman" w:hAnsi="Arial" w:cs="Guttman Drogolin"/>
          <w:sz w:val="21"/>
          <w:szCs w:val="21"/>
          <w:rtl/>
        </w:rPr>
        <w:t>ממטתו</w:t>
      </w:r>
      <w:proofErr w:type="spellEnd"/>
      <w:r w:rsidRPr="006650A6">
        <w:rPr>
          <w:rFonts w:ascii="Arial" w:eastAsia="Times New Roman" w:hAnsi="Arial" w:cs="Guttman Drogolin"/>
          <w:sz w:val="21"/>
          <w:szCs w:val="21"/>
          <w:rtl/>
        </w:rPr>
        <w:t xml:space="preserve"> בשחרית ע"מ שלא לישן עוד, </w:t>
      </w:r>
      <w:proofErr w:type="spellStart"/>
      <w:r w:rsidRPr="006650A6">
        <w:rPr>
          <w:rFonts w:ascii="Arial" w:eastAsia="Times New Roman" w:hAnsi="Arial" w:cs="Guttman Drogolin"/>
          <w:sz w:val="21"/>
          <w:szCs w:val="21"/>
          <w:rtl/>
        </w:rPr>
        <w:t>משא"כ</w:t>
      </w:r>
      <w:proofErr w:type="spellEnd"/>
      <w:r w:rsidRPr="006650A6">
        <w:rPr>
          <w:rFonts w:ascii="Arial" w:eastAsia="Times New Roman" w:hAnsi="Arial" w:cs="Guttman Drogolin"/>
          <w:sz w:val="21"/>
          <w:szCs w:val="21"/>
          <w:rtl/>
        </w:rPr>
        <w:t xml:space="preserve"> ההולך בלילה לצרכיו ע"מ לחזור תיכף לישון</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אין </w:t>
      </w:r>
      <w:proofErr w:type="spellStart"/>
      <w:r w:rsidRPr="006650A6">
        <w:rPr>
          <w:rFonts w:ascii="Arial" w:eastAsia="Times New Roman" w:hAnsi="Arial" w:cs="Guttman Drogolin"/>
          <w:sz w:val="21"/>
          <w:szCs w:val="21"/>
          <w:rtl/>
        </w:rPr>
        <w:t>קפידא</w:t>
      </w:r>
      <w:proofErr w:type="spellEnd"/>
      <w:r w:rsidRPr="006650A6">
        <w:rPr>
          <w:rFonts w:ascii="Arial" w:eastAsia="Times New Roman" w:hAnsi="Arial" w:cs="Guttman Drogolin"/>
          <w:sz w:val="21"/>
          <w:szCs w:val="21"/>
          <w:rtl/>
        </w:rPr>
        <w:t xml:space="preserve"> בלכתו בלי נטילה, ו</w:t>
      </w:r>
      <w:r w:rsidRPr="006650A6">
        <w:rPr>
          <w:rFonts w:ascii="Arial" w:eastAsia="Times New Roman" w:hAnsi="Arial" w:cs="Guttman Drogolin" w:hint="cs"/>
          <w:sz w:val="21"/>
          <w:szCs w:val="21"/>
          <w:rtl/>
        </w:rPr>
        <w:t xml:space="preserve">כתב </w:t>
      </w:r>
      <w:del w:id="1406" w:author="מגיה" w:date="2026-10-15T09:00:00Z">
        <w:r w:rsidRPr="006650A6">
          <w:rPr>
            <w:rFonts w:ascii="Arial" w:eastAsia="Times New Roman" w:hAnsi="Arial" w:cs="Guttman Drogolin" w:hint="cs"/>
            <w:sz w:val="21"/>
            <w:szCs w:val="21"/>
            <w:rtl/>
          </w:rPr>
          <w:delText xml:space="preserve">ש</w:delText>
        </w:r>
      </w:del>
      <w:del w:id="1407" w:author="מגיה" w:date="2026-10-15T09:00:00Z">
        <w:r w:rsidRPr="006650A6">
          <w:rPr>
            <w:rFonts w:ascii="Arial" w:eastAsia="Times New Roman" w:hAnsi="Arial" w:cs="Guttman Drogolin"/>
            <w:sz w:val="21"/>
            <w:szCs w:val="21"/>
            <w:rtl/>
          </w:rPr>
          <w:delText xml:space="preserve">לא</w:delText>
        </w:r>
      </w:del>
      <w:ins w:id="1408" w:author="מגיה" w:date="2026-10-15T09:00:00Z">
        <w:r>
          <w:rPr>
            <w:rFonts w:ascii="Arial" w:eastAsia="Times New Roman" w:hAnsi="Arial" w:cs="Guttman Drogolin" w:hint="cs"/>
            <w:sz w:val="21"/>
            <w:szCs w:val="21"/>
            <w:rtl/>
          </w:rPr>
          <w:t xml:space="preserve">שאפילו</w:t>
        </w:r>
      </w:ins>
      <w:r w:rsidRPr="006650A6">
        <w:rPr>
          <w:rFonts w:ascii="Arial" w:eastAsia="Times New Roman" w:hAnsi="Arial" w:cs="Guttman Drogolin"/>
          <w:sz w:val="21"/>
          <w:szCs w:val="21"/>
          <w:rtl/>
        </w:rPr>
        <w:t xml:space="preserve"> </w:t>
      </w:r>
      <w:del w:id="1404" w:author="מגיה" w:date="2026-10-15T09:00:00Z">
        <w:r w:rsidRPr="006650A6">
          <w:rPr>
            <w:rFonts w:ascii="Arial" w:eastAsia="Times New Roman" w:hAnsi="Arial" w:cs="Guttman Drogolin"/>
            <w:sz w:val="21"/>
            <w:szCs w:val="21"/>
            <w:rtl/>
          </w:rPr>
          <w:delText xml:space="preserve">יהיה</w:delText>
        </w:r>
      </w:del>
      <w:ins w:id="1405" w:author="מגיה" w:date="2026-10-15T09:00:00Z">
        <w:r>
          <w:rPr>
            <w:rFonts w:ascii="Arial" w:eastAsia="Times New Roman" w:hAnsi="Arial" w:cs="Guttman Drogolin"/>
            <w:sz w:val="21"/>
            <w:szCs w:val="21"/>
            <w:rtl/>
          </w:rPr>
          <w:t xml:space="preserve">אם אינו</w:t>
        </w:r>
      </w:ins>
      <w:r w:rsidRPr="006650A6">
        <w:rPr>
          <w:rFonts w:ascii="Arial" w:eastAsia="Times New Roman" w:hAnsi="Arial" w:cs="Guttman Drogolin"/>
          <w:sz w:val="21"/>
          <w:szCs w:val="21"/>
          <w:rtl/>
        </w:rPr>
        <w:t xml:space="preserve"> אלא ספק, נראה </w:t>
      </w:r>
      <w:proofErr w:type="spellStart"/>
      <w:r w:rsidRPr="006650A6">
        <w:rPr>
          <w:rFonts w:ascii="Arial" w:eastAsia="Times New Roman" w:hAnsi="Arial" w:cs="Guttman Drogolin"/>
          <w:sz w:val="21"/>
          <w:szCs w:val="21"/>
          <w:rtl/>
        </w:rPr>
        <w:t>שבכה"ג</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שומעין</w:t>
      </w:r>
      <w:proofErr w:type="spellEnd"/>
      <w:r w:rsidRPr="006650A6">
        <w:rPr>
          <w:rFonts w:ascii="Arial" w:eastAsia="Times New Roman" w:hAnsi="Arial" w:cs="Guttman Drogolin"/>
          <w:sz w:val="21"/>
          <w:szCs w:val="21"/>
          <w:rtl/>
        </w:rPr>
        <w:t xml:space="preserve"> להקל</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ויש בזה צד זכות גדול על רבים </w:t>
      </w:r>
      <w:proofErr w:type="spellStart"/>
      <w:r w:rsidRPr="006650A6">
        <w:rPr>
          <w:rFonts w:ascii="Arial" w:eastAsia="Times New Roman" w:hAnsi="Arial" w:cs="Guttman Drogolin"/>
          <w:sz w:val="21"/>
          <w:szCs w:val="21"/>
          <w:rtl/>
        </w:rPr>
        <w:t>המקילים</w:t>
      </w:r>
      <w:proofErr w:type="spellEnd"/>
      <w:r w:rsidRPr="006650A6">
        <w:rPr>
          <w:rFonts w:ascii="Arial" w:eastAsia="Times New Roman" w:hAnsi="Arial" w:cs="Guttman Drogolin"/>
          <w:sz w:val="21"/>
          <w:szCs w:val="21"/>
          <w:rtl/>
        </w:rPr>
        <w:t xml:space="preserve"> בזה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שכן כל אדם בשינה דרכו להתהפך וליגע בנקבים ובמקומות. והנה </w:t>
      </w:r>
      <w:r w:rsidRPr="006650A6">
        <w:rPr>
          <w:rFonts w:ascii="Arial" w:eastAsia="Times New Roman" w:hAnsi="Arial" w:cs="Guttman Drogolin" w:hint="cs"/>
          <w:sz w:val="21"/>
          <w:szCs w:val="21"/>
          <w:rtl/>
        </w:rPr>
        <w:t xml:space="preserve">אף שאין דבריו אליבא </w:t>
      </w:r>
      <w:proofErr w:type="spellStart"/>
      <w:r w:rsidRPr="006650A6">
        <w:rPr>
          <w:rFonts w:ascii="Arial" w:eastAsia="Times New Roman" w:hAnsi="Arial" w:cs="Guttman Drogolin" w:hint="cs"/>
          <w:sz w:val="21"/>
          <w:szCs w:val="21"/>
          <w:rtl/>
        </w:rPr>
        <w:t>דכו"ע</w:t>
      </w:r>
      <w:proofErr w:type="spellEnd"/>
      <w:r w:rsidRPr="006650A6">
        <w:rPr>
          <w:rFonts w:ascii="Arial" w:eastAsia="Times New Roman" w:hAnsi="Arial" w:cs="Guttman Drogolin"/>
          <w:sz w:val="21"/>
          <w:szCs w:val="21"/>
          <w:vertAlign w:val="superscript"/>
          <w:rtl/>
        </w:rPr>
        <w:footnoteReference w:id="58"/>
      </w:r>
      <w:r w:rsidRPr="006650A6">
        <w:rPr>
          <w:rFonts w:ascii="Arial" w:eastAsia="Times New Roman" w:hAnsi="Arial" w:cs="Guttman Drogolin"/>
          <w:sz w:val="21"/>
          <w:szCs w:val="21"/>
          <w:rtl/>
        </w:rPr>
        <w:t xml:space="preserve">, מ"מ במקום קושי כבנידון </w:t>
      </w:r>
      <w:proofErr w:type="spellStart"/>
      <w:r w:rsidRPr="006650A6">
        <w:rPr>
          <w:rFonts w:ascii="Arial" w:eastAsia="Times New Roman" w:hAnsi="Arial" w:cs="Guttman Drogolin"/>
          <w:sz w:val="21"/>
          <w:szCs w:val="21"/>
          <w:rtl/>
        </w:rPr>
        <w:t>דידן</w:t>
      </w:r>
      <w:proofErr w:type="spellEnd"/>
      <w:r w:rsidRPr="006650A6">
        <w:rPr>
          <w:rFonts w:ascii="Arial" w:eastAsia="Times New Roman" w:hAnsi="Arial" w:cs="Guttman Drogolin"/>
          <w:sz w:val="21"/>
          <w:szCs w:val="21"/>
          <w:rtl/>
        </w:rPr>
        <w:t xml:space="preserve"> רשאי לסמוך על השיטה </w:t>
      </w:r>
      <w:proofErr w:type="spellStart"/>
      <w:r w:rsidRPr="006650A6">
        <w:rPr>
          <w:rFonts w:ascii="Arial" w:eastAsia="Times New Roman" w:hAnsi="Arial" w:cs="Guttman Drogolin"/>
          <w:sz w:val="21"/>
          <w:szCs w:val="21"/>
          <w:rtl/>
        </w:rPr>
        <w:t>המקלת</w:t>
      </w:r>
      <w:proofErr w:type="spellEnd"/>
      <w:r w:rsidRPr="006650A6">
        <w:rPr>
          <w:rFonts w:ascii="Arial" w:eastAsia="Times New Roman" w:hAnsi="Arial" w:cs="Guttman Drogolin"/>
          <w:sz w:val="21"/>
          <w:szCs w:val="21"/>
          <w:rtl/>
        </w:rPr>
        <w:t xml:space="preserve">, ובצירוף </w:t>
      </w:r>
      <w:r w:rsidRPr="006650A6">
        <w:rPr>
          <w:rFonts w:ascii="Arial" w:eastAsia="Times New Roman" w:hAnsi="Arial" w:cs="Guttman Drogolin" w:hint="cs"/>
          <w:sz w:val="21"/>
          <w:szCs w:val="21"/>
          <w:rtl/>
        </w:rPr>
        <w:t>הדעות</w:t>
      </w:r>
      <w:r w:rsidRPr="006650A6">
        <w:rPr>
          <w:rFonts w:ascii="Arial" w:eastAsia="Times New Roman" w:hAnsi="Arial" w:cs="Guttman Drogolin"/>
          <w:sz w:val="21"/>
          <w:szCs w:val="21"/>
          <w:rtl/>
        </w:rPr>
        <w:t xml:space="preserve"> שרוח רעה נתמעטה ואינה מז</w:t>
      </w:r>
      <w:r w:rsidRPr="006650A6">
        <w:rPr>
          <w:rFonts w:ascii="Arial" w:eastAsia="Times New Roman" w:hAnsi="Arial" w:cs="Guttman Drogolin" w:hint="cs"/>
          <w:sz w:val="21"/>
          <w:szCs w:val="21"/>
          <w:rtl/>
        </w:rPr>
        <w:t>י</w:t>
      </w:r>
      <w:r w:rsidRPr="006650A6">
        <w:rPr>
          <w:rFonts w:ascii="Arial" w:eastAsia="Times New Roman" w:hAnsi="Arial" w:cs="Guttman Drogolin"/>
          <w:sz w:val="21"/>
          <w:szCs w:val="21"/>
          <w:rtl/>
        </w:rPr>
        <w:t>ק</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כל כך, ואם כשהלך לישן היה כבר אחרי חצות הלילה</w:t>
      </w:r>
      <w:ins w:id="1403"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איכא </w:t>
      </w:r>
      <w:proofErr w:type="spellStart"/>
      <w:r w:rsidRPr="006650A6">
        <w:rPr>
          <w:rFonts w:ascii="Arial" w:eastAsia="Times New Roman" w:hAnsi="Arial" w:cs="Guttman Drogolin"/>
          <w:sz w:val="21"/>
          <w:szCs w:val="21"/>
          <w:rtl/>
        </w:rPr>
        <w:t>נמי</w:t>
      </w:r>
      <w:proofErr w:type="spellEnd"/>
      <w:r w:rsidRPr="006650A6">
        <w:rPr>
          <w:rFonts w:ascii="Arial" w:eastAsia="Times New Roman" w:hAnsi="Arial" w:cs="Guttman Drogolin"/>
          <w:sz w:val="21"/>
          <w:szCs w:val="21"/>
          <w:rtl/>
        </w:rPr>
        <w:t xml:space="preserve"> צירוף דברי כמה מהמקובלים שאין שורה </w:t>
      </w:r>
      <w:r w:rsidRPr="006650A6">
        <w:rPr>
          <w:rFonts w:ascii="Arial" w:eastAsia="Times New Roman" w:hAnsi="Arial" w:cs="Guttman Drogolin" w:hint="cs"/>
          <w:sz w:val="21"/>
          <w:szCs w:val="21"/>
          <w:rtl/>
        </w:rPr>
        <w:t xml:space="preserve">אז </w:t>
      </w:r>
      <w:r w:rsidRPr="006650A6">
        <w:rPr>
          <w:rFonts w:ascii="Arial" w:eastAsia="Times New Roman" w:hAnsi="Arial" w:cs="Guttman Drogolin"/>
          <w:sz w:val="21"/>
          <w:szCs w:val="21"/>
          <w:rtl/>
        </w:rPr>
        <w:t>רוח רעה</w:t>
      </w:r>
      <w:r w:rsidRPr="006650A6">
        <w:rPr>
          <w:rFonts w:ascii="Arial" w:eastAsia="Times New Roman" w:hAnsi="Arial" w:cs="Guttman Drogolin"/>
          <w:sz w:val="21"/>
          <w:szCs w:val="21"/>
          <w:vertAlign w:val="superscript"/>
          <w:rtl/>
        </w:rPr>
        <w:footnoteReference w:id="59"/>
      </w:r>
      <w:r w:rsidRPr="006650A6">
        <w:rPr>
          <w:rFonts w:ascii="Arial" w:eastAsia="Times New Roman" w:hAnsi="Arial" w:cs="Guttman Drogolin"/>
          <w:sz w:val="21"/>
          <w:szCs w:val="21"/>
          <w:rtl/>
        </w:rPr>
        <w:t xml:space="preserve">.</w:t>
      </w:r>
      <w:del w:id="1402" w:author="מגיה" w:date="2026-10-15T09:00:00Z">
        <w:r w:rsidRPr="006650A6">
          <w:rPr>
            <w:rFonts w:ascii="Arial" w:eastAsia="Times New Roman" w:hAnsi="Arial" w:cs="Guttman Drogolin"/>
            <w:sz w:val="21"/>
            <w:szCs w:val="21"/>
            <w:rtl/>
          </w:rPr>
          <w:delText xml:space="preserve"> </w:delText>
        </w:r>
      </w:del>
    </w:p>
    <w:p w:rsidR="006650A6" w:rsidRPr="006650A6" w:rsidRDefault="00DA147D" w:rsidP="00A56171">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לה</w:t>
      </w:r>
      <w:r w:rsidR="006650A6" w:rsidRPr="006650A6">
        <w:rPr>
          <w:rFonts w:asciiTheme="minorBidi" w:eastAsia="Times New Roman" w:hAnsiTheme="minorBidi" w:cs="Guttman Drogolin" w:hint="cs"/>
          <w:b/>
          <w:bCs/>
          <w:color w:val="000000"/>
          <w:sz w:val="24"/>
          <w:szCs w:val="24"/>
          <w:rtl/>
        </w:rPr>
        <w:t xml:space="preserve">. שאלה. </w:t>
      </w:r>
      <w:r w:rsidR="00986448">
        <w:rPr>
          <w:rFonts w:asciiTheme="minorBidi" w:eastAsia="Times New Roman" w:hAnsiTheme="minorBidi" w:cs="Guttman Drogolin" w:hint="cs"/>
          <w:b/>
          <w:bCs/>
          <w:color w:val="000000"/>
          <w:sz w:val="24"/>
          <w:szCs w:val="24"/>
          <w:rtl/>
        </w:rPr>
        <w:t xml:space="preserve">האם </w:t>
      </w:r>
      <w:r w:rsidR="00A56171">
        <w:rPr>
          <w:rFonts w:asciiTheme="minorBidi" w:eastAsia="Times New Roman" w:hAnsiTheme="minorBidi" w:cs="Guttman Drogolin" w:hint="cs"/>
          <w:b/>
          <w:bCs/>
          <w:color w:val="000000"/>
          <w:sz w:val="24"/>
          <w:szCs w:val="24"/>
          <w:rtl/>
        </w:rPr>
        <w:t xml:space="preserve">מותר ללמוד </w:t>
      </w:r>
      <w:r w:rsidR="00986448">
        <w:rPr>
          <w:rFonts w:asciiTheme="minorBidi" w:eastAsia="Times New Roman" w:hAnsiTheme="minorBidi" w:cs="Guttman Drogolin" w:hint="cs"/>
          <w:b/>
          <w:bCs/>
          <w:color w:val="000000"/>
          <w:sz w:val="24"/>
          <w:szCs w:val="24"/>
          <w:rtl/>
        </w:rPr>
        <w:t>כש</w:t>
      </w:r>
      <w:r w:rsidR="006650A6" w:rsidRPr="006650A6">
        <w:rPr>
          <w:rFonts w:asciiTheme="minorBidi" w:eastAsia="Times New Roman" w:hAnsiTheme="minorBidi" w:cs="Guttman Drogolin"/>
          <w:b/>
          <w:bCs/>
          <w:color w:val="000000"/>
          <w:sz w:val="24"/>
          <w:szCs w:val="24"/>
          <w:rtl/>
        </w:rPr>
        <w:t>אין לו מים ליטול ידיו?</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lastRenderedPageBreak/>
        <w:t>תשובה</w:t>
      </w:r>
      <w:r w:rsidRPr="006650A6">
        <w:rPr>
          <w:rFonts w:ascii="Arial" w:eastAsia="Times New Roman" w:hAnsi="Arial" w:cs="Guttman Drogolin" w:hint="cs"/>
          <w:b/>
          <w:bCs/>
          <w:sz w:val="21"/>
          <w:szCs w:val="21"/>
          <w:rtl/>
        </w:rPr>
        <w:t xml:space="preserve">. </w:t>
      </w:r>
      <w:proofErr w:type="spellStart"/>
      <w:r w:rsidRPr="00FD31EB">
        <w:rPr>
          <w:rFonts w:ascii="Arial" w:eastAsia="Calibri" w:hAnsi="Arial" w:cs="Guttman Drogolin" w:hint="cs"/>
          <w:color w:val="000000"/>
          <w:sz w:val="21"/>
          <w:szCs w:val="21"/>
          <w:rtl/>
        </w:rPr>
        <w:t>בשו"ע</w:t>
      </w:r>
      <w:proofErr w:type="spellEnd"/>
      <w:r w:rsidRPr="00FD31EB">
        <w:rPr>
          <w:rFonts w:ascii="Arial" w:eastAsia="Calibri" w:hAnsi="Arial" w:cs="Guttman Drogolin" w:hint="cs"/>
          <w:color w:val="000000"/>
          <w:sz w:val="21"/>
          <w:szCs w:val="21"/>
          <w:rtl/>
        </w:rPr>
        <w:t xml:space="preserve"> </w:t>
      </w:r>
      <w:r w:rsidR="002C71D3">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ד' </w:t>
      </w:r>
      <w:proofErr w:type="spellStart"/>
      <w:r w:rsidRPr="006650A6">
        <w:rPr>
          <w:rFonts w:ascii="Arial" w:eastAsia="Calibri" w:hAnsi="Arial" w:cs="Guttman Drogolin" w:hint="cs"/>
          <w:color w:val="000000"/>
          <w:sz w:val="21"/>
          <w:szCs w:val="21"/>
          <w:rtl/>
        </w:rPr>
        <w:t>סכ"ב</w:t>
      </w:r>
      <w:proofErr w:type="spellEnd"/>
      <w:r w:rsidR="002C71D3">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r>
        <w:rPr>
          <w:rFonts w:ascii="Arial" w:eastAsia="Calibri" w:hAnsi="Arial" w:cs="Guttman Drogolin" w:hint="cs"/>
          <w:color w:val="000000"/>
          <w:sz w:val="21"/>
          <w:szCs w:val="21"/>
          <w:rtl/>
        </w:rPr>
        <w:t xml:space="preserve">כתב, </w:t>
      </w:r>
      <w:r w:rsidRPr="006650A6">
        <w:rPr>
          <w:rFonts w:ascii="Arial" w:eastAsia="Calibri" w:hAnsi="Arial" w:cs="Guttman Drogolin"/>
          <w:color w:val="000000"/>
          <w:sz w:val="21"/>
          <w:szCs w:val="21"/>
          <w:rtl/>
        </w:rPr>
        <w:t xml:space="preserve">אם אין לו מים, יקנח ידיו בצרור או בעפר או בכל מידי </w:t>
      </w:r>
      <w:proofErr w:type="spellStart"/>
      <w:r w:rsidRPr="006650A6">
        <w:rPr>
          <w:rFonts w:ascii="Arial" w:eastAsia="Calibri" w:hAnsi="Arial" w:cs="Guttman Drogolin"/>
          <w:color w:val="000000"/>
          <w:sz w:val="21"/>
          <w:szCs w:val="21"/>
          <w:rtl/>
        </w:rPr>
        <w:t>דמנקי</w:t>
      </w:r>
      <w:proofErr w:type="spellEnd"/>
      <w:r w:rsidRPr="006650A6">
        <w:rPr>
          <w:rFonts w:ascii="Arial" w:eastAsia="Calibri" w:hAnsi="Arial" w:cs="Guttman Drogolin"/>
          <w:color w:val="000000"/>
          <w:sz w:val="21"/>
          <w:szCs w:val="21"/>
          <w:rtl/>
        </w:rPr>
        <w:t xml:space="preserve">, ויברך: על נקיות </w:t>
      </w:r>
      <w:proofErr w:type="spellStart"/>
      <w:r w:rsidRPr="006650A6">
        <w:rPr>
          <w:rFonts w:ascii="Arial" w:eastAsia="Calibri" w:hAnsi="Arial" w:cs="Guttman Drogolin"/>
          <w:color w:val="000000"/>
          <w:sz w:val="21"/>
          <w:szCs w:val="21"/>
          <w:rtl/>
        </w:rPr>
        <w:t>ידים</w:t>
      </w:r>
      <w:proofErr w:type="spellEnd"/>
      <w:r w:rsidRPr="006650A6">
        <w:rPr>
          <w:rFonts w:ascii="Arial" w:eastAsia="Calibri" w:hAnsi="Arial" w:cs="Guttman Drogolin"/>
          <w:color w:val="000000"/>
          <w:sz w:val="21"/>
          <w:szCs w:val="21"/>
          <w:rtl/>
        </w:rPr>
        <w:t xml:space="preserve">, ויועיל לתפלה, אבל לא להעביר רוח רעה שעליהן. </w:t>
      </w:r>
      <w:r w:rsidRPr="006650A6">
        <w:rPr>
          <w:rFonts w:ascii="Arial" w:eastAsia="Calibri" w:hAnsi="Arial" w:cs="Guttman Drogolin" w:hint="cs"/>
          <w:color w:val="000000"/>
          <w:sz w:val="21"/>
          <w:szCs w:val="21"/>
          <w:rtl/>
        </w:rPr>
        <w:t>וב</w:t>
      </w:r>
      <w:r w:rsidRPr="006650A6">
        <w:rPr>
          <w:rFonts w:ascii="Arial" w:eastAsia="Calibri" w:hAnsi="Arial" w:cs="Guttman Drogolin"/>
          <w:color w:val="000000"/>
          <w:sz w:val="21"/>
          <w:szCs w:val="21"/>
          <w:rtl/>
        </w:rPr>
        <w:t xml:space="preserve">סעיף </w:t>
      </w:r>
      <w:proofErr w:type="spellStart"/>
      <w:r w:rsidRPr="006650A6">
        <w:rPr>
          <w:rFonts w:ascii="Arial" w:eastAsia="Calibri" w:hAnsi="Arial" w:cs="Guttman Drogolin"/>
          <w:color w:val="000000"/>
          <w:sz w:val="21"/>
          <w:szCs w:val="21"/>
          <w:rtl/>
        </w:rPr>
        <w:t>כג</w:t>
      </w:r>
      <w:proofErr w:type="spellEnd"/>
      <w:r w:rsidRPr="006650A6">
        <w:rPr>
          <w:rFonts w:ascii="Arial" w:eastAsia="Calibri" w:hAnsi="Arial" w:cs="Guttman Drogolin" w:hint="cs"/>
          <w:color w:val="000000"/>
          <w:sz w:val="21"/>
          <w:szCs w:val="21"/>
          <w:rtl/>
        </w:rPr>
        <w:t xml:space="preserve"> כתב</w:t>
      </w:r>
      <w:ins w:id="1414" w:author="מגיה" w:date="2026-10-15T09:00:00Z">
        <w:r>
          <w:rPr>
            <w:rFonts w:ascii="Arial" w:eastAsia="Calibri" w:hAnsi="Arial" w:cs="Guttman Drogolin" w:hint="cs"/>
            <w:color w:val="000000"/>
            <w:sz w:val="21"/>
            <w:szCs w:val="21"/>
            <w:rtl/>
          </w:rPr>
          <w:t xml:space="preserve">:</w:t>
        </w:r>
      </w:ins>
      <w:r w:rsidRPr="006650A6">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לא תיקנו נטילת </w:t>
      </w:r>
      <w:proofErr w:type="spellStart"/>
      <w:r w:rsidRPr="006650A6">
        <w:rPr>
          <w:rFonts w:ascii="Arial" w:eastAsia="Calibri" w:hAnsi="Arial" w:cs="Guttman Drogolin"/>
          <w:color w:val="000000"/>
          <w:sz w:val="21"/>
          <w:szCs w:val="21"/>
          <w:rtl/>
        </w:rPr>
        <w:t>ידים</w:t>
      </w:r>
      <w:proofErr w:type="spellEnd"/>
      <w:del w:id="1413" w:author="מגיה" w:date="2026-10-15T09:00:00Z">
        <w:r w:rsidRPr="006650A6">
          <w:rPr>
            <w:rFonts w:ascii="Arial" w:eastAsia="Calibri" w:hAnsi="Arial" w:cs="Guttman Drogolin"/>
            <w:color w:val="000000"/>
            <w:sz w:val="21"/>
            <w:szCs w:val="21"/>
            <w:rtl/>
          </w:rPr>
          <w:delText xml:space="preserve">,</w:delText>
        </w:r>
      </w:del>
      <w:r w:rsidRPr="006650A6">
        <w:rPr>
          <w:rFonts w:ascii="Arial" w:eastAsia="Calibri" w:hAnsi="Arial" w:cs="Guttman Drogolin"/>
          <w:color w:val="000000"/>
          <w:sz w:val="21"/>
          <w:szCs w:val="21"/>
          <w:rtl/>
        </w:rPr>
        <w:t xml:space="preserve"> אלא לק"ש ולתפלה, אבל ברכות </w:t>
      </w:r>
      <w:proofErr w:type="spellStart"/>
      <w:r w:rsidRPr="006650A6">
        <w:rPr>
          <w:rFonts w:ascii="Arial" w:eastAsia="Calibri" w:hAnsi="Arial" w:cs="Guttman Drogolin"/>
          <w:color w:val="000000"/>
          <w:sz w:val="21"/>
          <w:szCs w:val="21"/>
          <w:rtl/>
        </w:rPr>
        <w:t>דשחרית</w:t>
      </w:r>
      <w:proofErr w:type="spellEnd"/>
      <w:r w:rsidRPr="006650A6">
        <w:rPr>
          <w:rFonts w:ascii="Arial" w:eastAsia="Calibri" w:hAnsi="Arial" w:cs="Guttman Drogolin"/>
          <w:color w:val="000000"/>
          <w:sz w:val="21"/>
          <w:szCs w:val="21"/>
          <w:rtl/>
        </w:rPr>
        <w:t xml:space="preserve"> יכול לברך קודם נטילה,</w:t>
      </w:r>
      <w:r w:rsidRPr="006650A6">
        <w:rPr>
          <w:rFonts w:ascii="Arial" w:eastAsia="Times New Roman" w:hAnsi="Arial" w:cs="Guttman Drogolin" w:hint="cs"/>
          <w:sz w:val="21"/>
          <w:szCs w:val="21"/>
          <w:rtl/>
        </w:rPr>
        <w:t xml:space="preserve"> ו</w:t>
      </w:r>
      <w:r w:rsidR="002B7F43">
        <w:rPr>
          <w:rFonts w:ascii="Arial" w:eastAsia="Times New Roman" w:hAnsi="Arial" w:cs="Guttman Drogolin" w:hint="cs"/>
          <w:sz w:val="21"/>
          <w:szCs w:val="21"/>
          <w:rtl/>
        </w:rPr>
        <w:t xml:space="preserve">כתב </w:t>
      </w:r>
      <w:r w:rsidRPr="006650A6">
        <w:rPr>
          <w:rFonts w:ascii="Arial" w:eastAsia="Times New Roman" w:hAnsi="Arial" w:cs="Guttman Drogolin" w:hint="cs"/>
          <w:sz w:val="21"/>
          <w:szCs w:val="21"/>
          <w:rtl/>
        </w:rPr>
        <w:t xml:space="preserve">במ"ב</w:t>
      </w:r>
      <w:ins w:id="1412"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וכ"ש </w:t>
      </w:r>
      <w:proofErr w:type="spellStart"/>
      <w:r w:rsidRPr="006650A6">
        <w:rPr>
          <w:rFonts w:ascii="Arial" w:eastAsia="Times New Roman" w:hAnsi="Arial" w:cs="Guttman Drogolin" w:hint="cs"/>
          <w:sz w:val="21"/>
          <w:szCs w:val="21"/>
          <w:rtl/>
        </w:rPr>
        <w:t>דלדברי</w:t>
      </w:r>
      <w:proofErr w:type="spellEnd"/>
      <w:r w:rsidRPr="006650A6">
        <w:rPr>
          <w:rFonts w:ascii="Arial" w:eastAsia="Times New Roman" w:hAnsi="Arial" w:cs="Guttman Drogolin" w:hint="cs"/>
          <w:sz w:val="21"/>
          <w:szCs w:val="21"/>
          <w:rtl/>
        </w:rPr>
        <w:t xml:space="preserve"> תורה מותר, הרי מתבאר </w:t>
      </w:r>
      <w:proofErr w:type="spellStart"/>
      <w:r w:rsidRPr="006650A6">
        <w:rPr>
          <w:rFonts w:ascii="Arial" w:eastAsia="Times New Roman" w:hAnsi="Arial" w:cs="Guttman Drogolin" w:hint="cs"/>
          <w:sz w:val="21"/>
          <w:szCs w:val="21"/>
          <w:rtl/>
        </w:rPr>
        <w:t>דאם</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אירע שהשכים בלילה ורוצה ללמוד תורה אבל אין לו מים ליטול ידיו</w:t>
      </w:r>
      <w:ins w:id="1411"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חלילה לבטל </w:t>
      </w:r>
      <w:proofErr w:type="spellStart"/>
      <w:r w:rsidRPr="006650A6">
        <w:rPr>
          <w:rFonts w:ascii="Arial" w:eastAsia="Times New Roman" w:hAnsi="Arial" w:cs="Guttman Drogolin"/>
          <w:sz w:val="21"/>
          <w:szCs w:val="21"/>
          <w:rtl/>
        </w:rPr>
        <w:t>מד"ת</w:t>
      </w:r>
      <w:proofErr w:type="spellEnd"/>
      <w:r w:rsidRPr="006650A6">
        <w:rPr>
          <w:rFonts w:ascii="Arial" w:eastAsia="Times New Roman" w:hAnsi="Arial" w:cs="Guttman Drogolin"/>
          <w:sz w:val="21"/>
          <w:szCs w:val="21"/>
          <w:rtl/>
        </w:rPr>
        <w:t xml:space="preserve"> עד שיאיר היום משום</w:t>
      </w:r>
      <w:del w:id="1410" w:author="מגיה" w:date="2026-10-15T09:00:00Z">
        <w:r w:rsidRPr="006650A6">
          <w:rPr>
            <w:rFonts w:ascii="Arial" w:eastAsia="Times New Roman" w:hAnsi="Arial" w:cs="Guttman Drogolin"/>
            <w:sz w:val="21"/>
            <w:szCs w:val="21"/>
            <w:rtl/>
          </w:rPr>
          <w:delText xml:space="preserve"> זה</w:delText>
        </w:r>
      </w:del>
      <w:r w:rsidRPr="006650A6">
        <w:rPr>
          <w:rFonts w:ascii="Arial" w:eastAsia="Times New Roman" w:hAnsi="Arial" w:cs="Guttman Drogolin"/>
          <w:sz w:val="21"/>
          <w:szCs w:val="21"/>
          <w:rtl/>
        </w:rPr>
        <w:t xml:space="preserve"> שאין לו מים ליטול ידיו </w:t>
      </w:r>
      <w:proofErr w:type="spellStart"/>
      <w:r w:rsidRPr="006650A6">
        <w:rPr>
          <w:rFonts w:ascii="Arial" w:eastAsia="Times New Roman" w:hAnsi="Arial" w:cs="Guttman Drogolin"/>
          <w:sz w:val="21"/>
          <w:szCs w:val="21"/>
          <w:rtl/>
        </w:rPr>
        <w:t>ג"פ</w:t>
      </w:r>
      <w:proofErr w:type="spellEnd"/>
      <w:r w:rsidRPr="006650A6">
        <w:rPr>
          <w:rFonts w:ascii="Arial" w:eastAsia="Times New Roman" w:hAnsi="Arial" w:cs="Guttman Drogolin"/>
          <w:sz w:val="21"/>
          <w:szCs w:val="21"/>
          <w:rtl/>
        </w:rPr>
        <w:t xml:space="preserve"> כראוי להעביר רוח הטומא</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דמפני</w:t>
      </w:r>
      <w:proofErr w:type="spellEnd"/>
      <w:r w:rsidRPr="006650A6">
        <w:rPr>
          <w:rFonts w:ascii="Arial" w:eastAsia="Times New Roman" w:hAnsi="Arial" w:cs="Guttman Drogolin"/>
          <w:sz w:val="21"/>
          <w:szCs w:val="21"/>
          <w:rtl/>
        </w:rPr>
        <w:t xml:space="preserve"> שא"א לקיים מצוה זו יתבטל גם ממצוות אחרות</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מי שאכל שום וריחו נודף יחזור ויאכל</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אלא </w:t>
      </w:r>
      <w:proofErr w:type="spellStart"/>
      <w:r w:rsidRPr="006650A6">
        <w:rPr>
          <w:rFonts w:ascii="Arial" w:eastAsia="Times New Roman" w:hAnsi="Arial" w:cs="Guttman Drogolin"/>
          <w:sz w:val="21"/>
          <w:szCs w:val="21"/>
          <w:rtl/>
        </w:rPr>
        <w:t>יטול</w:t>
      </w:r>
      <w:proofErr w:type="spellEnd"/>
      <w:r w:rsidRPr="006650A6">
        <w:rPr>
          <w:rFonts w:ascii="Arial" w:eastAsia="Times New Roman" w:hAnsi="Arial" w:cs="Guttman Drogolin"/>
          <w:sz w:val="21"/>
          <w:szCs w:val="21"/>
          <w:rtl/>
        </w:rPr>
        <w:t xml:space="preserve"> מעט או ינקה ידיו בכל מידי </w:t>
      </w:r>
      <w:proofErr w:type="spellStart"/>
      <w:r w:rsidRPr="006650A6">
        <w:rPr>
          <w:rFonts w:ascii="Arial" w:eastAsia="Times New Roman" w:hAnsi="Arial" w:cs="Guttman Drogolin"/>
          <w:sz w:val="21"/>
          <w:szCs w:val="21"/>
          <w:rtl/>
        </w:rPr>
        <w:t>דמנקי</w:t>
      </w:r>
      <w:proofErr w:type="spellEnd"/>
      <w:r w:rsidRPr="006650A6">
        <w:rPr>
          <w:rFonts w:ascii="Arial" w:eastAsia="Times New Roman" w:hAnsi="Arial" w:cs="Guttman Drogolin"/>
          <w:sz w:val="21"/>
          <w:szCs w:val="21"/>
          <w:rtl/>
        </w:rPr>
        <w:t xml:space="preserve"> ויברך וילמד כדין התלמוד והפוסקים</w:t>
      </w:r>
      <w:r w:rsidRPr="006650A6">
        <w:rPr>
          <w:rFonts w:ascii="Arial" w:eastAsia="Times New Roman" w:hAnsi="Arial" w:cs="Guttman Drogolin"/>
          <w:sz w:val="21"/>
          <w:szCs w:val="21"/>
          <w:vertAlign w:val="superscript"/>
          <w:rtl/>
        </w:rPr>
        <w:footnoteReference w:id="60"/>
      </w:r>
      <w:r w:rsidRPr="006650A6">
        <w:rPr>
          <w:rFonts w:ascii="Arial" w:eastAsia="Times New Roman" w:hAnsi="Arial" w:cs="Guttman Drogolin"/>
          <w:sz w:val="21"/>
          <w:szCs w:val="21"/>
          <w:rtl/>
        </w:rPr>
        <w:t xml:space="preserve">.</w:t>
      </w:r>
      <w:del w:id="1409" w:author="מגיה" w:date="2026-10-15T09:00:00Z">
        <w:r w:rsidRPr="006650A6">
          <w:rPr>
            <w:rFonts w:ascii="Arial" w:eastAsia="Times New Roman" w:hAnsi="Arial" w:cs="Guttman Drogolin"/>
            <w:sz w:val="21"/>
            <w:szCs w:val="21"/>
            <w:rtl/>
          </w:rPr>
          <w:delText xml:space="preserve"> </w:delText>
        </w:r>
      </w:del>
    </w:p>
    <w:p w:rsidR="006650A6" w:rsidRPr="006650A6" w:rsidRDefault="00DA147D" w:rsidP="002B7F43">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לו</w:t>
      </w:r>
      <w:r w:rsidR="006650A6" w:rsidRPr="006650A6">
        <w:rPr>
          <w:rFonts w:asciiTheme="minorBidi" w:eastAsia="Times New Roman" w:hAnsiTheme="minorBidi" w:cs="Guttman Drogolin" w:hint="cs"/>
          <w:b/>
          <w:bCs/>
          <w:color w:val="000000"/>
          <w:sz w:val="24"/>
          <w:szCs w:val="24"/>
          <w:rtl/>
        </w:rPr>
        <w:t xml:space="preserve">. שאלה. </w:t>
      </w:r>
      <w:r w:rsidR="00986448">
        <w:rPr>
          <w:rFonts w:asciiTheme="minorBidi" w:eastAsia="Times New Roman" w:hAnsiTheme="minorBidi" w:cs="Guttman Drogolin" w:hint="cs"/>
          <w:b/>
          <w:bCs/>
          <w:color w:val="000000"/>
          <w:sz w:val="24"/>
          <w:szCs w:val="24"/>
          <w:rtl/>
        </w:rPr>
        <w:t xml:space="preserve">האם </w:t>
      </w:r>
      <w:r w:rsidR="006650A6" w:rsidRPr="006650A6">
        <w:rPr>
          <w:rFonts w:asciiTheme="minorBidi" w:eastAsia="Times New Roman" w:hAnsiTheme="minorBidi" w:cs="Guttman Drogolin" w:hint="cs"/>
          <w:b/>
          <w:bCs/>
          <w:color w:val="000000"/>
          <w:sz w:val="24"/>
          <w:szCs w:val="24"/>
          <w:rtl/>
        </w:rPr>
        <w:t>הנכ</w:t>
      </w:r>
      <w:r w:rsidR="00986448">
        <w:rPr>
          <w:rFonts w:asciiTheme="minorBidi" w:eastAsia="Times New Roman" w:hAnsiTheme="minorBidi" w:cs="Guttman Drogolin" w:hint="cs"/>
          <w:b/>
          <w:bCs/>
          <w:color w:val="000000"/>
          <w:sz w:val="24"/>
          <w:szCs w:val="24"/>
          <w:rtl/>
        </w:rPr>
        <w:t xml:space="preserve">נס לבית </w:t>
      </w:r>
      <w:proofErr w:type="spellStart"/>
      <w:r w:rsidR="00986448">
        <w:rPr>
          <w:rFonts w:asciiTheme="minorBidi" w:eastAsia="Times New Roman" w:hAnsiTheme="minorBidi" w:cs="Guttman Drogolin" w:hint="cs"/>
          <w:b/>
          <w:bCs/>
          <w:color w:val="000000"/>
          <w:sz w:val="24"/>
          <w:szCs w:val="24"/>
          <w:rtl/>
        </w:rPr>
        <w:t>הכסא</w:t>
      </w:r>
      <w:proofErr w:type="spellEnd"/>
      <w:r w:rsidR="00986448">
        <w:rPr>
          <w:rFonts w:asciiTheme="minorBidi" w:eastAsia="Times New Roman" w:hAnsiTheme="minorBidi" w:cs="Guttman Drogolin" w:hint="cs"/>
          <w:b/>
          <w:bCs/>
          <w:color w:val="000000"/>
          <w:sz w:val="24"/>
          <w:szCs w:val="24"/>
          <w:rtl/>
        </w:rPr>
        <w:t xml:space="preserve"> בלי לעשות צרכיו</w:t>
      </w:r>
      <w:r w:rsidR="006650A6" w:rsidRPr="006650A6">
        <w:rPr>
          <w:rFonts w:asciiTheme="minorBidi" w:eastAsia="Times New Roman" w:hAnsiTheme="minorBidi" w:cs="Guttman Drogolin" w:hint="cs"/>
          <w:b/>
          <w:bCs/>
          <w:color w:val="000000"/>
          <w:sz w:val="24"/>
          <w:szCs w:val="24"/>
          <w:rtl/>
        </w:rPr>
        <w:t xml:space="preserve"> צריך ליטול ידי</w:t>
      </w:r>
      <w:r w:rsidR="002B7F43">
        <w:rPr>
          <w:rFonts w:asciiTheme="minorBidi" w:eastAsia="Times New Roman" w:hAnsiTheme="minorBidi" w:cs="Guttman Drogolin" w:hint="cs"/>
          <w:b/>
          <w:bCs/>
          <w:color w:val="000000"/>
          <w:sz w:val="24"/>
          <w:szCs w:val="24"/>
          <w:rtl/>
        </w:rPr>
        <w:t>ו</w:t>
      </w:r>
      <w:r w:rsidR="006650A6" w:rsidRPr="006650A6">
        <w:rPr>
          <w:rFonts w:asciiTheme="minorBidi" w:eastAsia="Times New Roman" w:hAnsiTheme="minorBidi" w:cs="Guttman Drogolin" w:hint="cs"/>
          <w:b/>
          <w:bCs/>
          <w:color w:val="000000"/>
          <w:sz w:val="24"/>
          <w:szCs w:val="24"/>
          <w:rtl/>
        </w:rPr>
        <w:t>?</w:t>
      </w:r>
    </w:p>
    <w:p w:rsidR="006650A6" w:rsidRPr="006650A6" w:rsidRDefault="006650A6" w:rsidP="00D87B75">
      <w:pPr>
        <w:widowControl w:val="0"/>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sz w:val="21"/>
          <w:szCs w:val="21"/>
          <w:rtl/>
        </w:rPr>
        <w:t xml:space="preserve">. </w:t>
      </w:r>
      <w:proofErr w:type="spellStart"/>
      <w:r w:rsidRPr="006650A6">
        <w:rPr>
          <w:rFonts w:ascii="Arial" w:eastAsia="Calibri" w:hAnsi="Arial" w:cs="Guttman Drogolin"/>
          <w:color w:val="000000"/>
          <w:sz w:val="21"/>
          <w:szCs w:val="21"/>
          <w:rtl/>
        </w:rPr>
        <w:t>בשו"ע</w:t>
      </w:r>
      <w:proofErr w:type="spellEnd"/>
      <w:r w:rsidRPr="006650A6">
        <w:rPr>
          <w:rFonts w:ascii="Arial" w:eastAsia="Calibri" w:hAnsi="Arial" w:cs="Guttman Drogolin"/>
          <w:color w:val="000000"/>
          <w:sz w:val="21"/>
          <w:szCs w:val="21"/>
          <w:rtl/>
        </w:rPr>
        <w:t xml:space="preserve"> </w:t>
      </w:r>
      <w:r w:rsidR="002C71D3">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ד' </w:t>
      </w:r>
      <w:proofErr w:type="spellStart"/>
      <w:r w:rsidR="002C71D3">
        <w:rPr>
          <w:rFonts w:ascii="Arial" w:eastAsia="Calibri" w:hAnsi="Arial" w:cs="Guttman Drogolin" w:hint="cs"/>
          <w:color w:val="000000"/>
          <w:sz w:val="21"/>
          <w:szCs w:val="21"/>
          <w:rtl/>
        </w:rPr>
        <w:t>ס</w:t>
      </w:r>
      <w:r w:rsidRPr="006650A6">
        <w:rPr>
          <w:rFonts w:ascii="Arial" w:eastAsia="Calibri" w:hAnsi="Arial" w:cs="Guttman Drogolin"/>
          <w:color w:val="000000"/>
          <w:sz w:val="21"/>
          <w:szCs w:val="21"/>
          <w:rtl/>
        </w:rPr>
        <w:t>י</w:t>
      </w:r>
      <w:r w:rsidR="007B234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ח</w:t>
      </w:r>
      <w:proofErr w:type="spellEnd"/>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כתב</w:t>
      </w:r>
      <w:r w:rsidR="007B234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אלו דברים </w:t>
      </w:r>
      <w:proofErr w:type="spellStart"/>
      <w:r w:rsidRPr="006650A6">
        <w:rPr>
          <w:rFonts w:ascii="Arial" w:eastAsia="Calibri" w:hAnsi="Arial" w:cs="Guttman Drogolin"/>
          <w:color w:val="000000"/>
          <w:sz w:val="21"/>
          <w:szCs w:val="21"/>
          <w:rtl/>
        </w:rPr>
        <w:t>צריכ</w:t>
      </w:r>
      <w:r w:rsidR="007B234A">
        <w:rPr>
          <w:rFonts w:ascii="Arial" w:eastAsia="Calibri" w:hAnsi="Arial" w:cs="Guttman Drogolin"/>
          <w:color w:val="000000"/>
          <w:sz w:val="21"/>
          <w:szCs w:val="21"/>
          <w:rtl/>
        </w:rPr>
        <w:t>ין</w:t>
      </w:r>
      <w:proofErr w:type="spellEnd"/>
      <w:r w:rsidR="007B234A">
        <w:rPr>
          <w:rFonts w:ascii="Arial" w:eastAsia="Calibri" w:hAnsi="Arial" w:cs="Guttman Drogolin"/>
          <w:color w:val="000000"/>
          <w:sz w:val="21"/>
          <w:szCs w:val="21"/>
          <w:rtl/>
        </w:rPr>
        <w:t xml:space="preserve"> נטילה במים: היוצא מבית </w:t>
      </w:r>
      <w:proofErr w:type="spellStart"/>
      <w:r w:rsidR="007B234A">
        <w:rPr>
          <w:rFonts w:ascii="Arial" w:eastAsia="Calibri" w:hAnsi="Arial" w:cs="Guttman Drogolin"/>
          <w:color w:val="000000"/>
          <w:sz w:val="21"/>
          <w:szCs w:val="21"/>
          <w:rtl/>
        </w:rPr>
        <w:t>הכסא</w:t>
      </w:r>
      <w:proofErr w:type="spellEnd"/>
      <w:r w:rsidR="007B234A">
        <w:rPr>
          <w:rFonts w:ascii="Arial" w:eastAsia="Calibri" w:hAnsi="Arial" w:cs="Guttman Drogolin" w:hint="cs"/>
          <w:color w:val="000000"/>
          <w:sz w:val="21"/>
          <w:szCs w:val="21"/>
          <w:rtl/>
        </w:rPr>
        <w:t xml:space="preserve">. </w:t>
      </w:r>
      <w:r w:rsidR="007B234A">
        <w:rPr>
          <w:rFonts w:ascii="Arial" w:eastAsia="Calibri" w:hAnsi="Arial" w:cs="Guttman Drogolin"/>
          <w:color w:val="000000"/>
          <w:sz w:val="21"/>
          <w:szCs w:val="21"/>
          <w:rtl/>
        </w:rPr>
        <w:t xml:space="preserve">וכתב </w:t>
      </w:r>
      <w:proofErr w:type="spellStart"/>
      <w:r w:rsidR="007B234A">
        <w:rPr>
          <w:rFonts w:ascii="Arial" w:eastAsia="Calibri" w:hAnsi="Arial" w:cs="Guttman Drogolin"/>
          <w:color w:val="000000"/>
          <w:sz w:val="21"/>
          <w:szCs w:val="21"/>
          <w:rtl/>
        </w:rPr>
        <w:t>המ"ב</w:t>
      </w:r>
      <w:proofErr w:type="spellEnd"/>
      <w:r w:rsidR="007B234A">
        <w:rPr>
          <w:rFonts w:ascii="Arial" w:eastAsia="Calibri" w:hAnsi="Arial" w:cs="Guttman Drogolin"/>
          <w:color w:val="000000"/>
          <w:sz w:val="21"/>
          <w:szCs w:val="21"/>
          <w:rtl/>
        </w:rPr>
        <w:t xml:space="preserve"> </w:t>
      </w:r>
      <w:proofErr w:type="spellStart"/>
      <w:r w:rsidR="007B234A">
        <w:rPr>
          <w:rFonts w:ascii="Arial" w:eastAsia="Calibri" w:hAnsi="Arial" w:cs="Guttman Drogolin"/>
          <w:color w:val="000000"/>
          <w:sz w:val="21"/>
          <w:szCs w:val="21"/>
          <w:rtl/>
        </w:rPr>
        <w:t>ס</w:t>
      </w:r>
      <w:r w:rsidRPr="006650A6">
        <w:rPr>
          <w:rFonts w:ascii="Arial" w:eastAsia="Calibri" w:hAnsi="Arial" w:cs="Guttman Drogolin"/>
          <w:color w:val="000000"/>
          <w:sz w:val="21"/>
          <w:szCs w:val="21"/>
          <w:rtl/>
        </w:rPr>
        <w:t>ק</w:t>
      </w:r>
      <w:r w:rsidR="007B234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מ</w:t>
      </w:r>
      <w:proofErr w:type="spellEnd"/>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color w:val="000000"/>
          <w:sz w:val="21"/>
          <w:szCs w:val="21"/>
          <w:rtl/>
        </w:rPr>
        <w:t>דאפילו</w:t>
      </w:r>
      <w:proofErr w:type="spellEnd"/>
      <w:r w:rsidRPr="006650A6">
        <w:rPr>
          <w:rFonts w:ascii="Arial" w:eastAsia="Calibri" w:hAnsi="Arial" w:cs="Guttman Drogolin"/>
          <w:color w:val="000000"/>
          <w:sz w:val="21"/>
          <w:szCs w:val="21"/>
          <w:rtl/>
        </w:rPr>
        <w:t xml:space="preserve"> לא עשה צרכיו</w:t>
      </w:r>
      <w:r w:rsidRPr="006650A6">
        <w:rPr>
          <w:rFonts w:ascii="Arial" w:eastAsia="Calibri" w:hAnsi="Arial" w:cs="Guttman Drogolin" w:hint="cs"/>
          <w:color w:val="000000"/>
          <w:sz w:val="21"/>
          <w:szCs w:val="21"/>
          <w:rtl/>
        </w:rPr>
        <w:t>.</w:t>
      </w:r>
      <w:r w:rsidRPr="006650A6">
        <w:rPr>
          <w:rFonts w:ascii="Arial" w:eastAsia="Times New Roman" w:hAnsi="Arial" w:cs="Guttman Drogolin" w:hint="cs"/>
          <w:sz w:val="21"/>
          <w:szCs w:val="21"/>
          <w:rtl/>
        </w:rPr>
        <w:t xml:space="preserve"> </w:t>
      </w:r>
      <w:r w:rsidR="002B7F43">
        <w:rPr>
          <w:rFonts w:ascii="Arial" w:eastAsia="Times New Roman" w:hAnsi="Arial" w:cs="Guttman Drogolin" w:hint="cs"/>
          <w:sz w:val="21"/>
          <w:szCs w:val="21"/>
          <w:rtl/>
        </w:rPr>
        <w:t xml:space="preserve">אלא </w:t>
      </w:r>
      <w:r w:rsidRPr="002B7F43">
        <w:rPr>
          <w:rFonts w:ascii="Arial" w:eastAsia="Times New Roman" w:hAnsi="Arial" w:cs="Guttman Drogolin"/>
          <w:sz w:val="23"/>
          <w:szCs w:val="23"/>
          <w:rtl/>
        </w:rPr>
        <w:t xml:space="preserve">יש </w:t>
      </w:r>
      <w:proofErr w:type="spellStart"/>
      <w:r w:rsidR="002B7F43" w:rsidRPr="002B7F43">
        <w:rPr>
          <w:rFonts w:ascii="Arial" w:eastAsia="Times New Roman" w:hAnsi="Arial" w:cs="Guttman Drogolin" w:hint="cs"/>
          <w:sz w:val="23"/>
          <w:szCs w:val="23"/>
          <w:rtl/>
        </w:rPr>
        <w:t>ש</w:t>
      </w:r>
      <w:r w:rsidRPr="002B7F43">
        <w:rPr>
          <w:rFonts w:ascii="Arial" w:eastAsia="Times New Roman" w:hAnsi="Arial" w:cs="Guttman Drogolin"/>
          <w:sz w:val="23"/>
          <w:szCs w:val="23"/>
          <w:rtl/>
        </w:rPr>
        <w:t>ס"ל</w:t>
      </w:r>
      <w:proofErr w:type="spellEnd"/>
      <w:r w:rsidRPr="002B7F43">
        <w:rPr>
          <w:rFonts w:ascii="Arial" w:eastAsia="Times New Roman" w:hAnsi="Arial" w:cs="Guttman Drogolin"/>
          <w:sz w:val="23"/>
          <w:szCs w:val="23"/>
          <w:rtl/>
        </w:rPr>
        <w:t xml:space="preserve"> להקל בלא עשה צרכיו</w:t>
      </w:r>
      <w:ins w:id="1431" w:author="מגיה" w:date="2026-10-15T09:00:00Z">
        <w:r>
          <w:rPr>
            <w:rFonts w:ascii="Arial" w:eastAsia="Times New Roman" w:hAnsi="Arial" w:cs="Guttman Drogolin"/>
            <w:sz w:val="23"/>
            <w:szCs w:val="23"/>
            <w:rtl/>
          </w:rPr>
          <w:t xml:space="preserve">,</w:t>
        </w:r>
      </w:ins>
      <w:r w:rsidRPr="002B7F43">
        <w:rPr>
          <w:rFonts w:ascii="Arial" w:eastAsia="Times New Roman" w:hAnsi="Arial" w:cs="Guttman Drogolin"/>
          <w:sz w:val="23"/>
          <w:szCs w:val="23"/>
          <w:vertAlign w:val="superscript"/>
          <w:rtl/>
        </w:rPr>
        <w:footnoteReference w:id="61"/>
      </w:r>
      <w:r w:rsidRPr="002B7F43">
        <w:rPr>
          <w:rFonts w:ascii="Arial" w:eastAsia="Times New Roman" w:hAnsi="Arial" w:cs="Guttman Drogolin"/>
          <w:sz w:val="23"/>
          <w:szCs w:val="23"/>
          <w:rtl/>
        </w:rPr>
        <w:t xml:space="preserve"> </w:t>
      </w:r>
      <w:r w:rsidR="002B7F43" w:rsidRPr="002B7F43">
        <w:rPr>
          <w:rFonts w:ascii="Arial" w:eastAsia="Times New Roman" w:hAnsi="Arial" w:cs="Guttman Drogolin" w:hint="cs"/>
          <w:sz w:val="23"/>
          <w:szCs w:val="23"/>
          <w:rtl/>
        </w:rPr>
        <w:t>ו</w:t>
      </w:r>
      <w:r w:rsidR="002B7F43" w:rsidRPr="002B7F43">
        <w:rPr>
          <w:rFonts w:ascii="Arial" w:eastAsia="Times New Roman" w:hAnsi="Arial" w:cs="Guttman Drogolin"/>
          <w:sz w:val="23"/>
          <w:szCs w:val="23"/>
          <w:rtl/>
        </w:rPr>
        <w:t>בבתי כסאות של</w:t>
      </w:r>
      <w:r w:rsidR="002B7F43" w:rsidRPr="002B7F43">
        <w:rPr>
          <w:rFonts w:ascii="Arial" w:eastAsia="Times New Roman" w:hAnsi="Arial" w:cs="Guttman Drogolin" w:hint="cs"/>
          <w:sz w:val="23"/>
          <w:szCs w:val="23"/>
          <w:rtl/>
        </w:rPr>
        <w:t>נו</w:t>
      </w:r>
      <w:r w:rsidR="002B7F43" w:rsidRPr="002B7F43">
        <w:rPr>
          <w:rFonts w:ascii="Arial" w:eastAsia="Times New Roman" w:hAnsi="Arial" w:cs="Guttman Drogolin"/>
          <w:sz w:val="23"/>
          <w:szCs w:val="23"/>
          <w:rtl/>
        </w:rPr>
        <w:t xml:space="preserve"> היום</w:t>
      </w:r>
      <w:ins w:id="1430" w:author="מגיה" w:date="2026-10-15T09:00:00Z">
        <w:r>
          <w:rPr>
            <w:rFonts w:ascii="Arial" w:eastAsia="Times New Roman" w:hAnsi="Arial" w:cs="Guttman Drogolin"/>
            <w:sz w:val="23"/>
            <w:szCs w:val="23"/>
            <w:rtl/>
          </w:rPr>
          <w:t xml:space="preserve">,</w:t>
        </w:r>
      </w:ins>
      <w:r w:rsidR="002B7F43" w:rsidRPr="002B7F43">
        <w:rPr>
          <w:rFonts w:ascii="Arial" w:eastAsia="Times New Roman" w:hAnsi="Arial" w:cs="Guttman Drogolin"/>
          <w:sz w:val="23"/>
          <w:szCs w:val="23"/>
          <w:rtl/>
        </w:rPr>
        <w:t xml:space="preserve"> </w:t>
      </w:r>
      <w:r w:rsidR="002B7F43" w:rsidRPr="002B7F43">
        <w:rPr>
          <w:rFonts w:ascii="Arial" w:eastAsia="Times New Roman" w:hAnsi="Arial" w:cs="Guttman Drogolin" w:hint="cs"/>
          <w:sz w:val="23"/>
          <w:szCs w:val="23"/>
          <w:rtl/>
        </w:rPr>
        <w:t xml:space="preserve">שאין קירות החדר </w:t>
      </w:r>
      <w:del w:id="1428" w:author="מגיה" w:date="2026-10-15T09:00:00Z">
        <w:r w:rsidR="002B7F43" w:rsidRPr="002B7F43">
          <w:rPr>
            <w:rFonts w:ascii="Arial" w:eastAsia="Times New Roman" w:hAnsi="Arial" w:cs="Guttman Drogolin" w:hint="cs"/>
            <w:sz w:val="23"/>
            <w:szCs w:val="23"/>
            <w:rtl/>
          </w:rPr>
          <w:delText xml:space="preserve">מיועד</w:delText>
        </w:r>
      </w:del>
      <w:ins w:id="1429" w:author="מגיה" w:date="2026-10-15T09:00:00Z">
        <w:r>
          <w:rPr>
            <w:rFonts w:ascii="Arial" w:eastAsia="Times New Roman" w:hAnsi="Arial" w:cs="Guttman Drogolin" w:hint="cs"/>
            <w:sz w:val="23"/>
            <w:szCs w:val="23"/>
            <w:rtl/>
          </w:rPr>
          <w:t xml:space="preserve">מיועדים</w:t>
        </w:r>
      </w:ins>
      <w:r w:rsidR="002B7F43" w:rsidRPr="002B7F43">
        <w:rPr>
          <w:rFonts w:ascii="Arial" w:eastAsia="Times New Roman" w:hAnsi="Arial" w:cs="Guttman Drogolin" w:hint="cs"/>
          <w:sz w:val="23"/>
          <w:szCs w:val="23"/>
          <w:rtl/>
        </w:rPr>
        <w:t xml:space="preserve"> לקבל הרעי, אלא </w:t>
      </w:r>
      <w:r w:rsidR="002B7F43" w:rsidRPr="002B7F43">
        <w:rPr>
          <w:rFonts w:ascii="Arial" w:eastAsia="Times New Roman" w:hAnsi="Arial" w:cs="Guttman Drogolin"/>
          <w:sz w:val="23"/>
          <w:szCs w:val="23"/>
          <w:rtl/>
        </w:rPr>
        <w:t xml:space="preserve">יש </w:t>
      </w:r>
      <w:r w:rsidR="002B7F43" w:rsidRPr="002B7F43">
        <w:rPr>
          <w:rFonts w:ascii="Arial" w:eastAsia="Times New Roman" w:hAnsi="Arial" w:cs="Guttman Drogolin" w:hint="cs"/>
          <w:sz w:val="23"/>
          <w:szCs w:val="23"/>
          <w:rtl/>
        </w:rPr>
        <w:t xml:space="preserve">לזה </w:t>
      </w:r>
      <w:r w:rsidR="002B7F43" w:rsidRPr="002B7F43">
        <w:rPr>
          <w:rFonts w:ascii="Arial" w:eastAsia="Times New Roman" w:hAnsi="Arial" w:cs="Guttman Drogolin"/>
          <w:sz w:val="23"/>
          <w:szCs w:val="23"/>
          <w:rtl/>
        </w:rPr>
        <w:t>אסלה מיוחדת</w:t>
      </w:r>
      <w:ins w:id="1427" w:author="מגיה" w:date="2026-10-15T09:00:00Z">
        <w:r>
          <w:rPr>
            <w:rFonts w:ascii="Arial" w:eastAsia="Times New Roman" w:hAnsi="Arial" w:cs="Guttman Drogolin"/>
            <w:sz w:val="23"/>
            <w:szCs w:val="23"/>
            <w:rtl/>
          </w:rPr>
          <w:t xml:space="preserve">,</w:t>
        </w:r>
      </w:ins>
      <w:r w:rsidR="002B7F43" w:rsidRPr="002B7F43">
        <w:rPr>
          <w:rFonts w:ascii="Arial" w:eastAsia="Times New Roman" w:hAnsi="Arial" w:cs="Guttman Drogolin" w:hint="cs"/>
          <w:sz w:val="23"/>
          <w:szCs w:val="23"/>
          <w:rtl/>
        </w:rPr>
        <w:t xml:space="preserve"> יש להקל כדבריהם</w:t>
      </w:r>
      <w:r w:rsidRPr="002B7F43">
        <w:rPr>
          <w:rFonts w:ascii="Arial" w:eastAsia="Times New Roman" w:hAnsi="Arial" w:cs="Guttman Drogolin" w:hint="cs"/>
          <w:sz w:val="23"/>
          <w:szCs w:val="23"/>
          <w:rtl/>
        </w:rPr>
        <w:t>,</w:t>
      </w:r>
      <w:r w:rsidRPr="002B7F43">
        <w:rPr>
          <w:rFonts w:ascii="Arial" w:eastAsia="Times New Roman" w:hAnsi="Arial" w:cs="Guttman Drogolin"/>
          <w:sz w:val="23"/>
          <w:szCs w:val="23"/>
          <w:rtl/>
        </w:rPr>
        <w:t xml:space="preserve"> </w:t>
      </w:r>
      <w:r w:rsidR="002B7F43">
        <w:rPr>
          <w:rFonts w:ascii="Arial" w:eastAsia="Times New Roman" w:hAnsi="Arial" w:cs="Guttman Drogolin" w:hint="cs"/>
          <w:sz w:val="21"/>
          <w:szCs w:val="21"/>
          <w:rtl/>
        </w:rPr>
        <w:t>כי</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י"ל</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דהפוסקים</w:t>
      </w:r>
      <w:proofErr w:type="spellEnd"/>
      <w:r w:rsidRPr="006650A6">
        <w:rPr>
          <w:rFonts w:ascii="Arial" w:eastAsia="Times New Roman" w:hAnsi="Arial" w:cs="Guttman Drogolin" w:hint="cs"/>
          <w:sz w:val="21"/>
          <w:szCs w:val="21"/>
          <w:rtl/>
        </w:rPr>
        <w:t xml:space="preserve"> שהחמירו</w:t>
      </w:r>
      <w:ins w:id="1426"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w:t>
      </w:r>
      <w:del w:id="1424" w:author="מגיה" w:date="2026-10-15T09:00:00Z">
        <w:r w:rsidRPr="006650A6">
          <w:rPr>
            <w:rFonts w:ascii="Arial" w:eastAsia="Times New Roman" w:hAnsi="Arial" w:cs="Guttman Drogolin" w:hint="cs"/>
            <w:sz w:val="21"/>
            <w:szCs w:val="21"/>
            <w:rtl/>
          </w:rPr>
          <w:delText xml:space="preserve">הוא</w:delText>
        </w:r>
      </w:del>
      <w:ins w:id="1425" w:author="מגיה" w:date="2026-10-15T09:00:00Z">
        <w:r>
          <w:rPr>
            <w:rFonts w:ascii="Arial" w:eastAsia="Times New Roman" w:hAnsi="Arial" w:cs="Guttman Drogolin" w:hint="cs"/>
            <w:sz w:val="21"/>
            <w:szCs w:val="21"/>
            <w:rtl/>
          </w:rPr>
          <w:t xml:space="preserve">דבריהם נאמרו</w:t>
        </w:r>
      </w:ins>
      <w:r w:rsidRPr="006650A6">
        <w:rPr>
          <w:rFonts w:ascii="Arial" w:eastAsia="Times New Roman" w:hAnsi="Arial" w:cs="Guttman Drogolin" w:hint="cs"/>
          <w:sz w:val="21"/>
          <w:szCs w:val="21"/>
          <w:rtl/>
        </w:rPr>
        <w:t xml:space="preserve"> רק בבית </w:t>
      </w:r>
      <w:proofErr w:type="spellStart"/>
      <w:r w:rsidRPr="006650A6">
        <w:rPr>
          <w:rFonts w:ascii="Arial" w:eastAsia="Times New Roman" w:hAnsi="Arial" w:cs="Guttman Drogolin" w:hint="cs"/>
          <w:sz w:val="21"/>
          <w:szCs w:val="21"/>
          <w:rtl/>
        </w:rPr>
        <w:t>הכסא</w:t>
      </w:r>
      <w:proofErr w:type="spellEnd"/>
      <w:r w:rsidRPr="006650A6">
        <w:rPr>
          <w:rFonts w:ascii="Arial" w:eastAsia="Times New Roman" w:hAnsi="Arial" w:cs="Guttman Drogolin" w:hint="cs"/>
          <w:sz w:val="21"/>
          <w:szCs w:val="21"/>
          <w:rtl/>
        </w:rPr>
        <w:t xml:space="preserve"> של פעם שכל כולו לקבל רעי ומי רגלים, וזה כמו </w:t>
      </w:r>
      <w:proofErr w:type="spellStart"/>
      <w:del w:id="1422" w:author="מגיה" w:date="2026-10-15T09:00:00Z">
        <w:r w:rsidRPr="006650A6">
          <w:rPr>
            <w:rFonts w:ascii="Arial" w:eastAsia="Times New Roman" w:hAnsi="Arial" w:cs="Guttman Drogolin" w:hint="cs"/>
            <w:sz w:val="21"/>
            <w:szCs w:val="21"/>
            <w:rtl/>
          </w:rPr>
          <w:lastRenderedPageBreak/>
          <w:delText xml:space="preserve">האסלא</w:delText>
        </w:r>
      </w:del>
      <w:ins w:id="1423" w:author="מגיה" w:date="2026-10-15T09:00:00Z">
        <w:r>
          <w:rPr>
            <w:rFonts w:ascii="Arial" w:eastAsia="Times New Roman" w:hAnsi="Arial" w:cs="Guttman Drogolin" w:hint="cs"/>
            <w:sz w:val="21"/>
            <w:szCs w:val="21"/>
            <w:rtl/>
          </w:rPr>
          <w:t xml:space="preserve">האסלה</w:t>
        </w:r>
      </w:ins>
      <w:proofErr w:type="spellEnd"/>
      <w:r w:rsidRPr="006650A6">
        <w:rPr>
          <w:rFonts w:ascii="Arial" w:eastAsia="Times New Roman" w:hAnsi="Arial" w:cs="Guttman Drogolin" w:hint="cs"/>
          <w:sz w:val="21"/>
          <w:szCs w:val="21"/>
          <w:rtl/>
        </w:rPr>
        <w:t xml:space="preserve"> של ימינו</w:t>
      </w:r>
      <w:r w:rsidRPr="006650A6">
        <w:rPr>
          <w:rFonts w:ascii="Arial" w:eastAsia="Times New Roman" w:hAnsi="Arial" w:cs="Guttman Drogolin"/>
          <w:sz w:val="21"/>
          <w:szCs w:val="21"/>
          <w:vertAlign w:val="superscript"/>
          <w:rtl/>
        </w:rPr>
        <w:footnoteReference w:id="62"/>
      </w:r>
      <w:r w:rsidR="002B7F43">
        <w:rPr>
          <w:rFonts w:ascii="Arial" w:eastAsia="Times New Roman" w:hAnsi="Arial" w:cs="Guttman Drogolin" w:hint="cs"/>
          <w:sz w:val="21"/>
          <w:szCs w:val="21"/>
          <w:rtl/>
        </w:rPr>
        <w:t>.</w:t>
      </w:r>
      <w:r w:rsidR="00A4713F">
        <w:rPr>
          <w:rFonts w:ascii="Arial" w:eastAsia="Times New Roman" w:hAnsi="Arial" w:cs="Guttman Drogolin"/>
          <w:sz w:val="21"/>
          <w:szCs w:val="21"/>
          <w:rtl/>
        </w:rPr>
        <w:t xml:space="preserve"> </w:t>
      </w:r>
      <w:r w:rsidRPr="006650A6">
        <w:rPr>
          <w:rFonts w:ascii="Arial" w:eastAsia="Times New Roman" w:hAnsi="Arial" w:cs="Guttman Drogolin"/>
          <w:sz w:val="21"/>
          <w:szCs w:val="21"/>
          <w:rtl/>
        </w:rPr>
        <w:t xml:space="preserve">גם יש </w:t>
      </w:r>
      <w:del w:id="1420" w:author="מגיה" w:date="2026-10-15T09:00:00Z">
        <w:r w:rsidRPr="006650A6">
          <w:rPr>
            <w:rFonts w:ascii="Arial" w:eastAsia="Times New Roman" w:hAnsi="Arial" w:cs="Guttman Drogolin"/>
            <w:sz w:val="21"/>
            <w:szCs w:val="21"/>
            <w:rtl/>
          </w:rPr>
          <w:delText xml:space="preserve">לבתי</w:delText>
        </w:r>
      </w:del>
      <w:ins w:id="1421" w:author="מגיה" w:date="2026-10-15T09:00:00Z">
        <w:r>
          <w:rPr>
            <w:rFonts w:ascii="Arial" w:eastAsia="Times New Roman" w:hAnsi="Arial" w:cs="Guttman Drogolin"/>
            <w:sz w:val="21"/>
            <w:szCs w:val="21"/>
            <w:rtl/>
          </w:rPr>
          <w:t xml:space="preserve">בבתי</w:t>
        </w:r>
      </w:ins>
      <w:r w:rsidRPr="006650A6">
        <w:rPr>
          <w:rFonts w:ascii="Arial" w:eastAsia="Times New Roman" w:hAnsi="Arial" w:cs="Guttman Drogolin"/>
          <w:sz w:val="21"/>
          <w:szCs w:val="21"/>
          <w:rtl/>
        </w:rPr>
        <w:t xml:space="preserve"> כסאות שלנו דמיון לבית </w:t>
      </w:r>
      <w:proofErr w:type="spellStart"/>
      <w:r w:rsidRPr="006650A6">
        <w:rPr>
          <w:rFonts w:ascii="Arial" w:eastAsia="Times New Roman" w:hAnsi="Arial" w:cs="Guttman Drogolin"/>
          <w:sz w:val="21"/>
          <w:szCs w:val="21"/>
          <w:rtl/>
        </w:rPr>
        <w:t>הכסא</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דפרסאי</w:t>
      </w:r>
      <w:proofErr w:type="spellEnd"/>
      <w:r w:rsidRPr="006650A6">
        <w:rPr>
          <w:rFonts w:ascii="Arial" w:eastAsia="Times New Roman" w:hAnsi="Arial" w:cs="Guttman Drogolin"/>
          <w:sz w:val="21"/>
          <w:szCs w:val="21"/>
          <w:rtl/>
        </w:rPr>
        <w:t xml:space="preserve"> שמותר לקרות ב</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 כיון שהרעי והמי רגלים מתגלגלים ונופלים מיד לרשות אחרת</w:t>
      </w:r>
      <w:r w:rsidRPr="006650A6">
        <w:rPr>
          <w:rFonts w:ascii="Arial" w:eastAsia="Times New Roman" w:hAnsi="Arial" w:cs="Guttman Drogolin"/>
          <w:sz w:val="21"/>
          <w:szCs w:val="21"/>
          <w:vertAlign w:val="superscript"/>
          <w:rtl/>
        </w:rPr>
        <w:footnoteReference w:id="63"/>
      </w:r>
      <w:r w:rsidRPr="006650A6">
        <w:rPr>
          <w:rFonts w:ascii="Arial" w:eastAsia="Times New Roman" w:hAnsi="Arial" w:cs="Guttman Drogolin"/>
          <w:sz w:val="21"/>
          <w:szCs w:val="21"/>
          <w:rtl/>
        </w:rPr>
        <w:t xml:space="preserve">. ואם יש גם בבית </w:t>
      </w:r>
      <w:proofErr w:type="spellStart"/>
      <w:r w:rsidRPr="006650A6">
        <w:rPr>
          <w:rFonts w:ascii="Arial" w:eastAsia="Times New Roman" w:hAnsi="Arial" w:cs="Guttman Drogolin"/>
          <w:sz w:val="21"/>
          <w:szCs w:val="21"/>
          <w:rtl/>
        </w:rPr>
        <w:t>הכסא</w:t>
      </w:r>
      <w:proofErr w:type="spellEnd"/>
      <w:r w:rsidRPr="006650A6">
        <w:rPr>
          <w:rFonts w:ascii="Arial" w:eastAsia="Times New Roman" w:hAnsi="Arial" w:cs="Guttman Drogolin"/>
          <w:sz w:val="21"/>
          <w:szCs w:val="21"/>
          <w:rtl/>
        </w:rPr>
        <w:t xml:space="preserve"> כיור </w:t>
      </w:r>
      <w:proofErr w:type="spellStart"/>
      <w:r w:rsidRPr="006650A6">
        <w:rPr>
          <w:rFonts w:ascii="Arial" w:eastAsia="Times New Roman" w:hAnsi="Arial" w:cs="Guttman Drogolin"/>
          <w:sz w:val="21"/>
          <w:szCs w:val="21"/>
          <w:rtl/>
        </w:rPr>
        <w:t>לנט"י</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שאז </w:t>
      </w:r>
      <w:r w:rsidRPr="006650A6">
        <w:rPr>
          <w:rFonts w:ascii="Arial" w:eastAsia="Times New Roman" w:hAnsi="Arial" w:cs="Guttman Drogolin"/>
          <w:sz w:val="21"/>
          <w:szCs w:val="21"/>
          <w:rtl/>
        </w:rPr>
        <w:t xml:space="preserve">אינו רק בית </w:t>
      </w:r>
      <w:proofErr w:type="spellStart"/>
      <w:r w:rsidRPr="006650A6">
        <w:rPr>
          <w:rFonts w:ascii="Arial" w:eastAsia="Times New Roman" w:hAnsi="Arial" w:cs="Guttman Drogolin"/>
          <w:sz w:val="21"/>
          <w:szCs w:val="21"/>
          <w:rtl/>
        </w:rPr>
        <w:t>הכסא</w:t>
      </w:r>
      <w:ins w:id="1419" w:author="מגיה" w:date="2026-10-15T09:00:00Z">
        <w:r>
          <w:rPr>
            <w:rFonts w:ascii="Arial" w:eastAsia="Times New Roman" w:hAnsi="Arial" w:cs="Guttman Drogolin"/>
            <w:sz w:val="21"/>
            <w:szCs w:val="21"/>
            <w:rtl/>
          </w:rPr>
          <w:t xml:space="preserve">,</w:t>
        </w:r>
      </w:ins>
      <w:proofErr w:type="spellEnd"/>
      <w:r w:rsidRPr="006650A6">
        <w:rPr>
          <w:rFonts w:ascii="Arial" w:eastAsia="Times New Roman" w:hAnsi="Arial" w:cs="Guttman Drogolin"/>
          <w:sz w:val="21"/>
          <w:szCs w:val="21"/>
          <w:rtl/>
        </w:rPr>
        <w:t xml:space="preserve"> יש עוד סניף להקל</w:t>
      </w:r>
      <w:r w:rsidRPr="006650A6">
        <w:rPr>
          <w:rFonts w:ascii="Arial" w:eastAsia="Times New Roman" w:hAnsi="Arial" w:cs="Guttman Drogolin"/>
          <w:sz w:val="21"/>
          <w:szCs w:val="21"/>
          <w:vertAlign w:val="superscript"/>
          <w:rtl/>
        </w:rPr>
        <w:footnoteReference w:id="64"/>
      </w:r>
      <w:r w:rsidRPr="006650A6">
        <w:rPr>
          <w:rFonts w:ascii="Arial" w:eastAsia="Times New Roman" w:hAnsi="Arial" w:cs="Guttman Drogolin"/>
          <w:sz w:val="21"/>
          <w:szCs w:val="21"/>
          <w:rtl/>
        </w:rPr>
        <w:t>.</w:t>
      </w:r>
      <w:r w:rsidRPr="006650A6">
        <w:rPr>
          <w:rFonts w:ascii="Arial" w:eastAsia="Times New Roman" w:hAnsi="Arial" w:cs="Guttman Drogolin"/>
          <w:b/>
          <w:bCs/>
          <w:sz w:val="21"/>
          <w:szCs w:val="21"/>
          <w:rtl/>
        </w:rPr>
        <w:t xml:space="preserve"> </w:t>
      </w:r>
      <w:r w:rsidRPr="006650A6">
        <w:rPr>
          <w:rFonts w:ascii="Arial" w:eastAsia="Times New Roman" w:hAnsi="Arial" w:cs="Guttman Drogolin"/>
          <w:sz w:val="21"/>
          <w:szCs w:val="21"/>
          <w:rtl/>
        </w:rPr>
        <w:t>ו</w:t>
      </w:r>
      <w:r w:rsidRPr="006650A6">
        <w:rPr>
          <w:rFonts w:ascii="Arial" w:eastAsia="Times New Roman" w:hAnsi="Arial" w:cs="Guttman Drogolin" w:hint="cs"/>
          <w:sz w:val="21"/>
          <w:szCs w:val="21"/>
          <w:rtl/>
        </w:rPr>
        <w:t xml:space="preserve">יש הרוצים להתיר מסברות אלו, </w:t>
      </w:r>
      <w:r w:rsidRPr="006650A6">
        <w:rPr>
          <w:rFonts w:ascii="Arial" w:eastAsia="Times New Roman" w:hAnsi="Arial" w:cs="Guttman Drogolin"/>
          <w:sz w:val="21"/>
          <w:szCs w:val="21"/>
          <w:rtl/>
        </w:rPr>
        <w:t>אפילו לקרות בתוכם ק"ש</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וכ"ש </w:t>
      </w:r>
      <w:proofErr w:type="spellStart"/>
      <w:r w:rsidRPr="006650A6">
        <w:rPr>
          <w:rFonts w:ascii="Arial" w:eastAsia="Times New Roman" w:hAnsi="Arial" w:cs="Guttman Drogolin" w:hint="cs"/>
          <w:sz w:val="21"/>
          <w:szCs w:val="21"/>
          <w:rtl/>
        </w:rPr>
        <w:t>לענין</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לפטור </w:t>
      </w:r>
      <w:proofErr w:type="spellStart"/>
      <w:del w:id="1417" w:author="מגיה" w:date="2026-10-15T09:00:00Z">
        <w:r w:rsidRPr="006650A6">
          <w:rPr>
            <w:rFonts w:ascii="Arial" w:eastAsia="Times New Roman" w:hAnsi="Arial" w:cs="Guttman Drogolin"/>
            <w:sz w:val="21"/>
            <w:szCs w:val="21"/>
            <w:rtl/>
          </w:rPr>
          <w:delText xml:space="preserve">בנט</w:delText>
        </w:r>
      </w:del>
      <w:ins w:id="1418" w:author="מגיה" w:date="2026-10-15T09:00:00Z">
        <w:r>
          <w:rPr>
            <w:rFonts w:ascii="Arial" w:eastAsia="Times New Roman" w:hAnsi="Arial" w:cs="Guttman Drogolin"/>
            <w:sz w:val="21"/>
            <w:szCs w:val="21"/>
            <w:rtl/>
          </w:rPr>
          <w:t xml:space="preserve">מנט</w:t>
        </w:r>
      </w:ins>
      <w:r w:rsidRPr="006650A6">
        <w:rPr>
          <w:rFonts w:ascii="Arial" w:eastAsia="Times New Roman" w:hAnsi="Arial" w:cs="Guttman Drogolin"/>
          <w:sz w:val="21"/>
          <w:szCs w:val="21"/>
          <w:rtl/>
        </w:rPr>
        <w:t xml:space="preserve">"י</w:t>
      </w:r>
      <w:ins w:id="1416" w:author="מגיה" w:date="2026-10-15T09:00:00Z">
        <w:r>
          <w:rPr>
            <w:rFonts w:ascii="Arial" w:eastAsia="Times New Roman" w:hAnsi="Arial" w:cs="Guttman Drogolin"/>
            <w:sz w:val="21"/>
            <w:szCs w:val="21"/>
            <w:rtl/>
          </w:rPr>
          <w:t xml:space="preserve"> את</w:t>
        </w:r>
      </w:ins>
      <w:proofErr w:type="spellEnd"/>
      <w:r w:rsidRPr="006650A6">
        <w:rPr>
          <w:rFonts w:ascii="Arial" w:eastAsia="Times New Roman" w:hAnsi="Arial" w:cs="Guttman Drogolin"/>
          <w:sz w:val="21"/>
          <w:szCs w:val="21"/>
          <w:rtl/>
        </w:rPr>
        <w:t xml:space="preserve"> הנכנס לשם</w:t>
      </w:r>
      <w:r w:rsidRPr="006650A6">
        <w:rPr>
          <w:rFonts w:ascii="Arial" w:eastAsia="Times New Roman" w:hAnsi="Arial" w:cs="Guttman Drogolin"/>
          <w:sz w:val="21"/>
          <w:szCs w:val="21"/>
          <w:vertAlign w:val="superscript"/>
          <w:rtl/>
        </w:rPr>
        <w:footnoteReference w:id="65"/>
      </w:r>
      <w:r w:rsidRPr="006650A6">
        <w:rPr>
          <w:rFonts w:ascii="Arial" w:eastAsia="Times New Roman" w:hAnsi="Arial" w:cs="Guttman Drogolin" w:hint="cs"/>
          <w:sz w:val="21"/>
          <w:szCs w:val="21"/>
          <w:rtl/>
        </w:rPr>
        <w:t>.</w:t>
      </w:r>
      <w:del w:id="1415" w:author="מגיה" w:date="2026-10-15T09:00:00Z">
        <w:r w:rsidRPr="006650A6">
          <w:rPr>
            <w:rFonts w:ascii="Arial" w:eastAsia="Times New Roman" w:hAnsi="Arial" w:cs="Guttman Drogolin"/>
            <w:sz w:val="21"/>
            <w:szCs w:val="21"/>
            <w:rtl/>
          </w:rPr>
          <w:delText xml:space="preserve"> </w:delText>
        </w:r>
      </w:del>
    </w:p>
    <w:p w:rsidR="006650A6" w:rsidRPr="006650A6" w:rsidRDefault="00DA147D" w:rsidP="006650A6">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לז</w:t>
      </w:r>
      <w:proofErr w:type="spellEnd"/>
      <w:r w:rsidR="006650A6" w:rsidRPr="006650A6">
        <w:rPr>
          <w:rFonts w:asciiTheme="minorBidi" w:eastAsia="Times New Roman" w:hAnsiTheme="minorBidi" w:cs="Guttman Drogolin" w:hint="cs"/>
          <w:b/>
          <w:bCs/>
          <w:color w:val="000000"/>
          <w:sz w:val="24"/>
          <w:szCs w:val="24"/>
          <w:rtl/>
        </w:rPr>
        <w:t xml:space="preserve">. שאלה. </w:t>
      </w:r>
      <w:r w:rsidR="00986448">
        <w:rPr>
          <w:rFonts w:asciiTheme="minorBidi" w:eastAsia="Times New Roman" w:hAnsiTheme="minorBidi" w:cs="Guttman Drogolin" w:hint="cs"/>
          <w:b/>
          <w:bCs/>
          <w:color w:val="000000"/>
          <w:sz w:val="24"/>
          <w:szCs w:val="24"/>
          <w:rtl/>
        </w:rPr>
        <w:t xml:space="preserve">האם </w:t>
      </w:r>
      <w:r w:rsidR="006650A6" w:rsidRPr="006650A6">
        <w:rPr>
          <w:rFonts w:asciiTheme="minorBidi" w:eastAsia="Times New Roman" w:hAnsiTheme="minorBidi" w:cs="Guttman Drogolin" w:hint="cs"/>
          <w:b/>
          <w:bCs/>
          <w:color w:val="000000"/>
          <w:sz w:val="24"/>
          <w:szCs w:val="24"/>
          <w:rtl/>
        </w:rPr>
        <w:t>המכניס ידו לבית</w:t>
      </w:r>
      <w:r w:rsidR="00986448">
        <w:rPr>
          <w:rFonts w:asciiTheme="minorBidi" w:eastAsia="Times New Roman" w:hAnsiTheme="minorBidi" w:cs="Guttman Drogolin" w:hint="cs"/>
          <w:b/>
          <w:bCs/>
          <w:color w:val="000000"/>
          <w:sz w:val="24"/>
          <w:szCs w:val="24"/>
          <w:rtl/>
        </w:rPr>
        <w:t xml:space="preserve"> </w:t>
      </w:r>
      <w:proofErr w:type="spellStart"/>
      <w:r w:rsidR="00986448">
        <w:rPr>
          <w:rFonts w:asciiTheme="minorBidi" w:eastAsia="Times New Roman" w:hAnsiTheme="minorBidi" w:cs="Guttman Drogolin" w:hint="cs"/>
          <w:b/>
          <w:bCs/>
          <w:color w:val="000000"/>
          <w:sz w:val="24"/>
          <w:szCs w:val="24"/>
          <w:rtl/>
        </w:rPr>
        <w:t>הכסא</w:t>
      </w:r>
      <w:proofErr w:type="spellEnd"/>
      <w:r w:rsidR="00986448">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hint="cs"/>
          <w:b/>
          <w:bCs/>
          <w:color w:val="000000"/>
          <w:sz w:val="24"/>
          <w:szCs w:val="24"/>
          <w:rtl/>
        </w:rPr>
        <w:t>צריך ליטול ידיו?</w:t>
      </w:r>
    </w:p>
    <w:p w:rsidR="006650A6" w:rsidRPr="006650A6" w:rsidRDefault="006650A6" w:rsidP="006650A6">
      <w:pPr>
        <w:spacing w:before="40" w:after="0" w:line="330" w:lineRule="exact"/>
        <w:jc w:val="both"/>
        <w:rPr>
          <w:rFonts w:ascii="Arial" w:eastAsia="Times New Roman" w:hAnsi="Arial" w:cs="Guttman Drogolin"/>
          <w:b/>
          <w:bCs/>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xml:space="preserve">. </w:t>
      </w:r>
      <w:r w:rsidRPr="006650A6">
        <w:rPr>
          <w:rFonts w:ascii="Arial" w:eastAsia="Times New Roman" w:hAnsi="Arial" w:cs="Guttman Drogolin" w:hint="cs"/>
          <w:color w:val="000000"/>
          <w:sz w:val="21"/>
          <w:szCs w:val="21"/>
          <w:rtl/>
        </w:rPr>
        <w:t xml:space="preserve">אין צריך ליטול ידיו</w:t>
      </w:r>
      <w:ins w:id="1432" w:author="מגיה" w:date="2026-10-15T09:00:00Z">
        <w:r>
          <w:rPr>
            <w:rFonts w:ascii="Arial" w:eastAsia="Times New Roman" w:hAnsi="Arial" w:cs="Guttman Drogolin" w:hint="cs"/>
            <w:color w:val="000000"/>
            <w:sz w:val="21"/>
            <w:szCs w:val="21"/>
            <w:rtl/>
          </w:rPr>
          <w:t xml:space="preserve">,</w:t>
        </w:r>
      </w:ins>
      <w:r w:rsidRPr="006650A6">
        <w:rPr>
          <w:rFonts w:ascii="Arial" w:eastAsia="Times New Roman" w:hAnsi="Arial" w:cs="Guttman Drogolin" w:hint="cs"/>
          <w:color w:val="000000"/>
          <w:sz w:val="21"/>
          <w:szCs w:val="21"/>
          <w:rtl/>
        </w:rPr>
        <w:t xml:space="preserve"> כי </w:t>
      </w:r>
      <w:r w:rsidRPr="006650A6">
        <w:rPr>
          <w:rFonts w:ascii="Arial" w:eastAsia="Times New Roman" w:hAnsi="Arial" w:cs="Guttman Drogolin"/>
          <w:color w:val="000000"/>
          <w:sz w:val="21"/>
          <w:szCs w:val="21"/>
          <w:rtl/>
        </w:rPr>
        <w:t>נקטינן ביאה במקצת לאו שמה ביאה</w:t>
      </w:r>
      <w:r w:rsidRPr="006650A6">
        <w:rPr>
          <w:rFonts w:ascii="Arial" w:eastAsia="Times New Roman" w:hAnsi="Arial" w:cs="Guttman Drogolin" w:hint="cs"/>
          <w:color w:val="000000"/>
          <w:sz w:val="21"/>
          <w:szCs w:val="21"/>
          <w:rtl/>
        </w:rPr>
        <w:t xml:space="preserve">, בפרט </w:t>
      </w:r>
      <w:r w:rsidRPr="006650A6">
        <w:rPr>
          <w:rFonts w:ascii="Arial" w:eastAsia="Times New Roman" w:hAnsi="Arial" w:cs="Guttman Drogolin"/>
          <w:color w:val="000000"/>
          <w:sz w:val="21"/>
          <w:szCs w:val="21"/>
          <w:rtl/>
        </w:rPr>
        <w:t>בבתי כסאות של זמנינו</w:t>
      </w:r>
      <w:r w:rsidRPr="006650A6">
        <w:rPr>
          <w:rFonts w:ascii="Arial" w:eastAsia="Times New Roman" w:hAnsi="Arial" w:cs="Guttman Drogolin"/>
          <w:color w:val="000000"/>
          <w:sz w:val="21"/>
          <w:szCs w:val="21"/>
          <w:vertAlign w:val="superscript"/>
          <w:rtl/>
        </w:rPr>
        <w:footnoteReference w:id="66"/>
      </w:r>
      <w:r w:rsidRPr="006650A6">
        <w:rPr>
          <w:rFonts w:ascii="Arial" w:eastAsia="Times New Roman" w:hAnsi="Arial" w:cs="Guttman Drogolin" w:hint="cs"/>
          <w:color w:val="000000"/>
          <w:sz w:val="21"/>
          <w:szCs w:val="21"/>
          <w:rtl/>
        </w:rPr>
        <w:t>.</w:t>
      </w:r>
    </w:p>
    <w:p w:rsidR="006650A6" w:rsidRPr="006650A6" w:rsidRDefault="00DA147D" w:rsidP="00A4713F">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לח</w:t>
      </w:r>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w:t>
      </w:r>
      <w:r w:rsidR="00D7245E">
        <w:rPr>
          <w:rFonts w:asciiTheme="minorBidi" w:eastAsia="Times New Roman" w:hAnsiTheme="minorBidi" w:cs="Guttman Drogolin" w:hint="cs"/>
          <w:b/>
          <w:bCs/>
          <w:color w:val="000000"/>
          <w:sz w:val="24"/>
          <w:szCs w:val="24"/>
          <w:rtl/>
        </w:rPr>
        <w:t xml:space="preserve">האם </w:t>
      </w:r>
      <w:r w:rsidR="00A4713F">
        <w:rPr>
          <w:rFonts w:asciiTheme="minorBidi" w:eastAsia="Times New Roman" w:hAnsiTheme="minorBidi" w:cs="Guttman Drogolin" w:hint="cs"/>
          <w:b/>
          <w:bCs/>
          <w:color w:val="000000"/>
          <w:sz w:val="24"/>
          <w:szCs w:val="24"/>
          <w:rtl/>
        </w:rPr>
        <w:t xml:space="preserve">מפרק </w:t>
      </w:r>
      <w:r w:rsidR="006F4E74">
        <w:rPr>
          <w:rFonts w:asciiTheme="minorBidi" w:eastAsia="Times New Roman" w:hAnsiTheme="minorBidi" w:cs="Guttman Drogolin" w:hint="cs"/>
          <w:b/>
          <w:bCs/>
          <w:color w:val="000000"/>
          <w:sz w:val="24"/>
          <w:szCs w:val="24"/>
          <w:rtl/>
        </w:rPr>
        <w:t xml:space="preserve">וזרוע </w:t>
      </w:r>
      <w:proofErr w:type="spellStart"/>
      <w:r w:rsidR="00A4713F">
        <w:rPr>
          <w:rFonts w:asciiTheme="minorBidi" w:eastAsia="Times New Roman" w:hAnsiTheme="minorBidi" w:cs="Guttman Drogolin" w:hint="cs"/>
          <w:b/>
          <w:bCs/>
          <w:color w:val="000000"/>
          <w:sz w:val="24"/>
          <w:szCs w:val="24"/>
          <w:rtl/>
        </w:rPr>
        <w:t>ה</w:t>
      </w:r>
      <w:r w:rsidR="00D7245E">
        <w:rPr>
          <w:rFonts w:asciiTheme="minorBidi" w:eastAsia="Times New Roman" w:hAnsiTheme="minorBidi" w:cs="Guttman Drogolin" w:hint="cs"/>
          <w:b/>
          <w:bCs/>
          <w:color w:val="000000"/>
          <w:sz w:val="24"/>
          <w:szCs w:val="24"/>
          <w:rtl/>
        </w:rPr>
        <w:t>ידים</w:t>
      </w:r>
      <w:proofErr w:type="spellEnd"/>
      <w:r w:rsidR="00D7245E">
        <w:rPr>
          <w:rFonts w:asciiTheme="minorBidi" w:eastAsia="Times New Roman" w:hAnsiTheme="minorBidi" w:cs="Guttman Drogolin" w:hint="cs"/>
          <w:b/>
          <w:bCs/>
          <w:color w:val="000000"/>
          <w:sz w:val="24"/>
          <w:szCs w:val="24"/>
          <w:rtl/>
        </w:rPr>
        <w:t xml:space="preserve"> נחשבים למקום </w:t>
      </w:r>
      <w:r w:rsidR="00A4713F">
        <w:rPr>
          <w:rFonts w:asciiTheme="minorBidi" w:eastAsia="Times New Roman" w:hAnsiTheme="minorBidi" w:cs="Guttman Drogolin" w:hint="cs"/>
          <w:b/>
          <w:bCs/>
          <w:color w:val="000000"/>
          <w:sz w:val="24"/>
          <w:szCs w:val="24"/>
          <w:rtl/>
        </w:rPr>
        <w:t>מכוסה</w:t>
      </w:r>
      <w:r w:rsidR="00D7245E">
        <w:rPr>
          <w:rFonts w:asciiTheme="minorBidi" w:eastAsia="Times New Roman" w:hAnsiTheme="minorBidi" w:cs="Guttman Drogolin" w:hint="cs"/>
          <w:b/>
          <w:bCs/>
          <w:color w:val="000000"/>
          <w:sz w:val="24"/>
          <w:szCs w:val="24"/>
          <w:rtl/>
        </w:rPr>
        <w:t xml:space="preserve"> למי </w:t>
      </w:r>
      <w:r w:rsidR="00D7245E">
        <w:rPr>
          <w:rFonts w:asciiTheme="minorBidi" w:eastAsia="Times New Roman" w:hAnsiTheme="minorBidi" w:cs="Guttman Drogolin"/>
          <w:b/>
          <w:bCs/>
          <w:color w:val="000000"/>
          <w:sz w:val="24"/>
          <w:szCs w:val="24"/>
          <w:rtl/>
        </w:rPr>
        <w:t>שלובש חולצה עם שרוולים קצרים</w:t>
      </w:r>
      <w:r w:rsidR="006650A6" w:rsidRPr="006650A6">
        <w:rPr>
          <w:rFonts w:asciiTheme="minorBidi" w:eastAsia="Times New Roman" w:hAnsiTheme="minorBidi" w:cs="Guttman Drogolin" w:hint="cs"/>
          <w:b/>
          <w:bCs/>
          <w:color w:val="000000"/>
          <w:sz w:val="24"/>
          <w:szCs w:val="24"/>
          <w:rtl/>
        </w:rPr>
        <w:t>?</w:t>
      </w:r>
    </w:p>
    <w:p w:rsidR="006650A6" w:rsidRPr="006650A6" w:rsidRDefault="00DA147D" w:rsidP="006650A6">
      <w:pPr>
        <w:spacing w:before="40" w:after="0" w:line="330" w:lineRule="exact"/>
        <w:jc w:val="both"/>
        <w:rPr>
          <w:rFonts w:ascii="Arial" w:eastAsia="Calibri" w:hAnsi="Arial" w:cs="Guttman Drogolin"/>
          <w:b/>
          <w:bCs/>
          <w:sz w:val="24"/>
          <w:szCs w:val="24"/>
          <w:rtl/>
        </w:rPr>
      </w:pPr>
      <w:del w:id="1434" w:author="מגיה" w:date="2026-10-15T09:00:00Z">
        <w:r>
          <w:rPr>
            <w:rFonts w:ascii="Arial" w:eastAsia="Calibri" w:hAnsi="Arial" w:cs="Guttman Drogolin" w:hint="cs"/>
            <w:b/>
            <w:bCs/>
            <w:sz w:val="24"/>
            <w:szCs w:val="24"/>
            <w:rtl/>
          </w:rPr>
          <w:lastRenderedPageBreak/>
          <w:delText xml:space="preserve">טל</w:delText>
        </w:r>
      </w:del>
      <w:ins w:id="1435" w:author="מגיה" w:date="2026-10-15T09:00:00Z">
        <w:r>
          <w:rPr>
            <w:rFonts w:ascii="Arial" w:eastAsia="Calibri" w:hAnsi="Arial" w:cs="Guttman Drogolin" w:hint="cs"/>
            <w:b/>
            <w:bCs/>
            <w:sz w:val="24"/>
            <w:szCs w:val="24"/>
            <w:rtl/>
          </w:rPr>
          <w:t xml:space="preserve">לט</w:t>
        </w:r>
      </w:ins>
      <w:r w:rsidR="006650A6" w:rsidRPr="006650A6">
        <w:rPr>
          <w:rFonts w:ascii="Arial" w:eastAsia="Calibri" w:hAnsi="Arial" w:cs="Guttman Drogolin" w:hint="cs"/>
          <w:b/>
          <w:bCs/>
          <w:sz w:val="24"/>
          <w:szCs w:val="24"/>
          <w:rtl/>
        </w:rPr>
        <w:t xml:space="preserve">. שאלה. </w:t>
      </w:r>
      <w:r w:rsidR="006650A6" w:rsidRPr="006650A6">
        <w:rPr>
          <w:rFonts w:ascii="Arial" w:eastAsia="Calibri" w:hAnsi="Arial" w:cs="Guttman Drogolin"/>
          <w:b/>
          <w:bCs/>
          <w:sz w:val="24"/>
          <w:szCs w:val="24"/>
          <w:rtl/>
        </w:rPr>
        <w:t xml:space="preserve">מה נחשב מקום מכוסה </w:t>
      </w:r>
      <w:r w:rsidR="006650A6" w:rsidRPr="006650A6">
        <w:rPr>
          <w:rFonts w:ascii="Arial" w:eastAsia="Calibri" w:hAnsi="Arial" w:cs="Guttman Drogolin" w:hint="cs"/>
          <w:b/>
          <w:bCs/>
          <w:sz w:val="24"/>
          <w:szCs w:val="24"/>
          <w:rtl/>
        </w:rPr>
        <w:t>ב</w:t>
      </w:r>
      <w:r w:rsidR="00D7245E">
        <w:rPr>
          <w:rFonts w:ascii="Arial" w:eastAsia="Calibri" w:hAnsi="Arial" w:cs="Guttman Drogolin"/>
          <w:b/>
          <w:bCs/>
          <w:sz w:val="24"/>
          <w:szCs w:val="24"/>
          <w:rtl/>
        </w:rPr>
        <w:t>תינוק</w:t>
      </w:r>
      <w:r w:rsidR="006650A6" w:rsidRPr="006650A6">
        <w:rPr>
          <w:rFonts w:ascii="Arial" w:eastAsia="Calibri" w:hAnsi="Arial" w:cs="Guttman Drogolin"/>
          <w:b/>
          <w:bCs/>
          <w:sz w:val="24"/>
          <w:szCs w:val="24"/>
          <w:rtl/>
        </w:rPr>
        <w:t xml:space="preserve"> שאין דרכו להיות מכוסה כל צרכו</w:t>
      </w:r>
      <w:r w:rsidR="006650A6" w:rsidRPr="006650A6">
        <w:rPr>
          <w:rFonts w:ascii="Arial" w:eastAsia="Calibri" w:hAnsi="Arial" w:cs="Guttman Drogolin" w:hint="cs"/>
          <w:b/>
          <w:bCs/>
          <w:sz w:val="24"/>
          <w:szCs w:val="24"/>
          <w:rtl/>
        </w:rPr>
        <w:t>?</w:t>
      </w:r>
      <w:del w:id="1433" w:author="מגיה" w:date="2026-10-15T09:00:00Z">
        <w:r w:rsidR="006650A6" w:rsidRPr="006650A6">
          <w:rPr>
            <w:rFonts w:ascii="Arial" w:eastAsia="Calibri" w:hAnsi="Arial" w:cs="Guttman Drogolin"/>
            <w:b/>
            <w:bCs/>
            <w:sz w:val="24"/>
            <w:szCs w:val="24"/>
            <w:rtl/>
          </w:rPr>
          <w:delText xml:space="preserve"> </w:delText>
        </w:r>
      </w:del>
    </w:p>
    <w:p w:rsidR="006650A6" w:rsidRPr="006650A6" w:rsidRDefault="006650A6" w:rsidP="002B7F43">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Calibri" w:eastAsia="Calibri" w:hAnsi="Calibri" w:cs="Guttman Drogolin" w:hint="cs"/>
          <w:b/>
          <w:b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Calibri" w:hAnsi="Arial" w:cs="Guttman Drogolin" w:hint="cs"/>
          <w:color w:val="000000"/>
          <w:sz w:val="21"/>
          <w:szCs w:val="21"/>
          <w:rtl/>
        </w:rPr>
        <w:t>בשו"ע</w:t>
      </w:r>
      <w:proofErr w:type="spellEnd"/>
      <w:r w:rsidRPr="006650A6">
        <w:rPr>
          <w:rFonts w:ascii="Arial" w:eastAsia="Calibri" w:hAnsi="Arial" w:cs="Guttman Drogolin"/>
          <w:color w:val="000000"/>
          <w:sz w:val="21"/>
          <w:szCs w:val="21"/>
          <w:rtl/>
        </w:rPr>
        <w:t xml:space="preserve"> </w:t>
      </w:r>
      <w:r w:rsidR="002C71D3">
        <w:rPr>
          <w:rFonts w:ascii="Arial" w:eastAsia="Calibri" w:hAnsi="Arial" w:cs="Guttman Drogolin" w:hint="cs"/>
          <w:color w:val="000000"/>
          <w:sz w:val="21"/>
          <w:szCs w:val="21"/>
          <w:rtl/>
        </w:rPr>
        <w:t>(</w:t>
      </w:r>
      <w:r w:rsidR="007B234A" w:rsidRPr="007B234A">
        <w:rPr>
          <w:rFonts w:ascii="Arial" w:eastAsia="Calibri" w:hAnsi="Arial" w:cs="Guttman Drogolin" w:hint="cs"/>
          <w:color w:val="000000"/>
          <w:sz w:val="21"/>
          <w:szCs w:val="21"/>
          <w:rtl/>
        </w:rPr>
        <w:t xml:space="preserve">ד' </w:t>
      </w:r>
      <w:proofErr w:type="spellStart"/>
      <w:r w:rsidR="002C71D3">
        <w:rPr>
          <w:rFonts w:ascii="Arial" w:eastAsia="Calibri" w:hAnsi="Arial" w:cs="Guttman Drogolin" w:hint="cs"/>
          <w:color w:val="000000"/>
          <w:sz w:val="21"/>
          <w:szCs w:val="21"/>
          <w:rtl/>
        </w:rPr>
        <w:t>ס</w:t>
      </w:r>
      <w:r w:rsidRPr="006650A6">
        <w:rPr>
          <w:rFonts w:ascii="Arial" w:eastAsia="Calibri" w:hAnsi="Arial" w:cs="Guttman Drogolin"/>
          <w:color w:val="000000"/>
          <w:sz w:val="21"/>
          <w:szCs w:val="21"/>
          <w:rtl/>
        </w:rPr>
        <w:t>י"ח</w:t>
      </w:r>
      <w:proofErr w:type="spellEnd"/>
      <w:r w:rsidR="002C71D3">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כתב</w:t>
      </w:r>
      <w:r w:rsidR="007B234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אלו דברים </w:t>
      </w:r>
      <w:proofErr w:type="spellStart"/>
      <w:r w:rsidRPr="006650A6">
        <w:rPr>
          <w:rFonts w:ascii="Arial" w:eastAsia="Calibri" w:hAnsi="Arial" w:cs="Guttman Drogolin"/>
          <w:color w:val="000000"/>
          <w:sz w:val="21"/>
          <w:szCs w:val="21"/>
          <w:rtl/>
        </w:rPr>
        <w:t>צ</w:t>
      </w:r>
      <w:r w:rsidR="00D7245E">
        <w:rPr>
          <w:rFonts w:ascii="Arial" w:eastAsia="Calibri" w:hAnsi="Arial" w:cs="Guttman Drogolin"/>
          <w:color w:val="000000"/>
          <w:sz w:val="21"/>
          <w:szCs w:val="21"/>
          <w:rtl/>
        </w:rPr>
        <w:t>ריכין</w:t>
      </w:r>
      <w:proofErr w:type="spellEnd"/>
      <w:r w:rsidR="00D7245E">
        <w:rPr>
          <w:rFonts w:ascii="Arial" w:eastAsia="Calibri" w:hAnsi="Arial" w:cs="Guttman Drogolin"/>
          <w:color w:val="000000"/>
          <w:sz w:val="21"/>
          <w:szCs w:val="21"/>
          <w:rtl/>
        </w:rPr>
        <w:t xml:space="preserve"> נטילה במים: והנוגע ברגליו</w:t>
      </w:r>
      <w:r w:rsidR="00D7245E">
        <w:rPr>
          <w:rFonts w:ascii="Arial" w:eastAsia="Calibri" w:hAnsi="Arial" w:cs="Guttman Drogolin" w:hint="cs"/>
          <w:color w:val="000000"/>
          <w:sz w:val="21"/>
          <w:szCs w:val="21"/>
          <w:rtl/>
        </w:rPr>
        <w:t>,</w:t>
      </w:r>
      <w:r w:rsidR="00D7245E">
        <w:rPr>
          <w:rFonts w:ascii="Arial" w:eastAsia="Calibri" w:hAnsi="Arial" w:cs="Guttman Drogolin"/>
          <w:color w:val="000000"/>
          <w:sz w:val="21"/>
          <w:szCs w:val="21"/>
          <w:rtl/>
        </w:rPr>
        <w:t xml:space="preserve"> והחופף ראשו</w:t>
      </w:r>
      <w:r w:rsidRPr="006650A6">
        <w:rPr>
          <w:rFonts w:ascii="Arial" w:eastAsia="Calibri" w:hAnsi="Arial" w:cs="Guttman Drogolin"/>
          <w:color w:val="000000"/>
          <w:sz w:val="21"/>
          <w:szCs w:val="21"/>
          <w:rtl/>
        </w:rPr>
        <w:t xml:space="preserve"> וכו' והנוגע בגופו בידו</w:t>
      </w:r>
      <w:r w:rsidRPr="006650A6">
        <w:rPr>
          <w:rFonts w:ascii="Arial" w:eastAsia="Times New Roman" w:hAnsi="Arial" w:cs="Guttman Drogolin"/>
          <w:sz w:val="21"/>
          <w:szCs w:val="21"/>
          <w:rtl/>
        </w:rPr>
        <w:t xml:space="preserve">. וכתב </w:t>
      </w:r>
      <w:proofErr w:type="spellStart"/>
      <w:r w:rsidRPr="006650A6">
        <w:rPr>
          <w:rFonts w:ascii="Arial" w:eastAsia="Times New Roman" w:hAnsi="Arial" w:cs="Guttman Drogolin"/>
          <w:sz w:val="21"/>
          <w:szCs w:val="21"/>
          <w:rtl/>
        </w:rPr>
        <w:t>המ"ב</w:t>
      </w:r>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w:t>
      </w:r>
      <w:proofErr w:type="spellStart"/>
      <w:r w:rsidRPr="006650A6">
        <w:rPr>
          <w:rFonts w:ascii="Arial" w:eastAsia="Times New Roman" w:hAnsi="Arial" w:cs="Guttman Drogolin"/>
          <w:sz w:val="21"/>
          <w:szCs w:val="21"/>
          <w:rtl/>
        </w:rPr>
        <w:t>ס"ק</w:t>
      </w:r>
      <w:proofErr w:type="spellEnd"/>
      <w:r w:rsidRPr="006650A6">
        <w:rPr>
          <w:rFonts w:ascii="Arial" w:eastAsia="Times New Roman" w:hAnsi="Arial" w:cs="Guttman Drogolin"/>
          <w:sz w:val="21"/>
          <w:szCs w:val="21"/>
          <w:rtl/>
        </w:rPr>
        <w:t xml:space="preserve"> מו</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הנוגע בגופו בידו. הכוונה </w:t>
      </w:r>
      <w:r w:rsidRPr="006650A6">
        <w:rPr>
          <w:rFonts w:ascii="Arial" w:eastAsia="Times New Roman" w:hAnsi="Arial" w:cs="Guttman Drogolin"/>
          <w:sz w:val="21"/>
          <w:szCs w:val="21"/>
          <w:rtl/>
        </w:rPr>
        <w:t xml:space="preserve">במקומות </w:t>
      </w:r>
      <w:del w:id="1459" w:author="מגיה" w:date="2026-10-15T09:00:00Z">
        <w:r w:rsidRPr="006650A6">
          <w:rPr>
            <w:rFonts w:ascii="Arial" w:eastAsia="Times New Roman" w:hAnsi="Arial" w:cs="Guttman Drogolin"/>
            <w:sz w:val="21"/>
            <w:szCs w:val="21"/>
            <w:rtl/>
          </w:rPr>
          <w:delText xml:space="preserve">המטונפות</w:delText>
        </w:r>
      </w:del>
      <w:ins w:id="1460" w:author="מגיה" w:date="2026-10-15T09:00:00Z">
        <w:r>
          <w:rPr>
            <w:rFonts w:ascii="Arial" w:eastAsia="Times New Roman" w:hAnsi="Arial" w:cs="Guttman Drogolin"/>
            <w:sz w:val="21"/>
            <w:szCs w:val="21"/>
            <w:rtl/>
          </w:rPr>
          <w:t xml:space="preserve">המטונפים</w:t>
        </w:r>
      </w:ins>
      <w:r w:rsidRPr="006650A6">
        <w:rPr>
          <w:rFonts w:ascii="Arial" w:eastAsia="Times New Roman" w:hAnsi="Arial" w:cs="Guttman Drogolin"/>
          <w:sz w:val="21"/>
          <w:szCs w:val="21"/>
          <w:rtl/>
        </w:rPr>
        <w:t xml:space="preserve"> שיש בהם מלמולי זיעה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w:t>
      </w:r>
      <w:proofErr w:type="spellStart"/>
      <w:r w:rsidRPr="006650A6">
        <w:rPr>
          <w:rFonts w:ascii="Arial" w:eastAsia="Calibri" w:hAnsi="Arial" w:cs="Guttman Drogolin"/>
          <w:color w:val="000000"/>
          <w:sz w:val="21"/>
          <w:szCs w:val="21"/>
          <w:rtl/>
        </w:rPr>
        <w:t>ו</w:t>
      </w:r>
      <w:r w:rsidRPr="006650A6">
        <w:rPr>
          <w:rFonts w:ascii="Arial" w:eastAsia="Calibri" w:hAnsi="Arial" w:cs="Guttman Drogolin" w:hint="cs"/>
          <w:color w:val="000000"/>
          <w:sz w:val="21"/>
          <w:szCs w:val="21"/>
          <w:rtl/>
        </w:rPr>
        <w:t>בשו"ע</w:t>
      </w:r>
      <w:proofErr w:type="spellEnd"/>
      <w:r w:rsidRPr="006650A6">
        <w:rPr>
          <w:rFonts w:ascii="Arial" w:eastAsia="Calibri" w:hAnsi="Arial" w:cs="Guttman Drogolin" w:hint="cs"/>
          <w:color w:val="000000"/>
          <w:sz w:val="21"/>
          <w:szCs w:val="21"/>
          <w:rtl/>
        </w:rPr>
        <w:t xml:space="preserve"> </w:t>
      </w:r>
      <w:proofErr w:type="spellStart"/>
      <w:r w:rsidR="00D7245E">
        <w:rPr>
          <w:rFonts w:ascii="Arial" w:eastAsia="Calibri" w:hAnsi="Arial" w:cs="Guttman Drogolin"/>
          <w:color w:val="000000"/>
          <w:sz w:val="21"/>
          <w:szCs w:val="21"/>
          <w:rtl/>
        </w:rPr>
        <w:t>ס</w:t>
      </w:r>
      <w:r w:rsidRPr="006650A6">
        <w:rPr>
          <w:rFonts w:ascii="Arial" w:eastAsia="Calibri" w:hAnsi="Arial" w:cs="Guttman Drogolin"/>
          <w:color w:val="000000"/>
          <w:sz w:val="21"/>
          <w:szCs w:val="21"/>
          <w:rtl/>
        </w:rPr>
        <w:t>כ</w:t>
      </w:r>
      <w:r w:rsidR="00D7245E">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א</w:t>
      </w:r>
      <w:proofErr w:type="spellEnd"/>
      <w:del w:id="1458" w:author="מגיה" w:date="2026-10-15T09:00:00Z">
        <w:r w:rsidR="00D7245E">
          <w:rPr>
            <w:rFonts w:ascii="Arial" w:eastAsia="Calibri" w:hAnsi="Arial" w:cs="Guttman Drogolin" w:hint="cs"/>
            <w:color w:val="000000"/>
            <w:sz w:val="21"/>
            <w:szCs w:val="21"/>
            <w:rtl/>
          </w:rPr>
          <w:delText xml:space="preserve">,</w:delText>
        </w:r>
      </w:del>
      <w:r w:rsidR="00D7245E">
        <w:rPr>
          <w:rFonts w:ascii="Arial" w:eastAsia="Calibri" w:hAnsi="Arial" w:cs="Guttman Drogolin" w:hint="cs"/>
          <w:color w:val="000000"/>
          <w:sz w:val="21"/>
          <w:szCs w:val="21"/>
          <w:rtl/>
        </w:rPr>
        <w:t xml:space="preserve"> כתב</w:t>
      </w:r>
      <w:del w:id="1456" w:author="מגיה" w:date="2026-10-15T09:00:00Z">
        <w:r w:rsidR="00D7245E">
          <w:rPr>
            <w:rFonts w:ascii="Arial" w:eastAsia="Calibri" w:hAnsi="Arial" w:cs="Guttman Drogolin" w:hint="cs"/>
            <w:color w:val="000000"/>
            <w:sz w:val="21"/>
            <w:szCs w:val="21"/>
            <w:rtl/>
          </w:rPr>
          <w:delText xml:space="preserve">,</w:delText>
        </w:r>
      </w:del>
      <w:ins w:id="1457" w:author="מגיה" w:date="2026-10-15T09:00:00Z">
        <w:r>
          <w:rPr>
            <w:rFonts w:ascii="Arial" w:eastAsia="Calibri" w:hAnsi="Arial" w:cs="Guttman Drogolin" w:hint="cs"/>
            <w:color w:val="000000"/>
            <w:sz w:val="21"/>
            <w:szCs w:val="21"/>
            <w:rtl/>
          </w:rPr>
          <w:t xml:space="preserve">:</w:t>
        </w:r>
      </w:ins>
      <w:r w:rsidR="00D7245E">
        <w:rPr>
          <w:rFonts w:ascii="Arial" w:eastAsia="Calibri" w:hAnsi="Arial" w:cs="Guttman Drogolin" w:hint="cs"/>
          <w:color w:val="000000"/>
          <w:sz w:val="21"/>
          <w:szCs w:val="21"/>
          <w:rtl/>
        </w:rPr>
        <w:t xml:space="preserve"> </w:t>
      </w:r>
      <w:r w:rsidRPr="006650A6">
        <w:rPr>
          <w:rFonts w:ascii="Arial" w:eastAsia="Calibri" w:hAnsi="Arial" w:cs="Guttman Drogolin"/>
          <w:color w:val="000000"/>
          <w:sz w:val="21"/>
          <w:szCs w:val="21"/>
          <w:rtl/>
        </w:rPr>
        <w:t xml:space="preserve">צריך ליזהר בתפלה או באכילה שלא ליגע בשוק וירך ובמקומות המכוסים באדם, לפי שיש שם</w:t>
      </w:r>
      <w:del w:id="1454" w:author="מגיה" w:date="2026-10-15T09:00:00Z">
        <w:r w:rsidRPr="006650A6">
          <w:rPr>
            <w:rFonts w:ascii="Arial" w:eastAsia="Calibri" w:hAnsi="Arial" w:cs="Guttman Drogolin"/>
            <w:color w:val="000000"/>
            <w:sz w:val="21"/>
            <w:szCs w:val="21"/>
            <w:rtl/>
          </w:rPr>
          <w:delText xml:space="preserve">  </w:delText>
        </w:r>
      </w:del>
      <w:ins w:id="1455" w:author="מגיה" w:date="2026-10-15T09:00:00Z">
        <w:r>
          <w:rPr>
            <w:rFonts w:ascii="Arial" w:eastAsia="Calibri" w:hAnsi="Arial" w:cs="Guttman Drogolin"/>
            <w:color w:val="000000"/>
            <w:sz w:val="21"/>
            <w:szCs w:val="21"/>
            <w:rtl/>
          </w:rPr>
          <w:t xml:space="preserve"> </w:t>
        </w:r>
      </w:ins>
      <w:r w:rsidRPr="006650A6">
        <w:rPr>
          <w:rFonts w:ascii="Arial" w:eastAsia="Calibri" w:hAnsi="Arial" w:cs="Guttman Drogolin"/>
          <w:color w:val="000000"/>
          <w:sz w:val="21"/>
          <w:szCs w:val="21"/>
          <w:rtl/>
        </w:rPr>
        <w:t xml:space="preserve">מלמולי זיעה וכן שלא לחכך בראשו. אבל מקומות המגולים בראשו ובפניו, ובמקום המגולה שבזרועותיו, אין להקפיד. וכתב</w:t>
      </w:r>
      <w:r w:rsidR="00D7245E">
        <w:rPr>
          <w:rFonts w:ascii="Arial" w:eastAsia="Times New Roman" w:hAnsi="Arial" w:cs="Guttman Drogolin"/>
          <w:sz w:val="21"/>
          <w:szCs w:val="21"/>
          <w:rtl/>
        </w:rPr>
        <w:t xml:space="preserve"> </w:t>
      </w:r>
      <w:proofErr w:type="spellStart"/>
      <w:r w:rsidR="00D7245E">
        <w:rPr>
          <w:rFonts w:ascii="Arial" w:eastAsia="Times New Roman" w:hAnsi="Arial" w:cs="Guttman Drogolin" w:hint="cs"/>
          <w:sz w:val="21"/>
          <w:szCs w:val="21"/>
          <w:rtl/>
        </w:rPr>
        <w:t>במג"א</w:t>
      </w:r>
      <w:proofErr w:type="spellEnd"/>
      <w:r w:rsidR="00D7245E">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w:t>
      </w:r>
      <w:proofErr w:type="spellStart"/>
      <w:r w:rsidRPr="006650A6">
        <w:rPr>
          <w:rFonts w:ascii="Arial" w:eastAsia="Times New Roman" w:hAnsi="Arial" w:cs="Guttman Drogolin"/>
          <w:sz w:val="21"/>
          <w:szCs w:val="21"/>
          <w:rtl/>
        </w:rPr>
        <w:t>ס"ק</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כג</w:t>
      </w:r>
      <w:proofErr w:type="spellEnd"/>
      <w:r w:rsidRPr="006650A6">
        <w:rPr>
          <w:rFonts w:ascii="Arial" w:eastAsia="Times New Roman" w:hAnsi="Arial" w:cs="Guttman Drogolin"/>
          <w:sz w:val="21"/>
          <w:szCs w:val="21"/>
          <w:rtl/>
        </w:rPr>
        <w:t xml:space="preserve">)</w:t>
      </w:r>
      <w:ins w:id="1453"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מותר ליגע בידו עד הפרק הנקרא </w:t>
      </w:r>
      <w:proofErr w:type="spellStart"/>
      <w:r w:rsidRPr="006650A6">
        <w:rPr>
          <w:rFonts w:ascii="Arial" w:eastAsia="Times New Roman" w:hAnsi="Arial" w:cs="Guttman Drogolin"/>
          <w:sz w:val="21"/>
          <w:szCs w:val="21"/>
          <w:rtl/>
        </w:rPr>
        <w:t>קובד"ו</w:t>
      </w:r>
      <w:proofErr w:type="spellEnd"/>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sz w:val="21"/>
          <w:szCs w:val="21"/>
          <w:rtl/>
        </w:rPr>
        <w:t>ובצוארו</w:t>
      </w:r>
      <w:proofErr w:type="spellEnd"/>
      <w:r w:rsidRPr="006650A6">
        <w:rPr>
          <w:rFonts w:ascii="Arial" w:eastAsia="Times New Roman" w:hAnsi="Arial" w:cs="Guttman Drogolin"/>
          <w:sz w:val="21"/>
          <w:szCs w:val="21"/>
          <w:rtl/>
        </w:rPr>
        <w:t xml:space="preserve"> עד החזה. </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מבואר שהסיבה </w:t>
      </w:r>
      <w:proofErr w:type="spellStart"/>
      <w:r w:rsidRPr="006650A6">
        <w:rPr>
          <w:rFonts w:ascii="Arial" w:eastAsia="Times New Roman" w:hAnsi="Arial" w:cs="Guttman Drogolin"/>
          <w:sz w:val="21"/>
          <w:szCs w:val="21"/>
          <w:rtl/>
        </w:rPr>
        <w:t>לנט"י</w:t>
      </w:r>
      <w:proofErr w:type="spellEnd"/>
      <w:r w:rsidRPr="006650A6">
        <w:rPr>
          <w:rFonts w:ascii="Arial" w:eastAsia="Times New Roman" w:hAnsi="Arial" w:cs="Guttman Drogolin"/>
          <w:sz w:val="21"/>
          <w:szCs w:val="21"/>
          <w:rtl/>
        </w:rPr>
        <w:t xml:space="preserve"> במקומות המכוסים </w:t>
      </w:r>
      <w:del w:id="1451" w:author="מגיה" w:date="2026-10-15T09:00:00Z">
        <w:r w:rsidRPr="006650A6">
          <w:rPr>
            <w:rFonts w:ascii="Arial" w:eastAsia="Times New Roman" w:hAnsi="Arial" w:cs="Guttman Drogolin"/>
            <w:sz w:val="21"/>
            <w:szCs w:val="21"/>
            <w:rtl/>
          </w:rPr>
          <w:delText xml:space="preserve">הוא</w:delText>
        </w:r>
      </w:del>
      <w:ins w:id="1452" w:author="מגיה" w:date="2026-10-15T09:00:00Z">
        <w:r>
          <w:rPr>
            <w:rFonts w:ascii="Arial" w:eastAsia="Times New Roman" w:hAnsi="Arial" w:cs="Guttman Drogolin"/>
            <w:sz w:val="21"/>
            <w:szCs w:val="21"/>
            <w:rtl/>
          </w:rPr>
          <w:t xml:space="preserve">היא</w:t>
        </w:r>
      </w:ins>
      <w:r w:rsidRPr="006650A6">
        <w:rPr>
          <w:rFonts w:ascii="Arial" w:eastAsia="Times New Roman" w:hAnsi="Arial" w:cs="Guttman Drogolin"/>
          <w:sz w:val="21"/>
          <w:szCs w:val="21"/>
          <w:rtl/>
        </w:rPr>
        <w:t xml:space="preserve"> משום מלמולי זיעה</w:t>
      </w:r>
      <w:r w:rsidRPr="006650A6">
        <w:rPr>
          <w:rFonts w:ascii="Arial" w:eastAsia="Times New Roman" w:hAnsi="Arial" w:cs="Guttman Drogolin" w:hint="cs"/>
          <w:sz w:val="21"/>
          <w:szCs w:val="21"/>
          <w:rtl/>
        </w:rPr>
        <w:t xml:space="preserve"> </w:t>
      </w:r>
      <w:del w:id="1449" w:author="מגיה" w:date="2026-10-15T09:00:00Z">
        <w:r w:rsidRPr="006650A6">
          <w:rPr>
            <w:rFonts w:ascii="Arial" w:eastAsia="Times New Roman" w:hAnsi="Arial" w:cs="Guttman Drogolin" w:hint="cs"/>
            <w:sz w:val="21"/>
            <w:szCs w:val="21"/>
            <w:rtl/>
          </w:rPr>
          <w:delText xml:space="preserve">שמצוי</w:delText>
        </w:r>
      </w:del>
      <w:ins w:id="1450" w:author="מגיה" w:date="2026-10-15T09:00:00Z">
        <w:r>
          <w:rPr>
            <w:rFonts w:ascii="Arial" w:eastAsia="Times New Roman" w:hAnsi="Arial" w:cs="Guttman Drogolin" w:hint="cs"/>
            <w:sz w:val="21"/>
            <w:szCs w:val="21"/>
            <w:rtl/>
          </w:rPr>
          <w:t xml:space="preserve">שמצויים</w:t>
        </w:r>
      </w:ins>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דוקא</w:t>
      </w:r>
      <w:proofErr w:type="spellEnd"/>
      <w:r w:rsidRPr="006650A6">
        <w:rPr>
          <w:rFonts w:ascii="Arial" w:eastAsia="Times New Roman" w:hAnsi="Arial" w:cs="Guttman Drogolin" w:hint="cs"/>
          <w:sz w:val="21"/>
          <w:szCs w:val="21"/>
          <w:rtl/>
        </w:rPr>
        <w:t xml:space="preserve"> במקומות שבפועל </w:t>
      </w:r>
      <w:del w:id="1447" w:author="מגיה" w:date="2026-10-15T09:00:00Z">
        <w:r w:rsidRPr="006650A6">
          <w:rPr>
            <w:rFonts w:ascii="Arial" w:eastAsia="Times New Roman" w:hAnsi="Arial" w:cs="Guttman Drogolin" w:hint="cs"/>
            <w:sz w:val="21"/>
            <w:szCs w:val="21"/>
            <w:rtl/>
          </w:rPr>
          <w:delText xml:space="preserve">מכוסה</w:delText>
        </w:r>
      </w:del>
      <w:ins w:id="1448" w:author="מגיה" w:date="2026-10-15T09:00:00Z">
        <w:r>
          <w:rPr>
            <w:rFonts w:ascii="Arial" w:eastAsia="Times New Roman" w:hAnsi="Arial" w:cs="Guttman Drogolin" w:hint="cs"/>
            <w:sz w:val="21"/>
            <w:szCs w:val="21"/>
            <w:rtl/>
          </w:rPr>
          <w:t xml:space="preserve">מכוסים</w:t>
        </w:r>
      </w:ins>
      <w:r w:rsidRPr="006650A6">
        <w:rPr>
          <w:rFonts w:ascii="Arial" w:eastAsia="Times New Roman" w:hAnsi="Arial" w:cs="Guttman Drogolin" w:hint="cs"/>
          <w:sz w:val="21"/>
          <w:szCs w:val="21"/>
          <w:rtl/>
        </w:rPr>
        <w:t xml:space="preserve">,</w:t>
      </w:r>
      <w:r w:rsidRPr="006650A6">
        <w:rPr>
          <w:rFonts w:ascii="Arial" w:eastAsia="Times New Roman" w:hAnsi="Arial" w:cs="Guttman Drogolin"/>
          <w:sz w:val="21"/>
          <w:szCs w:val="21"/>
          <w:rtl/>
        </w:rPr>
        <w:t xml:space="preserve"> ול</w:t>
      </w:r>
      <w:r w:rsidRPr="006650A6">
        <w:rPr>
          <w:rFonts w:ascii="Arial" w:eastAsia="Times New Roman" w:hAnsi="Arial" w:cs="Guttman Drogolin" w:hint="cs"/>
          <w:sz w:val="21"/>
          <w:szCs w:val="21"/>
          <w:rtl/>
        </w:rPr>
        <w:t xml:space="preserve">כן </w:t>
      </w:r>
      <w:r w:rsidRPr="002B7F43">
        <w:rPr>
          <w:rFonts w:ascii="Arial" w:eastAsia="Times New Roman" w:hAnsi="Arial" w:cs="Guttman Drogolin"/>
          <w:sz w:val="23"/>
          <w:szCs w:val="23"/>
          <w:rtl/>
        </w:rPr>
        <w:t xml:space="preserve">מי שדרכו ללכת בזרועות </w:t>
      </w:r>
      <w:del w:id="1445" w:author="מגיה" w:date="2026-10-15T09:00:00Z">
        <w:r w:rsidRPr="002B7F43">
          <w:rPr>
            <w:rFonts w:ascii="Arial" w:eastAsia="Times New Roman" w:hAnsi="Arial" w:cs="Guttman Drogolin"/>
            <w:sz w:val="23"/>
            <w:szCs w:val="23"/>
            <w:rtl/>
          </w:rPr>
          <w:delText xml:space="preserve">ומרפקים</w:delText>
        </w:r>
      </w:del>
      <w:ins w:id="1446" w:author="מגיה" w:date="2026-10-15T09:00:00Z">
        <w:r>
          <w:rPr>
            <w:rFonts w:ascii="Arial" w:eastAsia="Times New Roman" w:hAnsi="Arial" w:cs="Guttman Drogolin"/>
            <w:sz w:val="23"/>
            <w:szCs w:val="23"/>
            <w:rtl/>
          </w:rPr>
          <w:t xml:space="preserve">ובמרפקים</w:t>
        </w:r>
      </w:ins>
      <w:r w:rsidRPr="002B7F43">
        <w:rPr>
          <w:rFonts w:ascii="Arial" w:eastAsia="Times New Roman" w:hAnsi="Arial" w:cs="Guttman Drogolin"/>
          <w:sz w:val="23"/>
          <w:szCs w:val="23"/>
          <w:rtl/>
        </w:rPr>
        <w:t xml:space="preserve"> מגולים</w:t>
      </w:r>
      <w:r w:rsidRPr="002B7F43">
        <w:rPr>
          <w:rFonts w:ascii="Arial" w:eastAsia="Times New Roman" w:hAnsi="Arial" w:cs="Guttman Drogolin" w:hint="cs"/>
          <w:sz w:val="23"/>
          <w:szCs w:val="23"/>
          <w:rtl/>
        </w:rPr>
        <w:t>, שאין במקומות אלו מלמולי זיעה,</w:t>
      </w:r>
      <w:r w:rsidRPr="002B7F43">
        <w:rPr>
          <w:rFonts w:ascii="Arial" w:eastAsia="Times New Roman" w:hAnsi="Arial" w:cs="Guttman Drogolin"/>
          <w:sz w:val="23"/>
          <w:szCs w:val="23"/>
          <w:rtl/>
        </w:rPr>
        <w:t xml:space="preserve"> אין </w:t>
      </w:r>
      <w:r w:rsidRPr="002B7F43">
        <w:rPr>
          <w:rFonts w:ascii="Arial" w:eastAsia="Times New Roman" w:hAnsi="Arial" w:cs="Guttman Drogolin" w:hint="cs"/>
          <w:sz w:val="23"/>
          <w:szCs w:val="23"/>
          <w:rtl/>
        </w:rPr>
        <w:t xml:space="preserve">הנוגע במקומות אלו </w:t>
      </w:r>
      <w:r w:rsidRPr="002B7F43">
        <w:rPr>
          <w:rFonts w:ascii="Arial" w:eastAsia="Times New Roman" w:hAnsi="Arial" w:cs="Guttman Drogolin"/>
          <w:sz w:val="23"/>
          <w:szCs w:val="23"/>
          <w:rtl/>
        </w:rPr>
        <w:t>חי</w:t>
      </w:r>
      <w:r w:rsidRPr="002B7F43">
        <w:rPr>
          <w:rFonts w:ascii="Arial" w:eastAsia="Times New Roman" w:hAnsi="Arial" w:cs="Guttman Drogolin" w:hint="cs"/>
          <w:sz w:val="23"/>
          <w:szCs w:val="23"/>
          <w:rtl/>
        </w:rPr>
        <w:t>י</w:t>
      </w:r>
      <w:r w:rsidRPr="002B7F43">
        <w:rPr>
          <w:rFonts w:ascii="Arial" w:eastAsia="Times New Roman" w:hAnsi="Arial" w:cs="Guttman Drogolin"/>
          <w:sz w:val="23"/>
          <w:szCs w:val="23"/>
          <w:rtl/>
        </w:rPr>
        <w:t xml:space="preserve">ב </w:t>
      </w:r>
      <w:r w:rsidRPr="002B7F43">
        <w:rPr>
          <w:rFonts w:ascii="Arial" w:eastAsia="Times New Roman" w:hAnsi="Arial" w:cs="Guttman Drogolin" w:hint="cs"/>
          <w:sz w:val="23"/>
          <w:szCs w:val="23"/>
          <w:rtl/>
        </w:rPr>
        <w:t xml:space="preserve">ליטול ידיו גם אם </w:t>
      </w:r>
      <w:r w:rsidRPr="002B7F43">
        <w:rPr>
          <w:rFonts w:ascii="Arial" w:eastAsia="Times New Roman" w:hAnsi="Arial" w:cs="Guttman Drogolin"/>
          <w:sz w:val="23"/>
          <w:szCs w:val="23"/>
          <w:rtl/>
        </w:rPr>
        <w:t xml:space="preserve">יש שם זיעה, </w:t>
      </w:r>
      <w:r w:rsidRPr="002B7F43">
        <w:rPr>
          <w:rFonts w:ascii="Arial" w:eastAsia="Times New Roman" w:hAnsi="Arial" w:cs="Guttman Drogolin" w:hint="cs"/>
          <w:sz w:val="23"/>
          <w:szCs w:val="23"/>
          <w:rtl/>
        </w:rPr>
        <w:t xml:space="preserve">דהוי כזיעת הפנים וכפות ידיו שאין </w:t>
      </w:r>
      <w:del w:id="1443" w:author="מגיה" w:date="2026-10-15T09:00:00Z">
        <w:r w:rsidRPr="002B7F43">
          <w:rPr>
            <w:rFonts w:ascii="Arial" w:eastAsia="Times New Roman" w:hAnsi="Arial" w:cs="Guttman Drogolin" w:hint="cs"/>
            <w:sz w:val="23"/>
            <w:szCs w:val="23"/>
            <w:rtl/>
          </w:rPr>
          <w:delText xml:space="preserve">צריך</w:delText>
        </w:r>
      </w:del>
      <w:ins w:id="1444" w:author="מגיה" w:date="2026-10-15T09:00:00Z">
        <w:r>
          <w:rPr>
            <w:rFonts w:ascii="Arial" w:eastAsia="Times New Roman" w:hAnsi="Arial" w:cs="Guttman Drogolin" w:hint="cs"/>
            <w:sz w:val="23"/>
            <w:szCs w:val="23"/>
            <w:rtl/>
          </w:rPr>
          <w:t xml:space="preserve">צריכים</w:t>
        </w:r>
      </w:ins>
      <w:r w:rsidRPr="002B7F43">
        <w:rPr>
          <w:rFonts w:ascii="Arial" w:eastAsia="Times New Roman" w:hAnsi="Arial" w:cs="Guttman Drogolin" w:hint="cs"/>
          <w:sz w:val="23"/>
          <w:szCs w:val="23"/>
          <w:rtl/>
        </w:rPr>
        <w:t xml:space="preserve"> נטילה.</w:t>
      </w:r>
      <w:r w:rsidRPr="002B7F43">
        <w:rPr>
          <w:rFonts w:ascii="Arial" w:eastAsia="Times New Roman" w:hAnsi="Arial" w:cs="Guttman Drogolin"/>
          <w:sz w:val="23"/>
          <w:szCs w:val="23"/>
          <w:rtl/>
        </w:rPr>
        <w:t xml:space="preserve"> ו</w:t>
      </w:r>
      <w:r w:rsidRPr="002B7F43">
        <w:rPr>
          <w:rFonts w:ascii="Arial" w:eastAsia="Times New Roman" w:hAnsi="Arial" w:cs="Guttman Drogolin" w:hint="cs"/>
          <w:sz w:val="23"/>
          <w:szCs w:val="23"/>
          <w:rtl/>
        </w:rPr>
        <w:t xml:space="preserve">ה"ה </w:t>
      </w:r>
      <w:r w:rsidRPr="002B7F43">
        <w:rPr>
          <w:rFonts w:ascii="Arial" w:eastAsia="Times New Roman" w:hAnsi="Arial" w:cs="Guttman Drogolin"/>
          <w:sz w:val="23"/>
          <w:szCs w:val="23"/>
          <w:rtl/>
        </w:rPr>
        <w:t xml:space="preserve">בנוגע בילדים ותינוקות במקומות שחלקי גופם </w:t>
      </w:r>
      <w:del w:id="1441" w:author="מגיה" w:date="2026-10-15T09:00:00Z">
        <w:r w:rsidRPr="002B7F43">
          <w:rPr>
            <w:rFonts w:ascii="Arial" w:eastAsia="Times New Roman" w:hAnsi="Arial" w:cs="Guttman Drogolin"/>
            <w:sz w:val="23"/>
            <w:szCs w:val="23"/>
            <w:rtl/>
          </w:rPr>
          <w:delText xml:space="preserve">אינו</w:delText>
        </w:r>
      </w:del>
      <w:ins w:id="1442" w:author="מגיה" w:date="2026-10-15T09:00:00Z">
        <w:r>
          <w:rPr>
            <w:rFonts w:ascii="Arial" w:eastAsia="Times New Roman" w:hAnsi="Arial" w:cs="Guttman Drogolin"/>
            <w:sz w:val="23"/>
            <w:szCs w:val="23"/>
            <w:rtl/>
          </w:rPr>
          <w:t xml:space="preserve">אינם</w:t>
        </w:r>
      </w:ins>
      <w:r w:rsidRPr="002B7F43">
        <w:rPr>
          <w:rFonts w:ascii="Arial" w:eastAsia="Times New Roman" w:hAnsi="Arial" w:cs="Guttman Drogolin"/>
          <w:sz w:val="23"/>
          <w:szCs w:val="23"/>
          <w:rtl/>
        </w:rPr>
        <w:t xml:space="preserve"> מכוס</w:t>
      </w:r>
      <w:r w:rsidRPr="002B7F43">
        <w:rPr>
          <w:rFonts w:ascii="Arial" w:eastAsia="Times New Roman" w:hAnsi="Arial" w:cs="Guttman Drogolin" w:hint="cs"/>
          <w:sz w:val="23"/>
          <w:szCs w:val="23"/>
          <w:rtl/>
        </w:rPr>
        <w:t>ים</w:t>
      </w:r>
      <w:r w:rsidRPr="006650A6">
        <w:rPr>
          <w:rFonts w:ascii="Arial" w:eastAsia="Times New Roman" w:hAnsi="Arial" w:cs="Guttman Drogolin"/>
          <w:sz w:val="21"/>
          <w:szCs w:val="21"/>
          <w:vertAlign w:val="superscript"/>
          <w:rtl/>
        </w:rPr>
        <w:footnoteReference w:id="67"/>
      </w:r>
      <w:r w:rsidRPr="006650A6">
        <w:rPr>
          <w:rFonts w:ascii="Arial" w:eastAsia="Times New Roman" w:hAnsi="Arial" w:cs="Guttman Drogolin"/>
          <w:sz w:val="21"/>
          <w:szCs w:val="21"/>
          <w:rtl/>
        </w:rPr>
        <w:t>. ו</w:t>
      </w:r>
      <w:r w:rsidRPr="006650A6">
        <w:rPr>
          <w:rFonts w:ascii="Arial" w:eastAsia="Times New Roman" w:hAnsi="Arial" w:cs="Guttman Drogolin" w:hint="cs"/>
          <w:sz w:val="21"/>
          <w:szCs w:val="21"/>
          <w:rtl/>
        </w:rPr>
        <w:t xml:space="preserve">יש פוטרים גם </w:t>
      </w:r>
      <w:r w:rsidRPr="006650A6">
        <w:rPr>
          <w:rFonts w:ascii="Arial" w:eastAsia="Times New Roman" w:hAnsi="Arial" w:cs="Guttman Drogolin"/>
          <w:sz w:val="21"/>
          <w:szCs w:val="21"/>
          <w:rtl/>
        </w:rPr>
        <w:t>במקומות ש</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דר</w:t>
      </w:r>
      <w:r w:rsidRPr="006650A6">
        <w:rPr>
          <w:rFonts w:ascii="Arial" w:eastAsia="Times New Roman" w:hAnsi="Arial" w:cs="Guttman Drogolin" w:hint="cs"/>
          <w:sz w:val="21"/>
          <w:szCs w:val="21"/>
          <w:rtl/>
        </w:rPr>
        <w:t>ך</w:t>
      </w:r>
      <w:r w:rsidRPr="006650A6">
        <w:rPr>
          <w:rFonts w:ascii="Arial" w:eastAsia="Times New Roman" w:hAnsi="Arial" w:cs="Guttman Drogolin"/>
          <w:sz w:val="21"/>
          <w:szCs w:val="21"/>
          <w:rtl/>
        </w:rPr>
        <w:t xml:space="preserve"> להיות מכוסים</w:t>
      </w:r>
      <w:ins w:id="1440"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 xml:space="preserve">באופן שהמקום הוא נקי ממלמולי זיעה כגון </w:t>
      </w:r>
      <w:proofErr w:type="spellStart"/>
      <w:del w:id="1438" w:author="מגיה" w:date="2026-10-15T09:00:00Z">
        <w:r w:rsidRPr="006650A6">
          <w:rPr>
            <w:rFonts w:ascii="Arial" w:eastAsia="Times New Roman" w:hAnsi="Arial" w:cs="Guttman Drogolin" w:hint="cs"/>
            <w:sz w:val="21"/>
            <w:szCs w:val="21"/>
            <w:rtl/>
          </w:rPr>
          <w:delText xml:space="preserve">לאחרי</w:delText>
        </w:r>
      </w:del>
      <w:ins w:id="1439" w:author="מגיה" w:date="2026-10-15T09:00:00Z">
        <w:r>
          <w:rPr>
            <w:rFonts w:ascii="Arial" w:eastAsia="Times New Roman" w:hAnsi="Arial" w:cs="Guttman Drogolin" w:hint="cs"/>
            <w:sz w:val="21"/>
            <w:szCs w:val="21"/>
            <w:rtl/>
          </w:rPr>
          <w:t xml:space="preserve">לאחר</w:t>
        </w:r>
      </w:ins>
      <w:proofErr w:type="spellEnd"/>
      <w:r w:rsidRPr="006650A6">
        <w:rPr>
          <w:rFonts w:ascii="Arial" w:eastAsia="Times New Roman" w:hAnsi="Arial" w:cs="Guttman Drogolin" w:hint="cs"/>
          <w:sz w:val="21"/>
          <w:szCs w:val="21"/>
          <w:rtl/>
        </w:rPr>
        <w:t xml:space="preserve"> רחיצה</w:t>
      </w:r>
      <w:r w:rsidRPr="006650A6">
        <w:rPr>
          <w:rFonts w:ascii="Arial" w:eastAsia="Times New Roman" w:hAnsi="Arial" w:cs="Guttman Drogolin"/>
          <w:sz w:val="21"/>
          <w:szCs w:val="21"/>
          <w:vertAlign w:val="superscript"/>
          <w:rtl/>
        </w:rPr>
        <w:footnoteReference w:id="68"/>
      </w:r>
      <w:del w:id="1436" w:author="מגיה" w:date="2026-10-15T09:00:00Z">
        <w:r w:rsidRPr="006650A6">
          <w:rPr>
            <w:rFonts w:ascii="Arial" w:eastAsia="Times New Roman" w:hAnsi="Arial" w:cs="Guttman Drogolin" w:hint="cs"/>
            <w:sz w:val="21"/>
            <w:szCs w:val="21"/>
            <w:rtl/>
          </w:rPr>
          <w:delText xml:space="preserve">,</w:delText>
        </w:r>
      </w:del>
      <w:ins w:id="1437"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מ"מ </w:t>
      </w:r>
      <w:r w:rsidR="002B7F43">
        <w:rPr>
          <w:rFonts w:ascii="Arial" w:eastAsia="Times New Roman" w:hAnsi="Arial" w:cs="Guttman Drogolin" w:hint="cs"/>
          <w:sz w:val="21"/>
          <w:szCs w:val="21"/>
          <w:rtl/>
        </w:rPr>
        <w:t>בהא נראה ש</w:t>
      </w:r>
      <w:r w:rsidR="002B7F43" w:rsidRPr="006650A6">
        <w:rPr>
          <w:rFonts w:ascii="Arial" w:eastAsia="Times New Roman" w:hAnsi="Arial" w:cs="Guttman Drogolin" w:hint="cs"/>
          <w:sz w:val="21"/>
          <w:szCs w:val="21"/>
          <w:rtl/>
        </w:rPr>
        <w:t xml:space="preserve">אין להקל </w:t>
      </w:r>
      <w:r w:rsidRPr="006650A6">
        <w:rPr>
          <w:rFonts w:ascii="Arial" w:eastAsia="Times New Roman" w:hAnsi="Arial" w:cs="Guttman Drogolin"/>
          <w:sz w:val="21"/>
          <w:szCs w:val="21"/>
          <w:rtl/>
        </w:rPr>
        <w:t xml:space="preserve">משום לא </w:t>
      </w:r>
      <w:proofErr w:type="spellStart"/>
      <w:r w:rsidRPr="006650A6">
        <w:rPr>
          <w:rFonts w:ascii="Arial" w:eastAsia="Times New Roman" w:hAnsi="Arial" w:cs="Guttman Drogolin"/>
          <w:sz w:val="21"/>
          <w:szCs w:val="21"/>
          <w:rtl/>
        </w:rPr>
        <w:t>פלוג</w:t>
      </w:r>
      <w:proofErr w:type="spellEnd"/>
      <w:r w:rsidRPr="006650A6">
        <w:rPr>
          <w:rFonts w:ascii="Arial" w:eastAsia="Times New Roman" w:hAnsi="Arial" w:cs="Guttman Drogolin"/>
          <w:sz w:val="21"/>
          <w:szCs w:val="21"/>
          <w:vertAlign w:val="superscript"/>
          <w:rtl/>
        </w:rPr>
        <w:footnoteReference w:id="69"/>
      </w:r>
      <w:r w:rsidRPr="006650A6">
        <w:rPr>
          <w:rFonts w:ascii="Arial" w:eastAsia="Times New Roman" w:hAnsi="Arial" w:cs="Guttman Drogolin"/>
          <w:sz w:val="21"/>
          <w:szCs w:val="21"/>
          <w:rtl/>
        </w:rPr>
        <w:t>.</w:t>
      </w:r>
    </w:p>
    <w:p w:rsidR="006650A6" w:rsidRPr="006650A6" w:rsidRDefault="00DA147D" w:rsidP="006F4E74">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מ</w:t>
      </w:r>
      <w:r w:rsidR="00B64EEE">
        <w:rPr>
          <w:rFonts w:asciiTheme="minorBidi" w:eastAsia="Times New Roman" w:hAnsiTheme="minorBidi" w:cs="Guttman Drogolin" w:hint="cs"/>
          <w:b/>
          <w:bCs/>
          <w:color w:val="000000"/>
          <w:sz w:val="24"/>
          <w:szCs w:val="24"/>
          <w:rtl/>
        </w:rPr>
        <w:t>. שאלה. נ</w:t>
      </w:r>
      <w:r w:rsidR="006650A6" w:rsidRPr="006650A6">
        <w:rPr>
          <w:rFonts w:asciiTheme="minorBidi" w:eastAsia="Times New Roman" w:hAnsiTheme="minorBidi" w:cs="Guttman Drogolin" w:hint="cs"/>
          <w:b/>
          <w:bCs/>
          <w:color w:val="000000"/>
          <w:sz w:val="24"/>
          <w:szCs w:val="24"/>
          <w:rtl/>
        </w:rPr>
        <w:t>גע בבגד שיש בו זיעה או בתפילין של ראש לאחר הנחת</w:t>
      </w:r>
      <w:r w:rsidR="00D7245E">
        <w:rPr>
          <w:rFonts w:asciiTheme="minorBidi" w:eastAsia="Times New Roman" w:hAnsiTheme="minorBidi" w:cs="Guttman Drogolin" w:hint="cs"/>
          <w:b/>
          <w:bCs/>
          <w:color w:val="000000"/>
          <w:sz w:val="24"/>
          <w:szCs w:val="24"/>
          <w:rtl/>
        </w:rPr>
        <w:t xml:space="preserve">ן שיש </w:t>
      </w:r>
      <w:del w:id="1461" w:author="מגיה" w:date="2026-10-15T09:00:00Z">
        <w:r w:rsidR="00D7245E">
          <w:rPr>
            <w:rFonts w:asciiTheme="minorBidi" w:eastAsia="Times New Roman" w:hAnsiTheme="minorBidi" w:cs="Guttman Drogolin" w:hint="cs"/>
            <w:b/>
            <w:bCs/>
            <w:color w:val="000000"/>
            <w:sz w:val="24"/>
            <w:szCs w:val="24"/>
            <w:rtl/>
          </w:rPr>
          <w:delText xml:space="preserve">בה</w:delText>
        </w:r>
      </w:del>
      <w:ins w:id="1462" w:author="מגיה" w:date="2026-10-15T09:00:00Z">
        <w:r>
          <w:rPr>
            <w:rFonts w:asciiTheme="minorBidi" w:eastAsia="Times New Roman" w:hAnsiTheme="minorBidi" w:cs="Guttman Drogolin" w:hint="cs"/>
            <w:b/>
            <w:bCs/>
            <w:color w:val="000000"/>
            <w:sz w:val="24"/>
            <w:szCs w:val="24"/>
            <w:rtl/>
          </w:rPr>
          <w:t xml:space="preserve">בהן</w:t>
        </w:r>
      </w:ins>
      <w:r w:rsidR="00D7245E">
        <w:rPr>
          <w:rFonts w:asciiTheme="minorBidi" w:eastAsia="Times New Roman" w:hAnsiTheme="minorBidi" w:cs="Guttman Drogolin" w:hint="cs"/>
          <w:b/>
          <w:bCs/>
          <w:color w:val="000000"/>
          <w:sz w:val="24"/>
          <w:szCs w:val="24"/>
          <w:rtl/>
        </w:rPr>
        <w:t xml:space="preserve"> זיעה, או בעד בדיקה,</w:t>
      </w:r>
      <w:r w:rsidR="006650A6" w:rsidRPr="006650A6">
        <w:rPr>
          <w:rFonts w:asciiTheme="minorBidi" w:eastAsia="Times New Roman" w:hAnsiTheme="minorBidi" w:cs="Guttman Drogolin" w:hint="cs"/>
          <w:b/>
          <w:bCs/>
          <w:color w:val="000000"/>
          <w:sz w:val="24"/>
          <w:szCs w:val="24"/>
          <w:rtl/>
        </w:rPr>
        <w:t xml:space="preserve"> </w:t>
      </w:r>
      <w:r w:rsidR="006F4E74">
        <w:rPr>
          <w:rFonts w:asciiTheme="minorBidi" w:eastAsia="Times New Roman" w:hAnsiTheme="minorBidi" w:cs="Guttman Drogolin" w:hint="cs"/>
          <w:b/>
          <w:bCs/>
          <w:color w:val="000000"/>
          <w:sz w:val="24"/>
          <w:szCs w:val="24"/>
          <w:rtl/>
        </w:rPr>
        <w:t>האם</w:t>
      </w:r>
      <w:r w:rsidR="006F4E74"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hint="cs"/>
          <w:b/>
          <w:bCs/>
          <w:color w:val="000000"/>
          <w:sz w:val="24"/>
          <w:szCs w:val="24"/>
          <w:rtl/>
        </w:rPr>
        <w:t>צריך נטילה?</w:t>
      </w:r>
    </w:p>
    <w:p w:rsidR="006650A6" w:rsidRPr="006650A6" w:rsidRDefault="006650A6" w:rsidP="00763B66">
      <w:pPr>
        <w:widowControl w:val="0"/>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כל עוד שלא נדבק</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 xml:space="preserve">זיעה בידו</w:t>
      </w:r>
      <w:ins w:id="1472"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אין צריך </w:t>
      </w:r>
      <w:proofErr w:type="spellStart"/>
      <w:r w:rsidRPr="006650A6">
        <w:rPr>
          <w:rFonts w:ascii="Arial" w:eastAsia="Times New Roman" w:hAnsi="Arial" w:cs="Guttman Drogolin"/>
          <w:sz w:val="21"/>
          <w:szCs w:val="21"/>
          <w:rtl/>
        </w:rPr>
        <w:t>נט"י</w:t>
      </w:r>
      <w:proofErr w:type="spellEnd"/>
      <w:r w:rsidRPr="006650A6">
        <w:rPr>
          <w:rFonts w:ascii="Arial" w:eastAsia="Times New Roman" w:hAnsi="Arial" w:cs="Guttman Drogolin" w:hint="cs"/>
          <w:sz w:val="21"/>
          <w:szCs w:val="21"/>
          <w:rtl/>
        </w:rPr>
        <w:t xml:space="preserve"> גם כשהזיעה באה ממקומות המכוסים שבגוף, כיון </w:t>
      </w:r>
      <w:r w:rsidRPr="006650A6">
        <w:rPr>
          <w:rFonts w:ascii="Arial" w:eastAsia="Times New Roman" w:hAnsi="Arial" w:cs="Guttman Drogolin"/>
          <w:sz w:val="21"/>
          <w:szCs w:val="21"/>
          <w:rtl/>
        </w:rPr>
        <w:t xml:space="preserve">שלא מצינו בדברי חז"ל להצריך נטילת </w:t>
      </w:r>
      <w:proofErr w:type="spellStart"/>
      <w:r w:rsidRPr="006650A6">
        <w:rPr>
          <w:rFonts w:ascii="Arial" w:eastAsia="Times New Roman" w:hAnsi="Arial" w:cs="Guttman Drogolin"/>
          <w:sz w:val="21"/>
          <w:szCs w:val="21"/>
          <w:rtl/>
        </w:rPr>
        <w:t>ידים</w:t>
      </w:r>
      <w:proofErr w:type="spellEnd"/>
      <w:r w:rsidRPr="006650A6">
        <w:rPr>
          <w:rFonts w:ascii="Arial" w:eastAsia="Times New Roman" w:hAnsi="Arial" w:cs="Guttman Drogolin"/>
          <w:sz w:val="21"/>
          <w:szCs w:val="21"/>
          <w:rtl/>
        </w:rPr>
        <w:t xml:space="preserve"> על ידי נגיעה בזיעה שאיננה במקומה</w:t>
      </w:r>
      <w:r w:rsidRPr="006650A6">
        <w:rPr>
          <w:rFonts w:ascii="Arial" w:eastAsia="Times New Roman" w:hAnsi="Arial" w:cs="Guttman Drogolin"/>
          <w:sz w:val="21"/>
          <w:szCs w:val="21"/>
          <w:vertAlign w:val="superscript"/>
          <w:rtl/>
        </w:rPr>
        <w:footnoteReference w:id="70"/>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וגם </w:t>
      </w:r>
      <w:proofErr w:type="spellStart"/>
      <w:del w:id="1469" w:author="מגיה" w:date="2026-10-15T09:00:00Z">
        <w:r w:rsidRPr="006650A6">
          <w:rPr>
            <w:rFonts w:ascii="Arial" w:eastAsia="Times New Roman" w:hAnsi="Arial" w:cs="Guttman Drogolin"/>
            <w:sz w:val="21"/>
            <w:szCs w:val="21"/>
            <w:rtl/>
          </w:rPr>
          <w:delText xml:space="preserve">בנדבק</w:delText>
        </w:r>
      </w:del>
      <w:del w:id="1470" w:author="מגיה" w:date="2026-10-15T09:00:00Z">
        <w:r w:rsidRPr="006650A6">
          <w:rPr>
            <w:rFonts w:ascii="Arial" w:eastAsia="Times New Roman" w:hAnsi="Arial" w:cs="Guttman Drogolin" w:hint="cs"/>
            <w:sz w:val="21"/>
            <w:szCs w:val="21"/>
            <w:rtl/>
          </w:rPr>
          <w:delText xml:space="preserve">ה</w:delText>
        </w:r>
      </w:del>
      <w:ins w:id="1471" w:author="מגיה" w:date="2026-10-15T09:00:00Z">
        <w:r>
          <w:rPr>
            <w:rFonts w:ascii="Arial" w:eastAsia="Times New Roman" w:hAnsi="Arial" w:cs="Guttman Drogolin"/>
            <w:sz w:val="21"/>
            <w:szCs w:val="21"/>
            <w:rtl/>
          </w:rPr>
          <w:t xml:space="preserve">אם נדבקה</w:t>
        </w:r>
      </w:ins>
      <w:proofErr w:type="spellEnd"/>
      <w:r w:rsidRPr="006650A6">
        <w:rPr>
          <w:rFonts w:ascii="Arial" w:eastAsia="Times New Roman" w:hAnsi="Arial" w:cs="Guttman Drogolin"/>
          <w:sz w:val="21"/>
          <w:szCs w:val="21"/>
          <w:rtl/>
        </w:rPr>
        <w:t xml:space="preserve"> </w:t>
      </w:r>
      <w:r w:rsidRPr="006650A6">
        <w:rPr>
          <w:rFonts w:ascii="Arial" w:eastAsia="Times New Roman" w:hAnsi="Arial" w:cs="Guttman Drogolin" w:hint="cs"/>
          <w:sz w:val="21"/>
          <w:szCs w:val="21"/>
          <w:rtl/>
        </w:rPr>
        <w:t>ה</w:t>
      </w:r>
      <w:r w:rsidRPr="006650A6">
        <w:rPr>
          <w:rFonts w:ascii="Arial" w:eastAsia="Times New Roman" w:hAnsi="Arial" w:cs="Guttman Drogolin"/>
          <w:sz w:val="21"/>
          <w:szCs w:val="21"/>
          <w:rtl/>
        </w:rPr>
        <w:t>זיעה</w:t>
      </w:r>
      <w:r w:rsidRPr="006650A6">
        <w:rPr>
          <w:rFonts w:ascii="Arial" w:eastAsia="Times New Roman" w:hAnsi="Arial" w:cs="Guttman Drogolin" w:hint="cs"/>
          <w:sz w:val="21"/>
          <w:szCs w:val="21"/>
          <w:rtl/>
        </w:rPr>
        <w:t xml:space="preserve"> בידיו,</w:t>
      </w:r>
      <w:r w:rsidRPr="006650A6">
        <w:rPr>
          <w:rFonts w:ascii="Arial" w:eastAsia="Times New Roman" w:hAnsi="Arial" w:cs="Guttman Drogolin"/>
          <w:sz w:val="21"/>
          <w:szCs w:val="21"/>
          <w:rtl/>
        </w:rPr>
        <w:t xml:space="preserve"> אם הזיעה היא </w:t>
      </w:r>
      <w:r w:rsidRPr="006650A6">
        <w:rPr>
          <w:rFonts w:ascii="Arial" w:eastAsia="Times New Roman" w:hAnsi="Arial" w:cs="Guttman Drogolin" w:hint="cs"/>
          <w:sz w:val="21"/>
          <w:szCs w:val="21"/>
          <w:rtl/>
        </w:rPr>
        <w:t>ממקומות המגולים בגוף כגון הזיעה שמ</w:t>
      </w:r>
      <w:r w:rsidRPr="006650A6">
        <w:rPr>
          <w:rFonts w:ascii="Arial" w:eastAsia="Times New Roman" w:hAnsi="Arial" w:cs="Guttman Drogolin"/>
          <w:sz w:val="21"/>
          <w:szCs w:val="21"/>
          <w:rtl/>
        </w:rPr>
        <w:t xml:space="preserve">תחת </w:t>
      </w:r>
      <w:del w:id="1467" w:author="מגיה" w:date="2026-10-15T09:00:00Z">
        <w:r w:rsidRPr="006650A6">
          <w:rPr>
            <w:rFonts w:ascii="Arial" w:eastAsia="Times New Roman" w:hAnsi="Arial" w:cs="Guttman Drogolin"/>
            <w:sz w:val="21"/>
            <w:szCs w:val="21"/>
            <w:rtl/>
          </w:rPr>
          <w:delText xml:space="preserve">תפילין</w:delText>
        </w:r>
      </w:del>
      <w:ins w:id="1468" w:author="מגיה" w:date="2026-10-15T09:00:00Z">
        <w:r>
          <w:rPr>
            <w:rFonts w:ascii="Arial" w:eastAsia="Times New Roman" w:hAnsi="Arial" w:cs="Guttman Drogolin"/>
            <w:sz w:val="21"/>
            <w:szCs w:val="21"/>
            <w:rtl/>
          </w:rPr>
          <w:t xml:space="preserve">לתפילין</w:t>
        </w:r>
      </w:ins>
      <w:r w:rsidRPr="006650A6">
        <w:rPr>
          <w:rFonts w:ascii="Arial" w:eastAsia="Times New Roman" w:hAnsi="Arial" w:cs="Guttman Drogolin"/>
          <w:sz w:val="21"/>
          <w:szCs w:val="21"/>
          <w:rtl/>
        </w:rPr>
        <w:t xml:space="preserve"> של ראש</w:t>
      </w:r>
      <w:ins w:id="1466" w:author="מגיה" w:date="2026-10-15T09:00:00Z">
        <w:r>
          <w:rPr>
            <w:rFonts w:ascii="Arial" w:eastAsia="Times New Roman" w:hAnsi="Arial" w:cs="Guttman Drogolin"/>
            <w:sz w:val="21"/>
            <w:szCs w:val="21"/>
            <w:rtl/>
          </w:rPr>
          <w:t xml:space="preserve">,</w:t>
        </w:r>
      </w:ins>
      <w:r w:rsidRPr="006650A6">
        <w:rPr>
          <w:rFonts w:ascii="Arial" w:eastAsia="Times New Roman" w:hAnsi="Arial" w:cs="Guttman Drogolin"/>
          <w:sz w:val="21"/>
          <w:szCs w:val="21"/>
          <w:rtl/>
        </w:rPr>
        <w:t xml:space="preserve"> או רצ</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עות </w:t>
      </w:r>
      <w:r w:rsidRPr="006650A6">
        <w:rPr>
          <w:rFonts w:ascii="Arial" w:eastAsia="Times New Roman" w:hAnsi="Arial" w:cs="Guttman Drogolin" w:hint="cs"/>
          <w:sz w:val="21"/>
          <w:szCs w:val="21"/>
          <w:rtl/>
        </w:rPr>
        <w:t xml:space="preserve">תפילין של יד</w:t>
      </w:r>
      <w:ins w:id="1465" w:author="מגיה" w:date="2026-10-15T09:00:00Z">
        <w:r>
          <w:rPr>
            <w:rFonts w:ascii="Arial" w:eastAsia="Times New Roman" w:hAnsi="Arial" w:cs="Guttman Drogolin" w:hint="cs"/>
            <w:sz w:val="21"/>
            <w:szCs w:val="21"/>
            <w:rtl/>
          </w:rPr>
          <w:t xml:space="preserve">,</w:t>
        </w:r>
      </w:ins>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או </w:t>
      </w:r>
      <w:del w:id="1463" w:author="מגיה" w:date="2026-10-15T09:00:00Z">
        <w:r w:rsidRPr="006650A6">
          <w:rPr>
            <w:rFonts w:ascii="Arial" w:eastAsia="Times New Roman" w:hAnsi="Arial" w:cs="Guttman Drogolin"/>
            <w:sz w:val="21"/>
            <w:szCs w:val="21"/>
            <w:rtl/>
          </w:rPr>
          <w:delText xml:space="preserve">בגדים</w:delText>
        </w:r>
      </w:del>
      <w:ins w:id="1464" w:author="מגיה" w:date="2026-10-15T09:00:00Z">
        <w:r>
          <w:rPr>
            <w:rFonts w:ascii="Arial" w:eastAsia="Times New Roman" w:hAnsi="Arial" w:cs="Guttman Drogolin"/>
            <w:sz w:val="21"/>
            <w:szCs w:val="21"/>
            <w:rtl/>
          </w:rPr>
          <w:t xml:space="preserve">הבגדים</w:t>
        </w:r>
      </w:ins>
      <w:r w:rsidRPr="006650A6">
        <w:rPr>
          <w:rFonts w:ascii="Arial" w:eastAsia="Times New Roman" w:hAnsi="Arial" w:cs="Guttman Drogolin"/>
          <w:sz w:val="21"/>
          <w:szCs w:val="21"/>
          <w:rtl/>
        </w:rPr>
        <w:t xml:space="preserve"> שמונחים על גופו במקומות שדרכם להיות </w:t>
      </w:r>
      <w:proofErr w:type="spellStart"/>
      <w:r w:rsidRPr="006650A6">
        <w:rPr>
          <w:rFonts w:ascii="Arial" w:eastAsia="Times New Roman" w:hAnsi="Arial" w:cs="Guttman Drogolin"/>
          <w:sz w:val="21"/>
          <w:szCs w:val="21"/>
          <w:rtl/>
        </w:rPr>
        <w:t>מגולין</w:t>
      </w:r>
      <w:proofErr w:type="spellEnd"/>
      <w:r w:rsidRPr="006650A6">
        <w:rPr>
          <w:rFonts w:ascii="Arial" w:eastAsia="Times New Roman" w:hAnsi="Arial" w:cs="Guttman Drogolin" w:hint="cs"/>
          <w:sz w:val="21"/>
          <w:szCs w:val="21"/>
          <w:rtl/>
        </w:rPr>
        <w:t xml:space="preserve">, </w:t>
      </w:r>
      <w:r w:rsidRPr="006650A6">
        <w:rPr>
          <w:rFonts w:ascii="Arial" w:eastAsia="Times New Roman" w:hAnsi="Arial" w:cs="Guttman Drogolin"/>
          <w:sz w:val="21"/>
          <w:szCs w:val="21"/>
          <w:rtl/>
        </w:rPr>
        <w:t xml:space="preserve">לא גרע </w:t>
      </w:r>
      <w:r w:rsidRPr="006650A6">
        <w:rPr>
          <w:rFonts w:ascii="Arial" w:eastAsia="Times New Roman" w:hAnsi="Arial" w:cs="Guttman Drogolin" w:hint="cs"/>
          <w:sz w:val="21"/>
          <w:szCs w:val="21"/>
          <w:rtl/>
        </w:rPr>
        <w:t xml:space="preserve">מזיעה שעל גופו במקומות </w:t>
      </w:r>
      <w:proofErr w:type="spellStart"/>
      <w:r w:rsidRPr="006650A6">
        <w:rPr>
          <w:rFonts w:ascii="Arial" w:eastAsia="Times New Roman" w:hAnsi="Arial" w:cs="Guttman Drogolin" w:hint="cs"/>
          <w:sz w:val="21"/>
          <w:szCs w:val="21"/>
          <w:rtl/>
        </w:rPr>
        <w:t>המגולין</w:t>
      </w:r>
      <w:proofErr w:type="spellEnd"/>
      <w:r w:rsidRPr="006650A6">
        <w:rPr>
          <w:rFonts w:ascii="Arial" w:eastAsia="Times New Roman" w:hAnsi="Arial" w:cs="Guttman Drogolin" w:hint="cs"/>
          <w:sz w:val="21"/>
          <w:szCs w:val="21"/>
          <w:rtl/>
        </w:rPr>
        <w:t>, שאין צריך נטילה</w:t>
      </w:r>
      <w:r w:rsidRPr="006650A6">
        <w:rPr>
          <w:rFonts w:ascii="Arial" w:eastAsia="Times New Roman" w:hAnsi="Arial" w:cs="Guttman Drogolin"/>
          <w:sz w:val="21"/>
          <w:szCs w:val="21"/>
          <w:vertAlign w:val="superscript"/>
          <w:rtl/>
        </w:rPr>
        <w:footnoteReference w:id="71"/>
      </w:r>
      <w:r w:rsidRPr="006650A6">
        <w:rPr>
          <w:rFonts w:ascii="Arial" w:eastAsia="Times New Roman" w:hAnsi="Arial" w:cs="Guttman Drogolin"/>
          <w:sz w:val="21"/>
          <w:szCs w:val="21"/>
          <w:rtl/>
        </w:rPr>
        <w:t>.</w:t>
      </w:r>
    </w:p>
    <w:p w:rsidR="006650A6" w:rsidRPr="006650A6" w:rsidRDefault="00DA147D" w:rsidP="00D7245E">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מא</w:t>
      </w:r>
      <w:proofErr w:type="spellEnd"/>
      <w:r w:rsidR="006650A6" w:rsidRPr="006650A6">
        <w:rPr>
          <w:rFonts w:asciiTheme="minorBidi" w:eastAsia="Times New Roman" w:hAnsiTheme="minorBidi" w:cs="Guttman Drogolin" w:hint="cs"/>
          <w:b/>
          <w:bCs/>
          <w:color w:val="000000"/>
          <w:sz w:val="24"/>
          <w:szCs w:val="24"/>
          <w:rtl/>
        </w:rPr>
        <w:t xml:space="preserve">. שאלה. </w:t>
      </w:r>
      <w:r w:rsidR="00D7245E" w:rsidRPr="006650A6">
        <w:rPr>
          <w:rFonts w:asciiTheme="minorBidi" w:eastAsia="Times New Roman" w:hAnsiTheme="minorBidi" w:cs="Guttman Drogolin" w:hint="cs"/>
          <w:b/>
          <w:bCs/>
          <w:color w:val="000000"/>
          <w:sz w:val="24"/>
          <w:szCs w:val="24"/>
          <w:rtl/>
        </w:rPr>
        <w:t>האם</w:t>
      </w:r>
      <w:r w:rsidR="00D7245E" w:rsidRPr="006650A6">
        <w:rPr>
          <w:rFonts w:asciiTheme="minorBidi" w:eastAsia="Times New Roman" w:hAnsiTheme="minorBidi" w:cs="Guttman Drogolin"/>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מי שנגע במקומות המכוסים שבגופו שלא באצבעותיו אלא בכף ידו, </w:t>
      </w:r>
      <w:r w:rsidR="006650A6" w:rsidRPr="006650A6">
        <w:rPr>
          <w:rFonts w:asciiTheme="minorBidi" w:eastAsia="Times New Roman" w:hAnsiTheme="minorBidi" w:cs="Guttman Drogolin" w:hint="cs"/>
          <w:b/>
          <w:bCs/>
          <w:color w:val="000000"/>
          <w:sz w:val="24"/>
          <w:szCs w:val="24"/>
          <w:rtl/>
        </w:rPr>
        <w:t>צריך נטילה?</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יש להקל</w:t>
      </w:r>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שבכה"ג</w:t>
      </w:r>
      <w:proofErr w:type="spellEnd"/>
      <w:r w:rsidRPr="006650A6">
        <w:rPr>
          <w:rFonts w:ascii="Arial" w:eastAsia="Times New Roman" w:hAnsi="Arial" w:cs="Guttman Drogolin" w:hint="cs"/>
          <w:sz w:val="21"/>
          <w:szCs w:val="21"/>
          <w:rtl/>
        </w:rPr>
        <w:t xml:space="preserve"> לא חייבו חכמים נטילה</w:t>
      </w:r>
      <w:r w:rsidRPr="006650A6">
        <w:rPr>
          <w:rFonts w:ascii="Arial" w:eastAsia="Times New Roman" w:hAnsi="Arial" w:cs="Guttman Drogolin"/>
          <w:sz w:val="21"/>
          <w:szCs w:val="21"/>
          <w:vertAlign w:val="superscript"/>
          <w:rtl/>
        </w:rPr>
        <w:footnoteReference w:id="72"/>
      </w:r>
      <w:r w:rsidRPr="006650A6">
        <w:rPr>
          <w:rFonts w:ascii="Arial" w:eastAsia="Times New Roman" w:hAnsi="Arial" w:cs="Guttman Drogolin"/>
          <w:sz w:val="21"/>
          <w:szCs w:val="21"/>
          <w:rtl/>
        </w:rPr>
        <w:t xml:space="preserve">.</w:t>
      </w:r>
      <w:del w:id="1727" w:author="מגיה" w:date="2026-10-15T09:00:00Z">
        <w:r w:rsidRPr="006650A6">
          <w:rPr>
            <w:rFonts w:ascii="Arial" w:eastAsia="Times New Roman" w:hAnsi="Arial" w:cs="Guttman Drogolin"/>
            <w:sz w:val="21"/>
            <w:szCs w:val="21"/>
            <w:rtl/>
          </w:rPr>
          <w:delText xml:space="preserve"> </w:delText>
        </w:r>
      </w:del>
    </w:p>
    <w:p w:rsidR="006650A6" w:rsidRPr="006650A6" w:rsidRDefault="00DA147D" w:rsidP="002B7F43">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proofErr w:type="spellStart"/>
      <w:r>
        <w:rPr>
          <w:rFonts w:asciiTheme="minorBidi" w:eastAsia="Times New Roman" w:hAnsiTheme="minorBidi" w:cs="Guttman Drogolin" w:hint="cs"/>
          <w:b/>
          <w:bCs/>
          <w:color w:val="000000"/>
          <w:sz w:val="24"/>
          <w:szCs w:val="24"/>
          <w:rtl/>
        </w:rPr>
        <w:t>מב</w:t>
      </w:r>
      <w:proofErr w:type="spellEnd"/>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w:t>
      </w:r>
      <w:r w:rsidR="00D7245E" w:rsidRPr="006650A6">
        <w:rPr>
          <w:rFonts w:asciiTheme="minorBidi" w:eastAsia="Times New Roman" w:hAnsiTheme="minorBidi" w:cs="Guttman Drogolin"/>
          <w:b/>
          <w:bCs/>
          <w:color w:val="000000"/>
          <w:sz w:val="24"/>
          <w:szCs w:val="24"/>
          <w:rtl/>
        </w:rPr>
        <w:t xml:space="preserve">האם </w:t>
      </w:r>
      <w:r w:rsidR="006650A6" w:rsidRPr="006650A6">
        <w:rPr>
          <w:rFonts w:asciiTheme="minorBidi" w:eastAsia="Times New Roman" w:hAnsiTheme="minorBidi" w:cs="Guttman Drogolin"/>
          <w:b/>
          <w:bCs/>
          <w:color w:val="000000"/>
          <w:sz w:val="24"/>
          <w:szCs w:val="24"/>
          <w:rtl/>
        </w:rPr>
        <w:t>החו</w:t>
      </w:r>
      <w:r w:rsidR="002B7F43">
        <w:rPr>
          <w:rFonts w:asciiTheme="minorBidi" w:eastAsia="Times New Roman" w:hAnsiTheme="minorBidi" w:cs="Guttman Drogolin" w:hint="cs"/>
          <w:b/>
          <w:bCs/>
          <w:color w:val="000000"/>
          <w:sz w:val="24"/>
          <w:szCs w:val="24"/>
          <w:rtl/>
        </w:rPr>
        <w:t>כך</w:t>
      </w:r>
      <w:r w:rsidR="006650A6" w:rsidRPr="006650A6">
        <w:rPr>
          <w:rFonts w:asciiTheme="minorBidi" w:eastAsia="Times New Roman" w:hAnsiTheme="minorBidi" w:cs="Guttman Drogolin"/>
          <w:b/>
          <w:bCs/>
          <w:color w:val="000000"/>
          <w:sz w:val="24"/>
          <w:szCs w:val="24"/>
          <w:rtl/>
        </w:rPr>
        <w:t xml:space="preserve"> במקומות המגולים בראשו </w:t>
      </w:r>
      <w:r w:rsidR="006650A6" w:rsidRPr="006650A6">
        <w:rPr>
          <w:rFonts w:asciiTheme="minorBidi" w:eastAsia="Times New Roman" w:hAnsiTheme="minorBidi" w:cs="Guttman Drogolin" w:hint="cs"/>
          <w:b/>
          <w:bCs/>
          <w:color w:val="000000"/>
          <w:sz w:val="24"/>
          <w:szCs w:val="24"/>
          <w:rtl/>
        </w:rPr>
        <w:t xml:space="preserve">כגון בשערות הראש והזקן </w:t>
      </w:r>
      <w:r w:rsidR="006650A6" w:rsidRPr="006650A6">
        <w:rPr>
          <w:rFonts w:asciiTheme="minorBidi" w:eastAsia="Times New Roman" w:hAnsiTheme="minorBidi" w:cs="Guttman Drogolin"/>
          <w:b/>
          <w:bCs/>
          <w:color w:val="000000"/>
          <w:sz w:val="24"/>
          <w:szCs w:val="24"/>
          <w:rtl/>
        </w:rPr>
        <w:t>חייב נטילה</w:t>
      </w:r>
      <w:r w:rsidR="006650A6" w:rsidRPr="006650A6">
        <w:rPr>
          <w:rFonts w:asciiTheme="minorBidi" w:eastAsia="Times New Roman" w:hAnsiTheme="minorBidi" w:cs="Guttman Drogolin" w:hint="cs"/>
          <w:b/>
          <w:bCs/>
          <w:color w:val="000000"/>
          <w:sz w:val="24"/>
          <w:szCs w:val="24"/>
          <w:rtl/>
        </w:rPr>
        <w:t>?</w:t>
      </w:r>
    </w:p>
    <w:p w:rsidR="006650A6" w:rsidRPr="006650A6" w:rsidRDefault="006650A6" w:rsidP="007B234A">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proofErr w:type="spellStart"/>
      <w:r w:rsidRPr="006650A6">
        <w:rPr>
          <w:rFonts w:ascii="Arial" w:eastAsia="Calibri" w:hAnsi="Arial" w:cs="Guttman Drogolin" w:hint="cs"/>
          <w:color w:val="000000"/>
          <w:sz w:val="21"/>
          <w:szCs w:val="21"/>
          <w:rtl/>
        </w:rPr>
        <w:t>בשו"ע</w:t>
      </w:r>
      <w:proofErr w:type="spellEnd"/>
      <w:r w:rsidRPr="006650A6">
        <w:rPr>
          <w:rFonts w:ascii="Arial" w:eastAsia="Calibri" w:hAnsi="Arial" w:cs="Guttman Drogolin" w:hint="cs"/>
          <w:color w:val="000000"/>
          <w:sz w:val="21"/>
          <w:szCs w:val="21"/>
          <w:rtl/>
        </w:rPr>
        <w:t xml:space="preserve"> </w:t>
      </w:r>
      <w:r w:rsidR="003A19E4">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ד' </w:t>
      </w:r>
      <w:proofErr w:type="spellStart"/>
      <w:r w:rsidRPr="006650A6">
        <w:rPr>
          <w:rFonts w:ascii="Arial" w:eastAsia="Calibri" w:hAnsi="Arial" w:cs="Guttman Drogolin"/>
          <w:color w:val="000000"/>
          <w:sz w:val="21"/>
          <w:szCs w:val="21"/>
          <w:rtl/>
        </w:rPr>
        <w:t>סכ"א</w:t>
      </w:r>
      <w:proofErr w:type="spellEnd"/>
      <w:r w:rsidR="003A19E4">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כתב</w:t>
      </w:r>
      <w:r w:rsidR="007B234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צריך ליזהר בתפלה או באכילה וכו' ש</w:t>
      </w:r>
      <w:r w:rsidRPr="006650A6">
        <w:rPr>
          <w:rFonts w:ascii="Arial" w:eastAsia="Calibri" w:hAnsi="Arial" w:cs="Guttman Drogolin"/>
          <w:color w:val="000000"/>
          <w:sz w:val="21"/>
          <w:szCs w:val="21"/>
          <w:rtl/>
        </w:rPr>
        <w:t>לא לחכ</w:t>
      </w:r>
      <w:r w:rsidRPr="006650A6">
        <w:rPr>
          <w:rFonts w:ascii="Arial" w:eastAsia="Calibri" w:hAnsi="Arial" w:cs="Guttman Drogolin" w:hint="cs"/>
          <w:color w:val="000000"/>
          <w:sz w:val="21"/>
          <w:szCs w:val="21"/>
          <w:rtl/>
        </w:rPr>
        <w:t>ך</w:t>
      </w:r>
      <w:r w:rsidRPr="006650A6">
        <w:rPr>
          <w:rFonts w:ascii="Arial" w:eastAsia="Calibri" w:hAnsi="Arial" w:cs="Guttman Drogolin"/>
          <w:color w:val="000000"/>
          <w:sz w:val="21"/>
          <w:szCs w:val="21"/>
          <w:rtl/>
        </w:rPr>
        <w:t xml:space="preserve"> בראשו</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אבל במקומות המג</w:t>
      </w:r>
      <w:r w:rsidRPr="006650A6">
        <w:rPr>
          <w:rFonts w:ascii="Arial" w:eastAsia="Calibri" w:hAnsi="Arial" w:cs="Guttman Drogolin" w:hint="cs"/>
          <w:color w:val="000000"/>
          <w:sz w:val="21"/>
          <w:szCs w:val="21"/>
          <w:rtl/>
        </w:rPr>
        <w:t>ו</w:t>
      </w:r>
      <w:r w:rsidRPr="006650A6">
        <w:rPr>
          <w:rFonts w:ascii="Arial" w:eastAsia="Calibri" w:hAnsi="Arial" w:cs="Guttman Drogolin"/>
          <w:color w:val="000000"/>
          <w:sz w:val="21"/>
          <w:szCs w:val="21"/>
          <w:rtl/>
        </w:rPr>
        <w:t>לים בראשו ובפניו, ובמקום המגולה שבזר</w:t>
      </w:r>
      <w:r w:rsidRPr="006650A6">
        <w:rPr>
          <w:rFonts w:ascii="Arial" w:eastAsia="Calibri" w:hAnsi="Arial" w:cs="Guttman Drogolin" w:hint="cs"/>
          <w:color w:val="000000"/>
          <w:sz w:val="21"/>
          <w:szCs w:val="21"/>
          <w:rtl/>
        </w:rPr>
        <w:t>ו</w:t>
      </w:r>
      <w:r w:rsidRPr="006650A6">
        <w:rPr>
          <w:rFonts w:ascii="Arial" w:eastAsia="Calibri" w:hAnsi="Arial" w:cs="Guttman Drogolin"/>
          <w:color w:val="000000"/>
          <w:sz w:val="21"/>
          <w:szCs w:val="21"/>
          <w:rtl/>
        </w:rPr>
        <w:t>עותיו אין להקפיד</w:t>
      </w:r>
      <w:r w:rsidRPr="006650A6">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ומבואר </w:t>
      </w:r>
      <w:proofErr w:type="spellStart"/>
      <w:r w:rsidRPr="002B7F43">
        <w:rPr>
          <w:rFonts w:ascii="Arial" w:eastAsia="Calibri" w:hAnsi="Arial" w:cs="Guttman Drogolin"/>
          <w:color w:val="000000"/>
          <w:sz w:val="23"/>
          <w:szCs w:val="23"/>
          <w:rtl/>
        </w:rPr>
        <w:t>דבשערות</w:t>
      </w:r>
      <w:proofErr w:type="spellEnd"/>
      <w:r w:rsidRPr="002B7F43">
        <w:rPr>
          <w:rFonts w:ascii="Arial" w:eastAsia="Times New Roman" w:hAnsi="Arial" w:cs="Guttman Drogolin"/>
          <w:sz w:val="23"/>
          <w:szCs w:val="23"/>
          <w:rtl/>
        </w:rPr>
        <w:t xml:space="preserve"> הזקן </w:t>
      </w:r>
      <w:proofErr w:type="spellStart"/>
      <w:r w:rsidRPr="002B7F43">
        <w:rPr>
          <w:rFonts w:ascii="Arial" w:eastAsia="Times New Roman" w:hAnsi="Arial" w:cs="Guttman Drogolin"/>
          <w:sz w:val="23"/>
          <w:szCs w:val="23"/>
          <w:rtl/>
        </w:rPr>
        <w:t>והפיאות</w:t>
      </w:r>
      <w:proofErr w:type="spellEnd"/>
      <w:r w:rsidRPr="002B7F43">
        <w:rPr>
          <w:rFonts w:ascii="Arial" w:eastAsia="Times New Roman" w:hAnsi="Arial" w:cs="Guttman Drogolin"/>
          <w:sz w:val="23"/>
          <w:szCs w:val="23"/>
          <w:rtl/>
        </w:rPr>
        <w:t xml:space="preserve"> שדרכן להיות </w:t>
      </w:r>
      <w:del w:id="1480" w:author="מגיה" w:date="2026-10-15T09:00:00Z">
        <w:r w:rsidRPr="002B7F43">
          <w:rPr>
            <w:rFonts w:ascii="Arial" w:eastAsia="Times New Roman" w:hAnsi="Arial" w:cs="Guttman Drogolin"/>
            <w:sz w:val="23"/>
            <w:szCs w:val="23"/>
            <w:rtl/>
          </w:rPr>
          <w:lastRenderedPageBreak/>
          <w:delText xml:space="preserve">מגולה</w:delText>
        </w:r>
      </w:del>
      <w:ins w:id="1481" w:author="מגיה" w:date="2026-10-15T09:00:00Z">
        <w:r>
          <w:rPr>
            <w:rFonts w:ascii="Arial" w:eastAsia="Times New Roman" w:hAnsi="Arial" w:cs="Guttman Drogolin"/>
            <w:sz w:val="23"/>
            <w:szCs w:val="23"/>
            <w:rtl/>
          </w:rPr>
          <w:t xml:space="preserve">מגולות</w:t>
        </w:r>
      </w:ins>
      <w:r w:rsidRPr="002B7F43">
        <w:rPr>
          <w:rFonts w:ascii="Arial" w:eastAsia="Times New Roman" w:hAnsi="Arial" w:cs="Guttman Drogolin"/>
          <w:sz w:val="23"/>
          <w:szCs w:val="23"/>
          <w:rtl/>
        </w:rPr>
        <w:t xml:space="preserve"> אין להקפיד אפילו </w:t>
      </w:r>
      <w:del w:id="1478" w:author="מגיה" w:date="2026-10-15T09:00:00Z">
        <w:r w:rsidRPr="002B7F43">
          <w:rPr>
            <w:rFonts w:ascii="Arial" w:eastAsia="Times New Roman" w:hAnsi="Arial" w:cs="Guttman Drogolin"/>
            <w:sz w:val="23"/>
            <w:szCs w:val="23"/>
            <w:rtl/>
          </w:rPr>
          <w:delText xml:space="preserve">בחכוך</w:delText>
        </w:r>
      </w:del>
      <w:ins w:id="1479" w:author="מגיה" w:date="2026-10-15T09:00:00Z">
        <w:r>
          <w:rPr>
            <w:rFonts w:ascii="Arial" w:eastAsia="Times New Roman" w:hAnsi="Arial" w:cs="Guttman Drogolin"/>
            <w:sz w:val="23"/>
            <w:szCs w:val="23"/>
            <w:rtl/>
          </w:rPr>
          <w:t xml:space="preserve">בחיכוך</w:t>
        </w:r>
      </w:ins>
      <w:r w:rsidRPr="006650A6">
        <w:rPr>
          <w:rFonts w:ascii="Arial" w:eastAsia="Times New Roman" w:hAnsi="Arial" w:cs="Guttman Drogolin"/>
          <w:sz w:val="21"/>
          <w:szCs w:val="21"/>
          <w:rtl/>
        </w:rPr>
        <w:t xml:space="preserve">, וגם בשערות הראש </w:t>
      </w:r>
      <w:del w:id="1476" w:author="מגיה" w:date="2026-10-15T09:00:00Z">
        <w:r w:rsidRPr="006650A6">
          <w:rPr>
            <w:rFonts w:ascii="Arial" w:eastAsia="Times New Roman" w:hAnsi="Arial" w:cs="Guttman Drogolin"/>
            <w:sz w:val="21"/>
            <w:szCs w:val="21"/>
            <w:rtl/>
          </w:rPr>
          <w:delText xml:space="preserve">איפה</w:delText>
        </w:r>
      </w:del>
      <w:ins w:id="1477" w:author="מגיה" w:date="2026-10-15T09:00:00Z">
        <w:r>
          <w:rPr>
            <w:rFonts w:ascii="Arial" w:eastAsia="Times New Roman" w:hAnsi="Arial" w:cs="Guttman Drogolin"/>
            <w:sz w:val="21"/>
            <w:szCs w:val="21"/>
            <w:rtl/>
          </w:rPr>
          <w:t xml:space="preserve">במקום</w:t>
        </w:r>
      </w:ins>
      <w:r w:rsidRPr="006650A6">
        <w:rPr>
          <w:rFonts w:ascii="Arial" w:eastAsia="Times New Roman" w:hAnsi="Arial" w:cs="Guttman Drogolin"/>
          <w:sz w:val="21"/>
          <w:szCs w:val="21"/>
          <w:rtl/>
        </w:rPr>
        <w:t xml:space="preserve"> שאין הכי</w:t>
      </w:r>
      <w:r w:rsidRPr="006650A6">
        <w:rPr>
          <w:rFonts w:ascii="Arial" w:eastAsia="Times New Roman" w:hAnsi="Arial" w:cs="Guttman Drogolin" w:hint="cs"/>
          <w:sz w:val="21"/>
          <w:szCs w:val="21"/>
          <w:rtl/>
        </w:rPr>
        <w:t>פ</w:t>
      </w:r>
      <w:r w:rsidRPr="006650A6">
        <w:rPr>
          <w:rFonts w:ascii="Arial" w:eastAsia="Times New Roman" w:hAnsi="Arial" w:cs="Guttman Drogolin"/>
          <w:sz w:val="21"/>
          <w:szCs w:val="21"/>
          <w:rtl/>
        </w:rPr>
        <w:t>ה מכסה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נחשב </w:t>
      </w:r>
      <w:del w:id="1474" w:author="מגיה" w:date="2026-10-15T09:00:00Z">
        <w:r w:rsidRPr="006650A6">
          <w:rPr>
            <w:rFonts w:ascii="Arial" w:eastAsia="Times New Roman" w:hAnsi="Arial" w:cs="Guttman Drogolin"/>
            <w:sz w:val="21"/>
            <w:szCs w:val="21"/>
            <w:rtl/>
          </w:rPr>
          <w:delText xml:space="preserve">מקומות</w:delText>
        </w:r>
      </w:del>
      <w:ins w:id="1475" w:author="מגיה" w:date="2026-10-15T09:00:00Z">
        <w:r>
          <w:rPr>
            <w:rFonts w:ascii="Arial" w:eastAsia="Times New Roman" w:hAnsi="Arial" w:cs="Guttman Drogolin"/>
            <w:sz w:val="21"/>
            <w:szCs w:val="21"/>
            <w:rtl/>
          </w:rPr>
          <w:t xml:space="preserve">הדבר כמקומות</w:t>
        </w:r>
      </w:ins>
      <w:r w:rsidRPr="006650A6">
        <w:rPr>
          <w:rFonts w:ascii="Arial" w:eastAsia="Times New Roman" w:hAnsi="Arial" w:cs="Guttman Drogolin"/>
          <w:sz w:val="21"/>
          <w:szCs w:val="21"/>
          <w:rtl/>
        </w:rPr>
        <w:t xml:space="preserve"> מגולים אם אין דרכו ללבוש כובע</w:t>
      </w:r>
      <w:r w:rsidRPr="006650A6">
        <w:rPr>
          <w:rFonts w:ascii="Arial" w:eastAsia="Times New Roman" w:hAnsi="Arial" w:cs="Guttman Drogolin"/>
          <w:sz w:val="21"/>
          <w:szCs w:val="21"/>
          <w:vertAlign w:val="superscript"/>
          <w:rtl/>
        </w:rPr>
        <w:footnoteReference w:id="73"/>
      </w:r>
      <w:r w:rsidRPr="006650A6">
        <w:rPr>
          <w:rFonts w:ascii="Arial" w:eastAsia="Times New Roman" w:hAnsi="Arial" w:cs="Guttman Drogolin"/>
          <w:sz w:val="21"/>
          <w:szCs w:val="21"/>
          <w:rtl/>
        </w:rPr>
        <w:t>.</w:t>
      </w:r>
      <w:del w:id="1473" w:author="מגיה" w:date="2026-10-15T09:00:00Z">
        <w:r w:rsidRPr="006650A6">
          <w:rPr>
            <w:rFonts w:ascii="Arial" w:eastAsia="Times New Roman" w:hAnsi="Arial" w:cs="Guttman Drogolin" w:hint="cs"/>
            <w:sz w:val="21"/>
            <w:szCs w:val="21"/>
            <w:rtl/>
          </w:rPr>
          <w:delText xml:space="preserve"> </w:delText>
        </w:r>
      </w:del>
    </w:p>
    <w:p w:rsidR="006650A6" w:rsidRPr="006650A6" w:rsidRDefault="00DA147D" w:rsidP="00D7245E">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מג</w:t>
      </w:r>
      <w:r w:rsidR="006650A6" w:rsidRPr="006650A6">
        <w:rPr>
          <w:rFonts w:asciiTheme="minorBidi" w:eastAsia="Times New Roman" w:hAnsiTheme="minorBidi" w:cs="Guttman Drogolin" w:hint="cs"/>
          <w:b/>
          <w:bCs/>
          <w:color w:val="000000"/>
          <w:sz w:val="24"/>
          <w:szCs w:val="24"/>
          <w:rtl/>
        </w:rPr>
        <w:t xml:space="preserve">. שאלה. </w:t>
      </w:r>
      <w:r w:rsidR="00D7245E" w:rsidRPr="006650A6">
        <w:rPr>
          <w:rFonts w:asciiTheme="minorBidi" w:eastAsia="Times New Roman" w:hAnsiTheme="minorBidi" w:cs="Guttman Drogolin" w:hint="cs"/>
          <w:b/>
          <w:bCs/>
          <w:color w:val="000000"/>
          <w:sz w:val="24"/>
          <w:szCs w:val="24"/>
          <w:rtl/>
        </w:rPr>
        <w:t xml:space="preserve">האם </w:t>
      </w:r>
      <w:r w:rsidR="006650A6" w:rsidRPr="006650A6">
        <w:rPr>
          <w:rFonts w:asciiTheme="minorBidi" w:eastAsia="Times New Roman" w:hAnsiTheme="minorBidi" w:cs="Guttman Drogolin" w:hint="cs"/>
          <w:b/>
          <w:bCs/>
          <w:color w:val="000000"/>
          <w:sz w:val="24"/>
          <w:szCs w:val="24"/>
          <w:rtl/>
        </w:rPr>
        <w:t xml:space="preserve">הנוגע בשערות ראשו תחת הכיפה בלי </w:t>
      </w:r>
      <w:del w:id="1482" w:author="מגיה" w:date="2026-10-15T09:00:00Z">
        <w:r w:rsidR="006650A6" w:rsidRPr="006650A6">
          <w:rPr>
            <w:rFonts w:asciiTheme="minorBidi" w:eastAsia="Times New Roman" w:hAnsiTheme="minorBidi" w:cs="Guttman Drogolin" w:hint="cs"/>
            <w:b/>
            <w:bCs/>
            <w:color w:val="000000"/>
            <w:sz w:val="24"/>
            <w:szCs w:val="24"/>
            <w:rtl/>
          </w:rPr>
          <w:delText xml:space="preserve">לחכוך</w:delText>
        </w:r>
      </w:del>
      <w:ins w:id="1483" w:author="מגיה" w:date="2026-10-15T09:00:00Z">
        <w:r>
          <w:rPr>
            <w:rFonts w:asciiTheme="minorBidi" w:eastAsia="Times New Roman" w:hAnsiTheme="minorBidi" w:cs="Guttman Drogolin" w:hint="cs"/>
            <w:b/>
            <w:bCs/>
            <w:color w:val="000000"/>
            <w:sz w:val="24"/>
            <w:szCs w:val="24"/>
            <w:rtl/>
          </w:rPr>
          <w:t xml:space="preserve">לחכך</w:t>
        </w:r>
      </w:ins>
      <w:r w:rsidR="006650A6" w:rsidRPr="006650A6">
        <w:rPr>
          <w:rFonts w:asciiTheme="minorBidi" w:eastAsia="Times New Roman" w:hAnsiTheme="minorBidi" w:cs="Guttman Drogolin" w:hint="cs"/>
          <w:b/>
          <w:bCs/>
          <w:color w:val="000000"/>
          <w:sz w:val="24"/>
          <w:szCs w:val="24"/>
          <w:rtl/>
        </w:rPr>
        <w:t xml:space="preserve"> צריך נטילה?</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proofErr w:type="spellStart"/>
      <w:r w:rsidRPr="006650A6">
        <w:rPr>
          <w:rFonts w:ascii="Arial" w:eastAsia="Times New Roman" w:hAnsi="Arial" w:cs="Guttman Drogolin" w:hint="cs"/>
          <w:sz w:val="21"/>
          <w:szCs w:val="21"/>
          <w:rtl/>
        </w:rPr>
        <w:t>בשו"ע</w:t>
      </w:r>
      <w:proofErr w:type="spellEnd"/>
      <w:r w:rsidRPr="006650A6">
        <w:rPr>
          <w:rFonts w:ascii="Arial" w:eastAsia="Times New Roman" w:hAnsi="Arial" w:cs="Guttman Drogolin" w:hint="cs"/>
          <w:sz w:val="21"/>
          <w:szCs w:val="21"/>
          <w:rtl/>
        </w:rPr>
        <w:t xml:space="preserve"> </w:t>
      </w:r>
      <w:r w:rsidR="002C71D3">
        <w:rPr>
          <w:rFonts w:ascii="Arial" w:eastAsia="Times New Roman" w:hAnsi="Arial" w:cs="Guttman Drogolin" w:hint="cs"/>
          <w:sz w:val="21"/>
          <w:szCs w:val="21"/>
          <w:rtl/>
        </w:rPr>
        <w:t>(</w:t>
      </w:r>
      <w:r w:rsidR="007B234A" w:rsidRPr="007B234A">
        <w:rPr>
          <w:rFonts w:ascii="Arial" w:eastAsia="Times New Roman" w:hAnsi="Arial" w:cs="Guttman Drogolin" w:hint="cs"/>
          <w:sz w:val="21"/>
          <w:szCs w:val="21"/>
          <w:rtl/>
        </w:rPr>
        <w:t>ד</w:t>
      </w:r>
      <w:r w:rsidR="003A19E4">
        <w:rPr>
          <w:rFonts w:ascii="Arial" w:eastAsia="Times New Roman" w:hAnsi="Arial" w:cs="Guttman Drogolin" w:hint="cs"/>
          <w:sz w:val="21"/>
          <w:szCs w:val="21"/>
          <w:rtl/>
        </w:rPr>
        <w:t>'</w:t>
      </w:r>
      <w:r w:rsidR="007B234A" w:rsidRPr="007B234A">
        <w:rPr>
          <w:rFonts w:ascii="Arial" w:eastAsia="Times New Roman" w:hAnsi="Arial" w:cs="Guttman Drogolin" w:hint="cs"/>
          <w:sz w:val="21"/>
          <w:szCs w:val="21"/>
          <w:rtl/>
        </w:rPr>
        <w:t xml:space="preserve"> </w:t>
      </w:r>
      <w:proofErr w:type="spellStart"/>
      <w:r w:rsidR="007B234A" w:rsidRPr="007B234A">
        <w:rPr>
          <w:rFonts w:ascii="Arial" w:eastAsia="Times New Roman" w:hAnsi="Arial" w:cs="Guttman Drogolin" w:hint="cs"/>
          <w:sz w:val="21"/>
          <w:szCs w:val="21"/>
          <w:rtl/>
        </w:rPr>
        <w:t>סכ"א</w:t>
      </w:r>
      <w:proofErr w:type="spellEnd"/>
      <w:r w:rsidR="003A19E4">
        <w:rPr>
          <w:rFonts w:ascii="Arial" w:eastAsia="Times New Roman" w:hAnsi="Arial" w:cs="Guttman Drogolin" w:hint="cs"/>
          <w:sz w:val="21"/>
          <w:szCs w:val="21"/>
          <w:rtl/>
        </w:rPr>
        <w:t>)</w:t>
      </w:r>
      <w:r w:rsidR="007B234A" w:rsidRPr="007B234A">
        <w:rPr>
          <w:rFonts w:ascii="Arial" w:eastAsia="Times New Roman" w:hAnsi="Arial" w:cs="Guttman Drogolin" w:hint="cs"/>
          <w:sz w:val="21"/>
          <w:szCs w:val="21"/>
          <w:rtl/>
        </w:rPr>
        <w:t xml:space="preserve"> </w:t>
      </w:r>
      <w:r w:rsidRPr="006650A6">
        <w:rPr>
          <w:rFonts w:ascii="Arial" w:eastAsia="Times New Roman" w:hAnsi="Arial" w:cs="Guttman Drogolin" w:hint="cs"/>
          <w:sz w:val="21"/>
          <w:szCs w:val="21"/>
          <w:rtl/>
        </w:rPr>
        <w:t>כתב</w:t>
      </w:r>
      <w:r w:rsidR="007B234A">
        <w:rPr>
          <w:rFonts w:ascii="Arial" w:eastAsia="Times New Roman" w:hAnsi="Arial" w:cs="Guttman Drogolin" w:hint="cs"/>
          <w:sz w:val="21"/>
          <w:szCs w:val="21"/>
          <w:rtl/>
        </w:rPr>
        <w:t>,</w:t>
      </w:r>
      <w:r w:rsidRPr="006650A6">
        <w:rPr>
          <w:rFonts w:ascii="Arial" w:eastAsia="Times New Roman" w:hAnsi="Arial" w:cs="Guttman Drogolin" w:hint="cs"/>
          <w:sz w:val="21"/>
          <w:szCs w:val="21"/>
          <w:rtl/>
        </w:rPr>
        <w:t xml:space="preserve"> צריך ליזהר וכו' שלא לחכך בראשו, ומבואר</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hint="cs"/>
          <w:sz w:val="21"/>
          <w:szCs w:val="21"/>
          <w:rtl/>
        </w:rPr>
        <w:t>ש</w:t>
      </w:r>
      <w:r w:rsidRPr="006650A6">
        <w:rPr>
          <w:rFonts w:ascii="Arial" w:eastAsia="Times New Roman" w:hAnsi="Arial" w:cs="Guttman Drogolin"/>
          <w:sz w:val="21"/>
          <w:szCs w:val="21"/>
          <w:rtl/>
        </w:rPr>
        <w:t>דו</w:t>
      </w:r>
      <w:r w:rsidRPr="006650A6">
        <w:rPr>
          <w:rFonts w:ascii="Arial" w:eastAsia="Times New Roman" w:hAnsi="Arial" w:cs="Guttman Drogolin" w:hint="cs"/>
          <w:sz w:val="21"/>
          <w:szCs w:val="21"/>
          <w:rtl/>
        </w:rPr>
        <w:t>ק</w:t>
      </w:r>
      <w:r w:rsidRPr="006650A6">
        <w:rPr>
          <w:rFonts w:ascii="Arial" w:eastAsia="Times New Roman" w:hAnsi="Arial" w:cs="Guttman Drogolin"/>
          <w:sz w:val="21"/>
          <w:szCs w:val="21"/>
          <w:rtl/>
        </w:rPr>
        <w:t>א</w:t>
      </w:r>
      <w:proofErr w:type="spellEnd"/>
      <w:r w:rsidRPr="006650A6">
        <w:rPr>
          <w:rFonts w:ascii="Arial" w:eastAsia="Times New Roman" w:hAnsi="Arial" w:cs="Guttman Drogolin"/>
          <w:sz w:val="21"/>
          <w:szCs w:val="21"/>
          <w:rtl/>
        </w:rPr>
        <w:t xml:space="preserve"> החוכך חייב נטילה אבל </w:t>
      </w:r>
      <w:del w:id="1490" w:author="מגיה" w:date="2026-10-15T09:00:00Z">
        <w:r w:rsidRPr="006650A6">
          <w:rPr>
            <w:rFonts w:ascii="Arial" w:eastAsia="Times New Roman" w:hAnsi="Arial" w:cs="Guttman Drogolin"/>
            <w:sz w:val="21"/>
            <w:szCs w:val="21"/>
            <w:rtl/>
          </w:rPr>
          <w:delText xml:space="preserve">נגיעה</w:delText>
        </w:r>
      </w:del>
      <w:ins w:id="1491" w:author="מגיה" w:date="2026-10-15T09:00:00Z">
        <w:r>
          <w:rPr>
            <w:rFonts w:ascii="Arial" w:eastAsia="Times New Roman" w:hAnsi="Arial" w:cs="Guttman Drogolin"/>
            <w:sz w:val="21"/>
            <w:szCs w:val="21"/>
            <w:rtl/>
          </w:rPr>
          <w:t xml:space="preserve">בנגיעה</w:t>
        </w:r>
      </w:ins>
      <w:r w:rsidRPr="006650A6">
        <w:rPr>
          <w:rFonts w:ascii="Arial" w:eastAsia="Times New Roman" w:hAnsi="Arial" w:cs="Guttman Drogolin"/>
          <w:sz w:val="21"/>
          <w:szCs w:val="21"/>
          <w:rtl/>
        </w:rPr>
        <w:t xml:space="preserve"> בעלמא אין </w:t>
      </w:r>
      <w:proofErr w:type="spellStart"/>
      <w:r w:rsidRPr="006650A6">
        <w:rPr>
          <w:rFonts w:ascii="Arial" w:eastAsia="Times New Roman" w:hAnsi="Arial" w:cs="Guttman Drogolin"/>
          <w:sz w:val="21"/>
          <w:szCs w:val="21"/>
          <w:rtl/>
        </w:rPr>
        <w:t>קפידא</w:t>
      </w:r>
      <w:proofErr w:type="spellEnd"/>
      <w:r w:rsidRPr="006650A6">
        <w:rPr>
          <w:rFonts w:ascii="Arial" w:eastAsia="Times New Roman" w:hAnsi="Arial" w:cs="Guttman Drogolin"/>
          <w:sz w:val="21"/>
          <w:szCs w:val="21"/>
          <w:rtl/>
        </w:rPr>
        <w:t xml:space="preserve"> כל עוד שאין לכלוך ממש, ושאני </w:t>
      </w:r>
      <w:del w:id="1488" w:author="מגיה" w:date="2026-10-15T09:00:00Z">
        <w:r w:rsidRPr="006650A6">
          <w:rPr>
            <w:rFonts w:ascii="Arial" w:eastAsia="Times New Roman" w:hAnsi="Arial" w:cs="Guttman Drogolin"/>
            <w:sz w:val="21"/>
            <w:szCs w:val="21"/>
            <w:rtl/>
          </w:rPr>
          <w:delText xml:space="preserve">מנוגע</w:delText>
        </w:r>
      </w:del>
      <w:ins w:id="1489" w:author="מגיה" w:date="2026-10-15T09:00:00Z">
        <w:r>
          <w:rPr>
            <w:rFonts w:ascii="Arial" w:eastAsia="Times New Roman" w:hAnsi="Arial" w:cs="Guttman Drogolin"/>
            <w:sz w:val="21"/>
            <w:szCs w:val="21"/>
            <w:rtl/>
          </w:rPr>
          <w:t xml:space="preserve">הנוגע</w:t>
        </w:r>
      </w:ins>
      <w:r w:rsidRPr="006650A6">
        <w:rPr>
          <w:rFonts w:ascii="Arial" w:eastAsia="Times New Roman" w:hAnsi="Arial" w:cs="Guttman Drogolin"/>
          <w:sz w:val="21"/>
          <w:szCs w:val="21"/>
          <w:rtl/>
        </w:rPr>
        <w:t xml:space="preserve"> בשאר מקומות מכוסים שצריך נטילה</w:t>
      </w:r>
      <w:r w:rsidRPr="006650A6">
        <w:rPr>
          <w:rFonts w:ascii="Arial" w:eastAsia="Times New Roman" w:hAnsi="Arial" w:cs="Guttman Drogolin" w:hint="cs"/>
          <w:sz w:val="21"/>
          <w:szCs w:val="21"/>
          <w:rtl/>
        </w:rPr>
        <w:t>,</w:t>
      </w:r>
      <w:r w:rsidRPr="006650A6">
        <w:rPr>
          <w:rFonts w:ascii="Arial" w:eastAsia="Times New Roman" w:hAnsi="Arial" w:cs="Guttman Drogolin"/>
          <w:sz w:val="21"/>
          <w:szCs w:val="21"/>
          <w:rtl/>
        </w:rPr>
        <w:t xml:space="preserve"> כיון </w:t>
      </w:r>
      <w:proofErr w:type="spellStart"/>
      <w:r w:rsidRPr="006650A6">
        <w:rPr>
          <w:rFonts w:ascii="Arial" w:eastAsia="Times New Roman" w:hAnsi="Arial" w:cs="Guttman Drogolin"/>
          <w:sz w:val="21"/>
          <w:szCs w:val="21"/>
          <w:rtl/>
        </w:rPr>
        <w:t>דעל</w:t>
      </w:r>
      <w:proofErr w:type="spellEnd"/>
      <w:r w:rsidRPr="006650A6">
        <w:rPr>
          <w:rFonts w:ascii="Arial" w:eastAsia="Times New Roman" w:hAnsi="Arial" w:cs="Guttman Drogolin"/>
          <w:sz w:val="21"/>
          <w:szCs w:val="21"/>
          <w:rtl/>
        </w:rPr>
        <w:t xml:space="preserve"> השערות </w:t>
      </w:r>
      <w:del w:id="1486" w:author="מגיה" w:date="2026-10-15T09:00:00Z">
        <w:r w:rsidRPr="006650A6">
          <w:rPr>
            <w:rFonts w:ascii="Arial" w:eastAsia="Times New Roman" w:hAnsi="Arial" w:cs="Guttman Drogolin"/>
            <w:sz w:val="21"/>
            <w:szCs w:val="21"/>
            <w:rtl/>
          </w:rPr>
          <w:delText xml:space="preserve">אינו</w:delText>
        </w:r>
      </w:del>
      <w:ins w:id="1487" w:author="מגיה" w:date="2026-10-15T09:00:00Z">
        <w:r>
          <w:rPr>
            <w:rFonts w:ascii="Arial" w:eastAsia="Times New Roman" w:hAnsi="Arial" w:cs="Guttman Drogolin"/>
            <w:sz w:val="21"/>
            <w:szCs w:val="21"/>
            <w:rtl/>
          </w:rPr>
          <w:t xml:space="preserve">אינם</w:t>
        </w:r>
      </w:ins>
      <w:r w:rsidRPr="006650A6">
        <w:rPr>
          <w:rFonts w:ascii="Arial" w:eastAsia="Times New Roman" w:hAnsi="Arial" w:cs="Guttman Drogolin"/>
          <w:sz w:val="21"/>
          <w:szCs w:val="21"/>
          <w:rtl/>
        </w:rPr>
        <w:t xml:space="preserve"> </w:t>
      </w:r>
      <w:del w:id="1484" w:author="מגיה" w:date="2026-10-15T09:00:00Z">
        <w:r w:rsidRPr="006650A6">
          <w:rPr>
            <w:rFonts w:ascii="Arial" w:eastAsia="Times New Roman" w:hAnsi="Arial" w:cs="Guttman Drogolin"/>
            <w:sz w:val="21"/>
            <w:szCs w:val="21"/>
            <w:rtl/>
          </w:rPr>
          <w:delText xml:space="preserve">מצוי</w:delText>
        </w:r>
      </w:del>
      <w:ins w:id="1485" w:author="מגיה" w:date="2026-10-15T09:00:00Z">
        <w:r>
          <w:rPr>
            <w:rFonts w:ascii="Arial" w:eastAsia="Times New Roman" w:hAnsi="Arial" w:cs="Guttman Drogolin"/>
            <w:sz w:val="21"/>
            <w:szCs w:val="21"/>
            <w:rtl/>
          </w:rPr>
          <w:t xml:space="preserve">מצויים</w:t>
        </w:r>
      </w:ins>
      <w:r w:rsidRPr="006650A6">
        <w:rPr>
          <w:rFonts w:ascii="Arial" w:eastAsia="Times New Roman" w:hAnsi="Arial" w:cs="Guttman Drogolin"/>
          <w:sz w:val="21"/>
          <w:szCs w:val="21"/>
          <w:rtl/>
        </w:rPr>
        <w:t xml:space="preserve"> מלמולי זיעה</w:t>
      </w:r>
      <w:r w:rsidRPr="006650A6">
        <w:rPr>
          <w:rFonts w:ascii="Arial" w:eastAsia="Times New Roman" w:hAnsi="Arial" w:cs="Guttman Drogolin"/>
          <w:sz w:val="21"/>
          <w:szCs w:val="21"/>
          <w:vertAlign w:val="superscript"/>
          <w:rtl/>
        </w:rPr>
        <w:footnoteReference w:id="74"/>
      </w:r>
      <w:r w:rsidRPr="006650A6">
        <w:rPr>
          <w:rFonts w:ascii="Arial" w:eastAsia="Times New Roman" w:hAnsi="Arial" w:cs="Guttman Drogolin" w:hint="cs"/>
          <w:sz w:val="21"/>
          <w:szCs w:val="21"/>
          <w:rtl/>
        </w:rPr>
        <w:t>.</w:t>
      </w:r>
    </w:p>
    <w:p w:rsidR="006650A6" w:rsidRPr="006650A6" w:rsidRDefault="00DA147D" w:rsidP="001C2BAC">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מד</w:t>
      </w:r>
      <w:r w:rsidR="006650A6" w:rsidRPr="006650A6">
        <w:rPr>
          <w:rFonts w:asciiTheme="minorBidi" w:eastAsia="Times New Roman" w:hAnsiTheme="minorBidi" w:cs="Guttman Drogolin" w:hint="cs"/>
          <w:b/>
          <w:bCs/>
          <w:color w:val="000000"/>
          <w:sz w:val="24"/>
          <w:szCs w:val="24"/>
          <w:rtl/>
        </w:rPr>
        <w:t xml:space="preserve">. שאלה. </w:t>
      </w:r>
      <w:r w:rsidR="001C2BAC" w:rsidRPr="006650A6">
        <w:rPr>
          <w:rFonts w:asciiTheme="minorBidi" w:eastAsia="Times New Roman" w:hAnsiTheme="minorBidi" w:cs="Guttman Drogolin" w:hint="cs"/>
          <w:b/>
          <w:bCs/>
          <w:color w:val="000000"/>
          <w:sz w:val="24"/>
          <w:szCs w:val="24"/>
          <w:rtl/>
        </w:rPr>
        <w:t xml:space="preserve">האם יכול לברך אשר יצר </w:t>
      </w:r>
      <w:r w:rsidR="001C2BAC">
        <w:rPr>
          <w:rFonts w:asciiTheme="minorBidi" w:eastAsia="Times New Roman" w:hAnsiTheme="minorBidi" w:cs="Guttman Drogolin" w:hint="cs"/>
          <w:b/>
          <w:bCs/>
          <w:color w:val="000000"/>
          <w:sz w:val="24"/>
          <w:szCs w:val="24"/>
          <w:rtl/>
        </w:rPr>
        <w:t>כשה</w:t>
      </w:r>
      <w:r w:rsidR="006650A6" w:rsidRPr="006650A6">
        <w:rPr>
          <w:rFonts w:asciiTheme="minorBidi" w:eastAsia="Times New Roman" w:hAnsiTheme="minorBidi" w:cs="Guttman Drogolin" w:hint="cs"/>
          <w:b/>
          <w:bCs/>
          <w:color w:val="000000"/>
          <w:sz w:val="24"/>
          <w:szCs w:val="24"/>
          <w:rtl/>
        </w:rPr>
        <w:t xml:space="preserve">לך לטייל </w:t>
      </w:r>
      <w:del w:id="1492" w:author="מגיה" w:date="2026-10-15T09:00:00Z">
        <w:r w:rsidR="001C2BAC">
          <w:rPr>
            <w:rFonts w:asciiTheme="minorBidi" w:eastAsia="Times New Roman" w:hAnsiTheme="minorBidi" w:cs="Guttman Drogolin" w:hint="cs"/>
            <w:b/>
            <w:bCs/>
            <w:color w:val="000000"/>
            <w:sz w:val="24"/>
            <w:szCs w:val="24"/>
            <w:rtl/>
          </w:rPr>
          <w:delText xml:space="preserve">והצריך</w:delText>
        </w:r>
      </w:del>
      <w:ins w:id="1493" w:author="מגיה" w:date="2026-10-15T09:00:00Z">
        <w:r>
          <w:rPr>
            <w:rFonts w:asciiTheme="minorBidi" w:eastAsia="Times New Roman" w:hAnsiTheme="minorBidi" w:cs="Guttman Drogolin" w:hint="cs"/>
            <w:b/>
            <w:bCs/>
            <w:color w:val="000000"/>
            <w:sz w:val="24"/>
            <w:szCs w:val="24"/>
            <w:rtl/>
          </w:rPr>
          <w:t xml:space="preserve">והצטרך</w:t>
        </w:r>
      </w:ins>
      <w:r w:rsidR="001C2BAC">
        <w:rPr>
          <w:rFonts w:asciiTheme="minorBidi" w:eastAsia="Times New Roman" w:hAnsiTheme="minorBidi" w:cs="Guttman Drogolin" w:hint="cs"/>
          <w:b/>
          <w:bCs/>
          <w:color w:val="000000"/>
          <w:sz w:val="24"/>
          <w:szCs w:val="24"/>
          <w:rtl/>
        </w:rPr>
        <w:t xml:space="preserve"> לנקביו ואין לו מים ליטול</w:t>
      </w:r>
      <w:r w:rsidR="006650A6" w:rsidRPr="006650A6">
        <w:rPr>
          <w:rFonts w:asciiTheme="minorBidi" w:eastAsia="Times New Roman" w:hAnsiTheme="minorBidi" w:cs="Guttman Drogolin" w:hint="cs"/>
          <w:b/>
          <w:bCs/>
          <w:color w:val="000000"/>
          <w:sz w:val="24"/>
          <w:szCs w:val="24"/>
          <w:rtl/>
        </w:rPr>
        <w:t>?</w:t>
      </w:r>
    </w:p>
    <w:p w:rsidR="006F4E74" w:rsidRPr="006F4E74" w:rsidRDefault="006650A6" w:rsidP="006F4E74">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Arial" w:eastAsia="Times New Roman" w:hAnsi="Arial" w:cs="Guttman Drogolin" w:hint="cs"/>
          <w:b/>
          <w:bCs/>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6650A6">
        <w:rPr>
          <w:rFonts w:ascii="Arial" w:eastAsia="Times New Roman" w:hAnsi="Arial" w:cs="Guttman Drogolin" w:hint="cs"/>
          <w:b/>
          <w:bCs/>
          <w:sz w:val="21"/>
          <w:szCs w:val="21"/>
          <w:rtl/>
        </w:rPr>
        <w:t xml:space="preserve"> </w:t>
      </w:r>
      <w:r w:rsidR="009E1E1A">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ד' </w:t>
      </w:r>
      <w:proofErr w:type="spellStart"/>
      <w:r w:rsidRPr="006650A6">
        <w:rPr>
          <w:rFonts w:ascii="Arial" w:eastAsia="Calibri" w:hAnsi="Arial" w:cs="Guttman Drogolin" w:hint="cs"/>
          <w:color w:val="000000"/>
          <w:sz w:val="21"/>
          <w:szCs w:val="21"/>
          <w:rtl/>
        </w:rPr>
        <w:t>סכ"ג</w:t>
      </w:r>
      <w:proofErr w:type="spellEnd"/>
      <w:r w:rsidR="009E1E1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r w:rsidR="007B234A">
        <w:rPr>
          <w:rFonts w:ascii="Arial" w:eastAsia="Calibri" w:hAnsi="Arial" w:cs="Guttman Drogolin" w:hint="cs"/>
          <w:color w:val="000000"/>
          <w:sz w:val="21"/>
          <w:szCs w:val="21"/>
          <w:rtl/>
        </w:rPr>
        <w:t xml:space="preserve">כתב, </w:t>
      </w:r>
      <w:r w:rsidRPr="006650A6">
        <w:rPr>
          <w:rFonts w:ascii="Arial" w:eastAsia="Calibri" w:hAnsi="Arial" w:cs="Guttman Drogolin" w:hint="cs"/>
          <w:color w:val="000000"/>
          <w:sz w:val="21"/>
          <w:szCs w:val="21"/>
          <w:rtl/>
        </w:rPr>
        <w:t xml:space="preserve">לא תיקנו נטילת </w:t>
      </w:r>
      <w:proofErr w:type="spellStart"/>
      <w:r w:rsidRPr="006650A6">
        <w:rPr>
          <w:rFonts w:ascii="Arial" w:eastAsia="Calibri" w:hAnsi="Arial" w:cs="Guttman Drogolin" w:hint="cs"/>
          <w:color w:val="000000"/>
          <w:sz w:val="21"/>
          <w:szCs w:val="21"/>
          <w:rtl/>
        </w:rPr>
        <w:t>ידים</w:t>
      </w:r>
      <w:proofErr w:type="spellEnd"/>
      <w:r w:rsidRPr="006650A6">
        <w:rPr>
          <w:rFonts w:ascii="Arial" w:eastAsia="Calibri" w:hAnsi="Arial" w:cs="Guttman Drogolin" w:hint="cs"/>
          <w:color w:val="000000"/>
          <w:sz w:val="21"/>
          <w:szCs w:val="21"/>
          <w:rtl/>
        </w:rPr>
        <w:t xml:space="preserve"> אלא לקריאת שמע ולתפילה אבל ברכות </w:t>
      </w:r>
      <w:proofErr w:type="spellStart"/>
      <w:r w:rsidRPr="006650A6">
        <w:rPr>
          <w:rFonts w:ascii="Arial" w:eastAsia="Calibri" w:hAnsi="Arial" w:cs="Guttman Drogolin" w:hint="cs"/>
          <w:color w:val="000000"/>
          <w:sz w:val="21"/>
          <w:szCs w:val="21"/>
          <w:rtl/>
        </w:rPr>
        <w:t>דשחרית</w:t>
      </w:r>
      <w:proofErr w:type="spellEnd"/>
      <w:r w:rsidRPr="006650A6">
        <w:rPr>
          <w:rFonts w:ascii="Arial" w:eastAsia="Calibri" w:hAnsi="Arial" w:cs="Guttman Drogolin" w:hint="cs"/>
          <w:color w:val="000000"/>
          <w:sz w:val="21"/>
          <w:szCs w:val="21"/>
          <w:rtl/>
        </w:rPr>
        <w:t xml:space="preserve"> יכול לברך קודם נטילה,</w:t>
      </w:r>
      <w:r w:rsidRPr="006650A6">
        <w:rPr>
          <w:rFonts w:ascii="Arial" w:eastAsia="Times New Roman" w:hAnsi="Arial" w:cs="Guttman Drogolin" w:hint="cs"/>
          <w:b/>
          <w:bCs/>
          <w:sz w:val="21"/>
          <w:szCs w:val="21"/>
          <w:rtl/>
        </w:rPr>
        <w:t xml:space="preserve"> </w:t>
      </w:r>
      <w:r w:rsidRPr="006650A6">
        <w:rPr>
          <w:rFonts w:ascii="Arial" w:eastAsia="Times New Roman" w:hAnsi="Arial" w:cs="Guttman Drogolin" w:hint="cs"/>
          <w:sz w:val="21"/>
          <w:szCs w:val="21"/>
          <w:rtl/>
        </w:rPr>
        <w:t>ו</w:t>
      </w:r>
      <w:r w:rsidR="006F4E74">
        <w:rPr>
          <w:rFonts w:ascii="Arial" w:eastAsia="Times New Roman" w:hAnsi="Arial" w:cs="Guttman Drogolin" w:hint="cs"/>
          <w:sz w:val="21"/>
          <w:szCs w:val="21"/>
          <w:rtl/>
        </w:rPr>
        <w:t xml:space="preserve">למרות שבמ"ב </w:t>
      </w:r>
      <w:proofErr w:type="spellStart"/>
      <w:r w:rsidR="006F4E74" w:rsidRPr="006F4E74">
        <w:rPr>
          <w:rFonts w:ascii="Arial" w:eastAsia="Times New Roman" w:hAnsi="Arial" w:cs="Guttman Drogolin" w:hint="cs"/>
          <w:sz w:val="21"/>
          <w:szCs w:val="21"/>
          <w:rtl/>
        </w:rPr>
        <w:t>ס</w:t>
      </w:r>
      <w:r w:rsidR="006F4E74" w:rsidRPr="006F4E74">
        <w:rPr>
          <w:rFonts w:ascii="Arial" w:eastAsia="Times New Roman" w:hAnsi="Arial" w:cs="Guttman Drogolin"/>
          <w:sz w:val="21"/>
          <w:szCs w:val="21"/>
          <w:rtl/>
        </w:rPr>
        <w:t>"</w:t>
      </w:r>
      <w:r w:rsidR="006F4E74" w:rsidRPr="006F4E74">
        <w:rPr>
          <w:rFonts w:ascii="Arial" w:eastAsia="Times New Roman" w:hAnsi="Arial" w:cs="Guttman Drogolin" w:hint="cs"/>
          <w:sz w:val="21"/>
          <w:szCs w:val="21"/>
          <w:rtl/>
        </w:rPr>
        <w:t>ק</w:t>
      </w:r>
      <w:proofErr w:type="spellEnd"/>
      <w:r w:rsidR="006F4E74" w:rsidRPr="006F4E74">
        <w:rPr>
          <w:rFonts w:ascii="Arial" w:eastAsia="Times New Roman" w:hAnsi="Arial" w:cs="Guttman Drogolin"/>
          <w:sz w:val="21"/>
          <w:szCs w:val="21"/>
          <w:rtl/>
        </w:rPr>
        <w:t xml:space="preserve"> </w:t>
      </w:r>
      <w:proofErr w:type="spellStart"/>
      <w:r w:rsidR="006F4E74" w:rsidRPr="006F4E74">
        <w:rPr>
          <w:rFonts w:ascii="Arial" w:eastAsia="Times New Roman" w:hAnsi="Arial" w:cs="Guttman Drogolin" w:hint="cs"/>
          <w:sz w:val="21"/>
          <w:szCs w:val="21"/>
          <w:rtl/>
        </w:rPr>
        <w:t>סא</w:t>
      </w:r>
      <w:proofErr w:type="spellEnd"/>
    </w:p>
    <w:p w:rsidR="006650A6" w:rsidRPr="006650A6" w:rsidRDefault="006F4E74" w:rsidP="006F4E74">
      <w:pPr>
        <w:spacing w:before="40" w:after="0" w:line="330" w:lineRule="exact"/>
        <w:jc w:val="both"/>
        <w:rPr>
          <w:rFonts w:ascii="Arial" w:eastAsia="Times New Roman" w:hAnsi="Arial" w:cs="Guttman Drogolin"/>
          <w:sz w:val="21"/>
          <w:szCs w:val="21"/>
          <w:rtl/>
        </w:rPr>
      </w:pPr>
      <w:r>
        <w:rPr>
          <w:rFonts w:ascii="Arial" w:eastAsia="Times New Roman" w:hAnsi="Arial" w:cs="Guttman Drogolin" w:hint="cs"/>
          <w:sz w:val="21"/>
          <w:szCs w:val="21"/>
          <w:rtl/>
        </w:rPr>
        <w:t xml:space="preserve">כתב </w:t>
      </w:r>
      <w:r w:rsidRPr="006F4E74">
        <w:rPr>
          <w:rFonts w:ascii="Arial" w:eastAsia="Times New Roman" w:hAnsi="Arial" w:cs="Guttman Drogolin" w:hint="cs"/>
          <w:sz w:val="21"/>
          <w:szCs w:val="21"/>
          <w:rtl/>
        </w:rPr>
        <w:t>בשם</w:t>
      </w:r>
      <w:r w:rsidRPr="006F4E74">
        <w:rPr>
          <w:rFonts w:ascii="Arial" w:eastAsia="Times New Roman" w:hAnsi="Arial" w:cs="Guttman Drogolin"/>
          <w:sz w:val="21"/>
          <w:szCs w:val="21"/>
          <w:rtl/>
        </w:rPr>
        <w:t xml:space="preserve"> </w:t>
      </w:r>
      <w:r w:rsidRPr="006F4E74">
        <w:rPr>
          <w:rFonts w:ascii="Arial" w:eastAsia="Times New Roman" w:hAnsi="Arial" w:cs="Guttman Drogolin" w:hint="cs"/>
          <w:sz w:val="21"/>
          <w:szCs w:val="21"/>
          <w:rtl/>
        </w:rPr>
        <w:t>הזוהר</w:t>
      </w:r>
      <w:del w:id="1502" w:author="מגיה" w:date="2026-10-15T09:00:00Z">
        <w:r w:rsidRPr="006F4E74">
          <w:rPr>
            <w:rFonts w:ascii="Arial" w:eastAsia="Times New Roman" w:hAnsi="Arial" w:cs="Guttman Drogolin"/>
            <w:sz w:val="21"/>
            <w:szCs w:val="21"/>
            <w:rtl/>
          </w:rPr>
          <w:delText xml:space="preserve"> </w:delText>
        </w:r>
      </w:del>
      <w:del w:id="1503" w:author="מגיה" w:date="2026-10-15T09:00:00Z">
        <w:r w:rsidRPr="006F4E74">
          <w:rPr>
            <w:rFonts w:ascii="Arial" w:eastAsia="Times New Roman" w:hAnsi="Arial" w:cs="Guttman Drogolin" w:hint="cs"/>
            <w:sz w:val="21"/>
            <w:szCs w:val="21"/>
            <w:rtl/>
          </w:rPr>
          <w:delText xml:space="preserve">כתב</w:delText>
        </w:r>
      </w:del>
      <w:r w:rsidRPr="006F4E74">
        <w:rPr>
          <w:rFonts w:ascii="Arial" w:eastAsia="Times New Roman" w:hAnsi="Arial" w:cs="Guttman Drogolin"/>
          <w:sz w:val="21"/>
          <w:szCs w:val="21"/>
          <w:rtl/>
        </w:rPr>
        <w:t xml:space="preserve"> </w:t>
      </w:r>
      <w:r w:rsidRPr="006F4E74">
        <w:rPr>
          <w:rFonts w:ascii="Arial" w:eastAsia="Times New Roman" w:hAnsi="Arial" w:cs="Guttman Drogolin" w:hint="cs"/>
          <w:sz w:val="21"/>
          <w:szCs w:val="21"/>
          <w:rtl/>
        </w:rPr>
        <w:t>דלא</w:t>
      </w:r>
      <w:r w:rsidRPr="006F4E74">
        <w:rPr>
          <w:rFonts w:ascii="Arial" w:eastAsia="Times New Roman" w:hAnsi="Arial" w:cs="Guttman Drogolin"/>
          <w:sz w:val="21"/>
          <w:szCs w:val="21"/>
          <w:rtl/>
        </w:rPr>
        <w:t xml:space="preserve"> </w:t>
      </w:r>
      <w:r w:rsidRPr="006F4E74">
        <w:rPr>
          <w:rFonts w:ascii="Arial" w:eastAsia="Times New Roman" w:hAnsi="Arial" w:cs="Guttman Drogolin" w:hint="cs"/>
          <w:sz w:val="21"/>
          <w:szCs w:val="21"/>
          <w:rtl/>
        </w:rPr>
        <w:t>יברך</w:t>
      </w:r>
      <w:r w:rsidRPr="006F4E74">
        <w:rPr>
          <w:rFonts w:ascii="Arial" w:eastAsia="Times New Roman" w:hAnsi="Arial" w:cs="Guttman Drogolin"/>
          <w:sz w:val="21"/>
          <w:szCs w:val="21"/>
          <w:rtl/>
        </w:rPr>
        <w:t xml:space="preserve"> </w:t>
      </w:r>
      <w:r w:rsidRPr="006F4E74">
        <w:rPr>
          <w:rFonts w:ascii="Arial" w:eastAsia="Times New Roman" w:hAnsi="Arial" w:cs="Guttman Drogolin" w:hint="cs"/>
          <w:sz w:val="21"/>
          <w:szCs w:val="21"/>
          <w:rtl/>
        </w:rPr>
        <w:t>בלי</w:t>
      </w:r>
      <w:r w:rsidRPr="006F4E74">
        <w:rPr>
          <w:rFonts w:ascii="Arial" w:eastAsia="Times New Roman" w:hAnsi="Arial" w:cs="Guttman Drogolin"/>
          <w:sz w:val="21"/>
          <w:szCs w:val="21"/>
          <w:rtl/>
        </w:rPr>
        <w:t xml:space="preserve"> </w:t>
      </w:r>
      <w:proofErr w:type="spellStart"/>
      <w:r w:rsidRPr="006F4E74">
        <w:rPr>
          <w:rFonts w:ascii="Arial" w:eastAsia="Times New Roman" w:hAnsi="Arial" w:cs="Guttman Drogolin" w:hint="cs"/>
          <w:sz w:val="21"/>
          <w:szCs w:val="21"/>
          <w:rtl/>
        </w:rPr>
        <w:t>נט</w:t>
      </w:r>
      <w:r w:rsidRPr="006F4E74">
        <w:rPr>
          <w:rFonts w:ascii="Arial" w:eastAsia="Times New Roman" w:hAnsi="Arial" w:cs="Guttman Drogolin"/>
          <w:sz w:val="21"/>
          <w:szCs w:val="21"/>
          <w:rtl/>
        </w:rPr>
        <w:t>"</w:t>
      </w:r>
      <w:r w:rsidRPr="006F4E74">
        <w:rPr>
          <w:rFonts w:ascii="Arial" w:eastAsia="Times New Roman" w:hAnsi="Arial" w:cs="Guttman Drogolin" w:hint="cs"/>
          <w:sz w:val="21"/>
          <w:szCs w:val="21"/>
          <w:rtl/>
        </w:rPr>
        <w:t>י</w:t>
      </w:r>
      <w:ins w:id="1501" w:author="מגיה" w:date="2026-10-15T09:00:00Z">
        <w:r>
          <w:rPr>
            <w:rFonts w:ascii="Arial" w:eastAsia="Times New Roman" w:hAnsi="Arial" w:cs="Guttman Drogolin" w:hint="cs"/>
            <w:sz w:val="21"/>
            <w:szCs w:val="21"/>
            <w:rtl/>
          </w:rPr>
          <w:t xml:space="preserve">,</w:t>
        </w:r>
      </w:ins>
      <w:proofErr w:type="spellEnd"/>
      <w:r w:rsidRPr="006F4E74">
        <w:rPr>
          <w:rFonts w:ascii="Arial" w:eastAsia="Times New Roman" w:hAnsi="Arial" w:cs="Guttman Drogolin"/>
          <w:sz w:val="21"/>
          <w:szCs w:val="21"/>
          <w:rtl/>
        </w:rPr>
        <w:t xml:space="preserve"> </w:t>
      </w:r>
      <w:del w:id="1499" w:author="מגיה" w:date="2026-10-15T09:00:00Z">
        <w:r>
          <w:rPr>
            <w:rFonts w:ascii="Arial" w:eastAsia="Times New Roman" w:hAnsi="Arial" w:cs="Guttman Drogolin" w:hint="cs"/>
            <w:sz w:val="21"/>
            <w:szCs w:val="21"/>
            <w:rtl/>
          </w:rPr>
          <w:delText xml:space="preserve">מקום</w:delText>
        </w:r>
      </w:del>
      <w:ins w:id="1500" w:author="מגיה" w:date="2026-10-15T09:00:00Z">
        <w:r>
          <w:rPr>
            <w:rFonts w:ascii="Arial" w:eastAsia="Times New Roman" w:hAnsi="Arial" w:cs="Guttman Drogolin" w:hint="cs"/>
            <w:sz w:val="21"/>
            <w:szCs w:val="21"/>
            <w:rtl/>
          </w:rPr>
          <w:t xml:space="preserve">מ"מ</w:t>
        </w:r>
      </w:ins>
      <w:r>
        <w:rPr>
          <w:rFonts w:ascii="Arial" w:eastAsia="Times New Roman" w:hAnsi="Arial" w:cs="Guttman Drogolin" w:hint="cs"/>
          <w:sz w:val="21"/>
          <w:szCs w:val="21"/>
          <w:rtl/>
        </w:rPr>
        <w:t xml:space="preserve"> כתב להקל </w:t>
      </w:r>
      <w:proofErr w:type="spellStart"/>
      <w:del w:id="1497" w:author="מגיה" w:date="2026-10-15T09:00:00Z">
        <w:r>
          <w:rPr>
            <w:rFonts w:ascii="Arial" w:eastAsia="Times New Roman" w:hAnsi="Arial" w:cs="Guttman Drogolin" w:hint="cs"/>
            <w:sz w:val="21"/>
            <w:szCs w:val="21"/>
            <w:rtl/>
          </w:rPr>
          <w:delText xml:space="preserve">כשאים</w:delText>
        </w:r>
      </w:del>
      <w:ins w:id="1498" w:author="מגיה" w:date="2026-10-15T09:00:00Z">
        <w:r>
          <w:rPr>
            <w:rFonts w:ascii="Arial" w:eastAsia="Times New Roman" w:hAnsi="Arial" w:cs="Guttman Drogolin" w:hint="cs"/>
            <w:sz w:val="21"/>
            <w:szCs w:val="21"/>
            <w:rtl/>
          </w:rPr>
          <w:t xml:space="preserve">כשאין</w:t>
        </w:r>
      </w:ins>
      <w:proofErr w:type="spellEnd"/>
      <w:r>
        <w:rPr>
          <w:rFonts w:ascii="Arial" w:eastAsia="Times New Roman" w:hAnsi="Arial" w:cs="Guttman Drogolin" w:hint="cs"/>
          <w:sz w:val="21"/>
          <w:szCs w:val="21"/>
          <w:rtl/>
        </w:rPr>
        <w:t xml:space="preserve"> לו מים</w:t>
      </w:r>
      <w:ins w:id="1496" w:author="מגיה" w:date="2026-10-15T09:00:00Z">
        <w:r>
          <w:rPr>
            <w:rFonts w:ascii="Arial" w:eastAsia="Times New Roman" w:hAnsi="Arial" w:cs="Guttman Drogolin" w:hint="cs"/>
            <w:sz w:val="21"/>
            <w:szCs w:val="21"/>
            <w:rtl/>
          </w:rPr>
          <w:t xml:space="preserve">,</w:t>
        </w:r>
      </w:ins>
      <w:r>
        <w:rPr>
          <w:rFonts w:ascii="Arial" w:eastAsia="Times New Roman" w:hAnsi="Arial" w:cs="Guttman Drogolin" w:hint="cs"/>
          <w:sz w:val="21"/>
          <w:szCs w:val="21"/>
          <w:rtl/>
        </w:rPr>
        <w:t xml:space="preserve"> ו</w:t>
      </w:r>
      <w:r w:rsidR="006650A6" w:rsidRPr="006650A6">
        <w:rPr>
          <w:rFonts w:ascii="Arial" w:eastAsia="Times New Roman" w:hAnsi="Arial" w:cs="Guttman Drogolin" w:hint="cs"/>
          <w:sz w:val="21"/>
          <w:szCs w:val="21"/>
          <w:rtl/>
        </w:rPr>
        <w:t xml:space="preserve">א"כ </w:t>
      </w:r>
      <w:r w:rsidR="006650A6" w:rsidRPr="002B7F43">
        <w:rPr>
          <w:rFonts w:ascii="Arial" w:eastAsia="Times New Roman" w:hAnsi="Arial" w:cs="Guttman Drogolin" w:hint="cs"/>
          <w:sz w:val="23"/>
          <w:szCs w:val="23"/>
          <w:rtl/>
        </w:rPr>
        <w:t xml:space="preserve">הנמצא במקום שאין לו מים ליטול ידיו יכול לברך אשר יצר </w:t>
      </w:r>
      <w:proofErr w:type="spellStart"/>
      <w:del w:id="1494" w:author="מגיה" w:date="2026-10-15T09:00:00Z">
        <w:r w:rsidR="006650A6" w:rsidRPr="002B7F43">
          <w:rPr>
            <w:rFonts w:ascii="Arial" w:eastAsia="Times New Roman" w:hAnsi="Arial" w:cs="Guttman Drogolin" w:hint="cs"/>
            <w:sz w:val="23"/>
            <w:szCs w:val="23"/>
            <w:rtl/>
          </w:rPr>
          <w:delText xml:space="preserve">בנקיון</w:delText>
        </w:r>
      </w:del>
      <w:ins w:id="1495" w:author="מגיה" w:date="2026-10-15T09:00:00Z">
        <w:r>
          <w:rPr>
            <w:rFonts w:ascii="Arial" w:eastAsia="Times New Roman" w:hAnsi="Arial" w:cs="Guttman Drogolin" w:hint="cs"/>
            <w:sz w:val="23"/>
            <w:szCs w:val="23"/>
            <w:rtl/>
          </w:rPr>
          <w:t xml:space="preserve">בניקיון</w:t>
        </w:r>
      </w:ins>
      <w:proofErr w:type="spellEnd"/>
      <w:r w:rsidR="006650A6" w:rsidRPr="002B7F43">
        <w:rPr>
          <w:rFonts w:ascii="Arial" w:eastAsia="Times New Roman" w:hAnsi="Arial" w:cs="Guttman Drogolin" w:hint="cs"/>
          <w:sz w:val="23"/>
          <w:szCs w:val="23"/>
          <w:rtl/>
        </w:rPr>
        <w:t xml:space="preserve"> </w:t>
      </w:r>
      <w:proofErr w:type="spellStart"/>
      <w:r w:rsidR="006650A6" w:rsidRPr="002B7F43">
        <w:rPr>
          <w:rFonts w:ascii="Arial" w:eastAsia="Times New Roman" w:hAnsi="Arial" w:cs="Guttman Drogolin" w:hint="cs"/>
          <w:sz w:val="23"/>
          <w:szCs w:val="23"/>
          <w:rtl/>
        </w:rPr>
        <w:t>ידים</w:t>
      </w:r>
      <w:proofErr w:type="spellEnd"/>
      <w:r w:rsidR="006650A6" w:rsidRPr="002B7F43">
        <w:rPr>
          <w:rFonts w:ascii="Arial" w:eastAsia="Times New Roman" w:hAnsi="Arial" w:cs="Guttman Drogolin" w:hint="cs"/>
          <w:sz w:val="23"/>
          <w:szCs w:val="23"/>
          <w:rtl/>
        </w:rPr>
        <w:t xml:space="preserve"> גרידא</w:t>
      </w:r>
      <w:r w:rsidR="006650A6" w:rsidRPr="006650A6">
        <w:rPr>
          <w:rFonts w:ascii="Arial" w:eastAsia="Times New Roman" w:hAnsi="Arial" w:cs="Guttman Drogolin"/>
          <w:sz w:val="21"/>
          <w:szCs w:val="21"/>
          <w:vertAlign w:val="superscript"/>
          <w:rtl/>
        </w:rPr>
        <w:footnoteReference w:id="75"/>
      </w:r>
      <w:r w:rsidR="006650A6" w:rsidRPr="006650A6">
        <w:rPr>
          <w:rFonts w:ascii="Arial" w:eastAsia="Times New Roman" w:hAnsi="Arial" w:cs="Guttman Drogolin" w:hint="cs"/>
          <w:sz w:val="21"/>
          <w:szCs w:val="21"/>
          <w:rtl/>
        </w:rPr>
        <w:t>.</w:t>
      </w:r>
    </w:p>
    <w:p w:rsidR="006650A6" w:rsidRPr="006650A6" w:rsidRDefault="00DA147D" w:rsidP="001C2BAC">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מה</w:t>
      </w:r>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w:t>
      </w:r>
      <w:r w:rsidR="001C2BAC" w:rsidRPr="006650A6">
        <w:rPr>
          <w:rFonts w:asciiTheme="minorBidi" w:eastAsia="Times New Roman" w:hAnsiTheme="minorBidi" w:cs="Guttman Drogolin"/>
          <w:b/>
          <w:bCs/>
          <w:color w:val="000000"/>
          <w:sz w:val="24"/>
          <w:szCs w:val="24"/>
          <w:rtl/>
        </w:rPr>
        <w:t xml:space="preserve">האם מותר לומר </w:t>
      </w:r>
      <w:r w:rsidR="001C2BAC" w:rsidRPr="006650A6">
        <w:rPr>
          <w:rFonts w:asciiTheme="minorBidi" w:eastAsia="Times New Roman" w:hAnsiTheme="minorBidi" w:cs="Guttman Drogolin" w:hint="cs"/>
          <w:b/>
          <w:bCs/>
          <w:color w:val="000000"/>
          <w:sz w:val="24"/>
          <w:szCs w:val="24"/>
          <w:rtl/>
        </w:rPr>
        <w:t>"</w:t>
      </w:r>
      <w:r w:rsidR="001C2BAC" w:rsidRPr="006650A6">
        <w:rPr>
          <w:rFonts w:asciiTheme="minorBidi" w:eastAsia="Times New Roman" w:hAnsiTheme="minorBidi" w:cs="Guttman Drogolin"/>
          <w:b/>
          <w:bCs/>
          <w:color w:val="000000"/>
          <w:sz w:val="24"/>
          <w:szCs w:val="24"/>
          <w:rtl/>
        </w:rPr>
        <w:t>אמן יהא שמה רבה</w:t>
      </w:r>
      <w:r w:rsidR="001C2BAC" w:rsidRPr="006650A6">
        <w:rPr>
          <w:rFonts w:asciiTheme="minorBidi" w:eastAsia="Times New Roman" w:hAnsiTheme="minorBidi" w:cs="Guttman Drogolin" w:hint="cs"/>
          <w:b/>
          <w:bCs/>
          <w:color w:val="000000"/>
          <w:sz w:val="24"/>
          <w:szCs w:val="24"/>
          <w:rtl/>
        </w:rPr>
        <w:t>"</w:t>
      </w:r>
      <w:r w:rsidR="001C2BAC">
        <w:rPr>
          <w:rFonts w:asciiTheme="minorBidi" w:eastAsia="Times New Roman" w:hAnsiTheme="minorBidi" w:cs="Guttman Drogolin" w:hint="cs"/>
          <w:b/>
          <w:bCs/>
          <w:color w:val="000000"/>
          <w:sz w:val="24"/>
          <w:szCs w:val="24"/>
          <w:rtl/>
        </w:rPr>
        <w:t xml:space="preserve"> כש</w:t>
      </w:r>
      <w:r w:rsidR="006650A6" w:rsidRPr="006650A6">
        <w:rPr>
          <w:rFonts w:asciiTheme="minorBidi" w:eastAsia="Times New Roman" w:hAnsiTheme="minorBidi" w:cs="Guttman Drogolin"/>
          <w:b/>
          <w:bCs/>
          <w:color w:val="000000"/>
          <w:sz w:val="24"/>
          <w:szCs w:val="24"/>
          <w:rtl/>
        </w:rPr>
        <w:t xml:space="preserve">יצא מבית </w:t>
      </w:r>
      <w:proofErr w:type="spellStart"/>
      <w:r w:rsidR="006650A6" w:rsidRPr="006650A6">
        <w:rPr>
          <w:rFonts w:asciiTheme="minorBidi" w:eastAsia="Times New Roman" w:hAnsiTheme="minorBidi" w:cs="Guttman Drogolin"/>
          <w:b/>
          <w:bCs/>
          <w:color w:val="000000"/>
          <w:sz w:val="24"/>
          <w:szCs w:val="24"/>
          <w:rtl/>
        </w:rPr>
        <w:t>הכסא</w:t>
      </w:r>
      <w:proofErr w:type="spellEnd"/>
      <w:r w:rsidR="006650A6" w:rsidRPr="006650A6">
        <w:rPr>
          <w:rFonts w:asciiTheme="minorBidi" w:eastAsia="Times New Roman" w:hAnsiTheme="minorBidi" w:cs="Guttman Drogolin"/>
          <w:b/>
          <w:bCs/>
          <w:color w:val="000000"/>
          <w:sz w:val="24"/>
          <w:szCs w:val="24"/>
          <w:rtl/>
        </w:rPr>
        <w:t xml:space="preserve"> </w:t>
      </w:r>
      <w:r w:rsidR="006650A6" w:rsidRPr="006650A6">
        <w:rPr>
          <w:rFonts w:asciiTheme="minorBidi" w:eastAsia="Times New Roman" w:hAnsiTheme="minorBidi" w:cs="Guttman Drogolin" w:hint="cs"/>
          <w:b/>
          <w:bCs/>
          <w:color w:val="000000"/>
          <w:sz w:val="24"/>
          <w:szCs w:val="24"/>
          <w:rtl/>
        </w:rPr>
        <w:t xml:space="preserve">לאחר </w:t>
      </w:r>
      <w:del w:id="1504" w:author="מגיה" w:date="2026-10-15T09:00:00Z">
        <w:r w:rsidR="006650A6" w:rsidRPr="006650A6">
          <w:rPr>
            <w:rFonts w:asciiTheme="minorBidi" w:eastAsia="Times New Roman" w:hAnsiTheme="minorBidi" w:cs="Guttman Drogolin" w:hint="cs"/>
            <w:b/>
            <w:bCs/>
            <w:color w:val="000000"/>
            <w:sz w:val="24"/>
            <w:szCs w:val="24"/>
            <w:rtl/>
          </w:rPr>
          <w:delText xml:space="preserve">עשית</w:delText>
        </w:r>
      </w:del>
      <w:ins w:id="1505" w:author="מגיה" w:date="2026-10-15T09:00:00Z">
        <w:r>
          <w:rPr>
            <w:rFonts w:asciiTheme="minorBidi" w:eastAsia="Times New Roman" w:hAnsiTheme="minorBidi" w:cs="Guttman Drogolin" w:hint="cs"/>
            <w:b/>
            <w:bCs/>
            <w:color w:val="000000"/>
            <w:sz w:val="24"/>
            <w:szCs w:val="24"/>
            <w:rtl/>
          </w:rPr>
          <w:t xml:space="preserve">עשיית</w:t>
        </w:r>
      </w:ins>
      <w:r w:rsidR="006650A6" w:rsidRPr="006650A6">
        <w:rPr>
          <w:rFonts w:asciiTheme="minorBidi" w:eastAsia="Times New Roman" w:hAnsiTheme="minorBidi" w:cs="Guttman Drogolin" w:hint="cs"/>
          <w:b/>
          <w:bCs/>
          <w:color w:val="000000"/>
          <w:sz w:val="24"/>
          <w:szCs w:val="24"/>
          <w:rtl/>
        </w:rPr>
        <w:t xml:space="preserve"> צרכיו </w:t>
      </w:r>
      <w:r w:rsidR="006650A6" w:rsidRPr="006650A6">
        <w:rPr>
          <w:rFonts w:asciiTheme="minorBidi" w:eastAsia="Times New Roman" w:hAnsiTheme="minorBidi" w:cs="Guttman Drogolin"/>
          <w:b/>
          <w:bCs/>
          <w:color w:val="000000"/>
          <w:sz w:val="24"/>
          <w:szCs w:val="24"/>
          <w:rtl/>
        </w:rPr>
        <w:t>ולא נטל ידיו</w:t>
      </w:r>
      <w:r w:rsidR="006650A6" w:rsidRPr="006650A6">
        <w:rPr>
          <w:rFonts w:asciiTheme="minorBidi" w:eastAsia="Times New Roman" w:hAnsiTheme="minorBidi" w:cs="Guttman Drogolin" w:hint="cs"/>
          <w:b/>
          <w:bCs/>
          <w:color w:val="000000"/>
          <w:sz w:val="24"/>
          <w:szCs w:val="24"/>
          <w:rtl/>
        </w:rPr>
        <w:t>?</w:t>
      </w:r>
    </w:p>
    <w:p w:rsidR="006650A6" w:rsidRPr="006650A6" w:rsidRDefault="006650A6" w:rsidP="006650A6">
      <w:pPr>
        <w:spacing w:before="40" w:after="0" w:line="330" w:lineRule="exact"/>
        <w:jc w:val="both"/>
        <w:rPr>
          <w:rFonts w:ascii="Arial" w:eastAsia="Times New Roman" w:hAnsi="Arial"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Arial" w:eastAsia="Times New Roman" w:hAnsi="Arial" w:cs="Guttman Drogolin"/>
          <w:sz w:val="21"/>
          <w:szCs w:val="21"/>
          <w:rtl/>
        </w:rPr>
        <w:t xml:space="preserve">. </w:t>
      </w:r>
      <w:proofErr w:type="spellStart"/>
      <w:r w:rsidRPr="006650A6">
        <w:rPr>
          <w:rFonts w:ascii="Arial" w:eastAsia="Times New Roman" w:hAnsi="Arial" w:cs="Guttman Drogolin" w:hint="cs"/>
          <w:sz w:val="21"/>
          <w:szCs w:val="21"/>
          <w:rtl/>
        </w:rPr>
        <w:t>איש"ר</w:t>
      </w:r>
      <w:proofErr w:type="spellEnd"/>
      <w:r w:rsidRPr="006650A6">
        <w:rPr>
          <w:rFonts w:ascii="Arial" w:eastAsia="Times New Roman" w:hAnsi="Arial" w:cs="Guttman Drogolin" w:hint="cs"/>
          <w:sz w:val="21"/>
          <w:szCs w:val="21"/>
          <w:rtl/>
        </w:rPr>
        <w:t xml:space="preserve"> </w:t>
      </w:r>
      <w:proofErr w:type="spellStart"/>
      <w:r w:rsidRPr="006650A6">
        <w:rPr>
          <w:rFonts w:ascii="Arial" w:eastAsia="Times New Roman" w:hAnsi="Arial" w:cs="Guttman Drogolin" w:hint="cs"/>
          <w:sz w:val="21"/>
          <w:szCs w:val="21"/>
          <w:rtl/>
        </w:rPr>
        <w:t>קיל</w:t>
      </w:r>
      <w:proofErr w:type="spellEnd"/>
      <w:r w:rsidRPr="006650A6">
        <w:rPr>
          <w:rFonts w:ascii="Arial" w:eastAsia="Times New Roman" w:hAnsi="Arial" w:cs="Guttman Drogolin" w:hint="cs"/>
          <w:sz w:val="21"/>
          <w:szCs w:val="21"/>
          <w:rtl/>
        </w:rPr>
        <w:t xml:space="preserve"> טפי אפילו מברכה, </w:t>
      </w:r>
      <w:r w:rsidRPr="006650A6">
        <w:rPr>
          <w:rFonts w:ascii="Arial" w:eastAsia="Times New Roman" w:hAnsi="Arial" w:cs="Guttman Drogolin"/>
          <w:sz w:val="21"/>
          <w:szCs w:val="21"/>
          <w:rtl/>
        </w:rPr>
        <w:t>כיון שאי</w:t>
      </w:r>
      <w:r w:rsidRPr="006650A6">
        <w:rPr>
          <w:rFonts w:ascii="Arial" w:eastAsia="Times New Roman" w:hAnsi="Arial" w:cs="Guttman Drogolin" w:hint="cs"/>
          <w:sz w:val="21"/>
          <w:szCs w:val="21"/>
          <w:rtl/>
        </w:rPr>
        <w:t xml:space="preserve">נו מזכיר אזכרה, </w:t>
      </w:r>
      <w:r w:rsidRPr="006650A6">
        <w:rPr>
          <w:rFonts w:ascii="Arial" w:eastAsia="Times New Roman" w:hAnsi="Arial" w:cs="Guttman Drogolin"/>
          <w:sz w:val="21"/>
          <w:szCs w:val="21"/>
          <w:rtl/>
        </w:rPr>
        <w:t xml:space="preserve">וכמו </w:t>
      </w:r>
      <w:del w:id="1510" w:author="מגיה" w:date="2026-10-15T09:00:00Z">
        <w:r w:rsidRPr="006650A6">
          <w:rPr>
            <w:rFonts w:ascii="Arial" w:eastAsia="Times New Roman" w:hAnsi="Arial" w:cs="Guttman Drogolin"/>
            <w:sz w:val="21"/>
            <w:szCs w:val="21"/>
            <w:rtl/>
          </w:rPr>
          <w:delText xml:space="preserve">היתר</w:delText>
        </w:r>
      </w:del>
      <w:ins w:id="1511" w:author="מגיה" w:date="2026-10-15T09:00:00Z">
        <w:r>
          <w:rPr>
            <w:rFonts w:ascii="Arial" w:eastAsia="Times New Roman" w:hAnsi="Arial" w:cs="Guttman Drogolin"/>
            <w:sz w:val="21"/>
            <w:szCs w:val="21"/>
            <w:rtl/>
          </w:rPr>
          <w:t xml:space="preserve">ההיתר</w:t>
        </w:r>
      </w:ins>
      <w:r w:rsidRPr="006650A6">
        <w:rPr>
          <w:rFonts w:ascii="Arial" w:eastAsia="Times New Roman" w:hAnsi="Arial" w:cs="Guttman Drogolin"/>
          <w:sz w:val="21"/>
          <w:szCs w:val="21"/>
          <w:rtl/>
        </w:rPr>
        <w:t xml:space="preserve"> </w:t>
      </w:r>
      <w:proofErr w:type="spellStart"/>
      <w:del w:id="1507" w:author="מגיה" w:date="2026-10-15T09:00:00Z">
        <w:r w:rsidRPr="006650A6">
          <w:rPr>
            <w:rFonts w:ascii="Arial" w:eastAsia="Times New Roman" w:hAnsi="Arial" w:cs="Guttman Drogolin" w:hint="cs"/>
            <w:sz w:val="21"/>
            <w:szCs w:val="21"/>
            <w:rtl/>
          </w:rPr>
          <w:delText xml:space="preserve">ד</w:delText>
        </w:r>
      </w:del>
      <w:del w:id="1508" w:author="מגיה" w:date="2026-10-15T09:00:00Z">
        <w:r w:rsidRPr="006650A6">
          <w:rPr>
            <w:rFonts w:ascii="Arial" w:eastAsia="Times New Roman" w:hAnsi="Arial" w:cs="Guttman Drogolin"/>
            <w:sz w:val="21"/>
            <w:szCs w:val="21"/>
            <w:rtl/>
          </w:rPr>
          <w:delText xml:space="preserve">אמירת</w:delText>
        </w:r>
      </w:del>
      <w:ins w:id="1509" w:author="מגיה" w:date="2026-10-15T09:00:00Z">
        <w:r>
          <w:rPr>
            <w:rFonts w:ascii="Arial" w:eastAsia="Times New Roman" w:hAnsi="Arial" w:cs="Guttman Drogolin" w:hint="cs"/>
            <w:sz w:val="21"/>
            <w:szCs w:val="21"/>
            <w:rtl/>
          </w:rPr>
          <w:t xml:space="preserve">של אמירת</w:t>
        </w:r>
      </w:ins>
      <w:proofErr w:type="spellEnd"/>
      <w:r w:rsidRPr="006650A6">
        <w:rPr>
          <w:rFonts w:ascii="Arial" w:eastAsia="Times New Roman" w:hAnsi="Arial" w:cs="Guttman Drogolin"/>
          <w:sz w:val="21"/>
          <w:szCs w:val="21"/>
          <w:rtl/>
        </w:rPr>
        <w:t xml:space="preserve"> "מודה אני" לפני נטילת </w:t>
      </w:r>
      <w:proofErr w:type="spellStart"/>
      <w:r w:rsidRPr="006650A6">
        <w:rPr>
          <w:rFonts w:ascii="Arial" w:eastAsia="Times New Roman" w:hAnsi="Arial" w:cs="Guttman Drogolin"/>
          <w:sz w:val="21"/>
          <w:szCs w:val="21"/>
          <w:rtl/>
        </w:rPr>
        <w:t>ידים</w:t>
      </w:r>
      <w:proofErr w:type="spellEnd"/>
      <w:r w:rsidRPr="006650A6">
        <w:rPr>
          <w:rFonts w:ascii="Arial" w:eastAsia="Times New Roman" w:hAnsi="Arial" w:cs="Guttman Drogolin"/>
          <w:sz w:val="21"/>
          <w:szCs w:val="21"/>
          <w:rtl/>
        </w:rPr>
        <w:t>, בפרט כשלא נגע</w:t>
      </w:r>
      <w:r w:rsidRPr="006650A6">
        <w:rPr>
          <w:rFonts w:ascii="Arial" w:eastAsia="Times New Roman" w:hAnsi="Arial" w:cs="Guttman Drogolin" w:hint="cs"/>
          <w:sz w:val="21"/>
          <w:szCs w:val="21"/>
          <w:rtl/>
        </w:rPr>
        <w:t>ו</w:t>
      </w:r>
      <w:r w:rsidRPr="006650A6">
        <w:rPr>
          <w:rFonts w:ascii="Arial" w:eastAsia="Times New Roman" w:hAnsi="Arial" w:cs="Guttman Drogolin"/>
          <w:sz w:val="21"/>
          <w:szCs w:val="21"/>
          <w:rtl/>
        </w:rPr>
        <w:t xml:space="preserve"> ידיו במקומות </w:t>
      </w:r>
      <w:r w:rsidRPr="006650A6">
        <w:rPr>
          <w:rFonts w:ascii="Arial" w:eastAsia="Times New Roman" w:hAnsi="Arial" w:cs="Guttman Drogolin" w:hint="cs"/>
          <w:sz w:val="21"/>
          <w:szCs w:val="21"/>
          <w:rtl/>
        </w:rPr>
        <w:t>המכוסים</w:t>
      </w:r>
      <w:r w:rsidRPr="006650A6">
        <w:rPr>
          <w:rFonts w:ascii="Arial" w:eastAsia="Times New Roman" w:hAnsi="Arial" w:cs="Guttman Drogolin"/>
          <w:sz w:val="21"/>
          <w:szCs w:val="21"/>
          <w:vertAlign w:val="superscript"/>
          <w:rtl/>
        </w:rPr>
        <w:footnoteReference w:id="76"/>
      </w:r>
      <w:r w:rsidRPr="006650A6">
        <w:rPr>
          <w:rFonts w:ascii="Arial" w:eastAsia="Times New Roman" w:hAnsi="Arial" w:cs="Guttman Drogolin"/>
          <w:sz w:val="21"/>
          <w:szCs w:val="21"/>
          <w:rtl/>
        </w:rPr>
        <w:t xml:space="preserve">.</w:t>
      </w:r>
      <w:del w:id="1506" w:author="מגיה" w:date="2026-10-15T09:00:00Z">
        <w:r w:rsidRPr="006650A6">
          <w:rPr>
            <w:rFonts w:ascii="Arial" w:eastAsia="Times New Roman" w:hAnsi="Arial" w:cs="Guttman Drogolin"/>
            <w:sz w:val="21"/>
            <w:szCs w:val="21"/>
            <w:rtl/>
          </w:rPr>
          <w:delText xml:space="preserve"> </w:delText>
        </w:r>
      </w:del>
    </w:p>
    <w:p w:rsidR="006650A6" w:rsidRPr="006650A6" w:rsidRDefault="006650A6" w:rsidP="002A56F3">
      <w:pPr>
        <w:spacing w:before="24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 ה'</w:t>
      </w:r>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r w:rsidRPr="006650A6">
        <w:rPr>
          <w:rFonts w:ascii="Arial" w:eastAsia="Calibri" w:hAnsi="Arial" w:cs="Guttman Drogolin" w:hint="cs"/>
          <w:bCs/>
          <w:color w:val="000000"/>
          <w:sz w:val="26"/>
          <w:szCs w:val="26"/>
          <w:rtl/>
        </w:rPr>
        <w:t>כוונת הברכות</w:t>
      </w:r>
    </w:p>
    <w:p w:rsidR="006650A6" w:rsidRPr="006650A6" w:rsidRDefault="00DA147D" w:rsidP="00377DCA">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מו</w:t>
      </w:r>
      <w:r w:rsidR="006650A6" w:rsidRPr="006650A6">
        <w:rPr>
          <w:rFonts w:asciiTheme="minorBidi" w:eastAsia="Times New Roman" w:hAnsiTheme="minorBidi" w:cs="Guttman Drogolin" w:hint="cs"/>
          <w:b/>
          <w:bCs/>
          <w:color w:val="000000"/>
          <w:sz w:val="24"/>
          <w:szCs w:val="24"/>
          <w:rtl/>
        </w:rPr>
        <w:t xml:space="preserve">. </w:t>
      </w:r>
      <w:r w:rsidR="002C63D8">
        <w:rPr>
          <w:rFonts w:asciiTheme="minorBidi" w:eastAsia="Times New Roman" w:hAnsiTheme="minorBidi" w:cs="Guttman Drogolin" w:hint="cs"/>
          <w:b/>
          <w:bCs/>
          <w:color w:val="000000"/>
          <w:sz w:val="24"/>
          <w:szCs w:val="24"/>
          <w:rtl/>
        </w:rPr>
        <w:t xml:space="preserve">שאלה. </w:t>
      </w:r>
      <w:r w:rsidR="006650A6" w:rsidRPr="006650A6">
        <w:rPr>
          <w:rFonts w:asciiTheme="minorBidi" w:eastAsia="Times New Roman" w:hAnsiTheme="minorBidi" w:cs="Guttman Drogolin" w:hint="cs"/>
          <w:b/>
          <w:bCs/>
          <w:color w:val="000000"/>
          <w:sz w:val="24"/>
          <w:szCs w:val="24"/>
          <w:rtl/>
        </w:rPr>
        <w:t xml:space="preserve">האם הכוונה בברכות </w:t>
      </w:r>
      <w:del w:id="1512" w:author="מגיה" w:date="2026-10-15T09:00:00Z">
        <w:r w:rsidR="006650A6" w:rsidRPr="006650A6">
          <w:rPr>
            <w:rFonts w:asciiTheme="minorBidi" w:eastAsia="Times New Roman" w:hAnsiTheme="minorBidi" w:cs="Guttman Drogolin" w:hint="cs"/>
            <w:b/>
            <w:bCs/>
            <w:color w:val="000000"/>
            <w:sz w:val="24"/>
            <w:szCs w:val="24"/>
            <w:rtl/>
          </w:rPr>
          <w:delText xml:space="preserve">מעכב</w:delText>
        </w:r>
      </w:del>
      <w:ins w:id="1513" w:author="מגיה" w:date="2026-10-15T09:00:00Z">
        <w:r>
          <w:rPr>
            <w:rFonts w:asciiTheme="minorBidi" w:eastAsia="Times New Roman" w:hAnsiTheme="minorBidi" w:cs="Guttman Drogolin" w:hint="cs"/>
            <w:b/>
            <w:bCs/>
            <w:color w:val="000000"/>
            <w:sz w:val="24"/>
            <w:szCs w:val="24"/>
            <w:rtl/>
          </w:rPr>
          <w:t xml:space="preserve">מעכבת</w:t>
        </w:r>
      </w:ins>
      <w:r w:rsidR="006650A6" w:rsidRPr="006650A6">
        <w:rPr>
          <w:rFonts w:asciiTheme="minorBidi" w:eastAsia="Times New Roman" w:hAnsiTheme="minorBidi" w:cs="Guttman Drogolin" w:hint="cs"/>
          <w:b/>
          <w:bCs/>
          <w:color w:val="000000"/>
          <w:sz w:val="24"/>
          <w:szCs w:val="24"/>
          <w:rtl/>
        </w:rPr>
        <w:t xml:space="preserve"> בדיעבד?</w:t>
      </w:r>
    </w:p>
    <w:p w:rsidR="006650A6" w:rsidRDefault="009E1E1A" w:rsidP="002B7F43">
      <w:pPr>
        <w:spacing w:before="40" w:after="0" w:line="330" w:lineRule="exact"/>
        <w:jc w:val="both"/>
        <w:rPr>
          <w:rFonts w:cs="Guttman Drogolin"/>
          <w:sz w:val="21"/>
          <w:szCs w:val="21"/>
          <w:rtl/>
        </w:rPr>
      </w:pPr>
      <w:r w:rsidRPr="007B778E">
        <w:rPr>
          <w:rFonts w:asciiTheme="minorBidi" w:eastAsia="Times New Roman" w:hAnsiTheme="minorBidi" w:cs="Guttman Drogolin" w:hint="cs"/>
          <w:b/>
          <w:bCs/>
          <w:color w:val="000000"/>
          <w:sz w:val="24"/>
          <w:szCs w:val="24"/>
          <w:rtl/>
        </w:rPr>
        <w:t>תשובה</w:t>
      </w:r>
      <w:r>
        <w:rPr>
          <w:rFonts w:cs="Guttman Drogolin" w:hint="cs"/>
          <w:b/>
          <w:bCs/>
          <w:sz w:val="21"/>
          <w:szCs w:val="21"/>
          <w:rtl/>
        </w:rPr>
        <w:t xml:space="preserve">. </w:t>
      </w:r>
      <w:proofErr w:type="spellStart"/>
      <w:r w:rsidR="006650A6" w:rsidRPr="009E1E1A">
        <w:rPr>
          <w:rFonts w:ascii="Arial" w:eastAsia="Calibri" w:hAnsi="Arial" w:cs="Guttman Drogolin" w:hint="cs"/>
          <w:color w:val="000000"/>
          <w:sz w:val="21"/>
          <w:szCs w:val="21"/>
          <w:rtl/>
        </w:rPr>
        <w:t>בשו"ע</w:t>
      </w:r>
      <w:proofErr w:type="spellEnd"/>
      <w:r w:rsidR="006650A6" w:rsidRPr="009E1E1A">
        <w:rPr>
          <w:rFonts w:ascii="Arial" w:eastAsia="Calibri" w:hAnsi="Arial" w:cs="Guttman Drogolin" w:hint="cs"/>
          <w:color w:val="000000"/>
          <w:sz w:val="21"/>
          <w:szCs w:val="21"/>
          <w:rtl/>
        </w:rPr>
        <w:t xml:space="preserve"> </w:t>
      </w:r>
      <w:r w:rsidR="006650A6" w:rsidRPr="006650A6">
        <w:rPr>
          <w:rFonts w:ascii="Arial" w:eastAsia="Calibri" w:hAnsi="Arial" w:cs="Guttman Drogolin" w:hint="cs"/>
          <w:color w:val="000000"/>
          <w:sz w:val="21"/>
          <w:szCs w:val="21"/>
          <w:rtl/>
        </w:rPr>
        <w:t xml:space="preserve">ס"א </w:t>
      </w:r>
      <w:r w:rsidR="007B234A">
        <w:rPr>
          <w:rFonts w:ascii="Arial" w:eastAsia="Calibri" w:hAnsi="Arial" w:cs="Guttman Drogolin" w:hint="cs"/>
          <w:color w:val="000000"/>
          <w:sz w:val="21"/>
          <w:szCs w:val="21"/>
          <w:rtl/>
        </w:rPr>
        <w:t xml:space="preserve">כתב, </w:t>
      </w:r>
      <w:proofErr w:type="spellStart"/>
      <w:r w:rsidR="006650A6" w:rsidRPr="006650A6">
        <w:rPr>
          <w:rFonts w:ascii="Arial" w:eastAsia="Calibri" w:hAnsi="Arial" w:cs="Guttman Drogolin" w:hint="cs"/>
          <w:color w:val="000000"/>
          <w:sz w:val="21"/>
          <w:szCs w:val="21"/>
          <w:rtl/>
        </w:rPr>
        <w:t>יכוין</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בברכות</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פירוש</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המלות</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כשיזכיר</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השם</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יכוין</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פירוש</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קריאתו</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באדנות</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שהוא</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אדון</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הכל</w:t>
      </w:r>
      <w:proofErr w:type="spellEnd"/>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ויכוין</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בכתיבתו</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ביו</w:t>
      </w:r>
      <w:r w:rsidR="006650A6" w:rsidRPr="006650A6">
        <w:rPr>
          <w:rFonts w:ascii="Arial" w:eastAsia="Calibri" w:hAnsi="Arial" w:cs="Guttman Drogolin"/>
          <w:color w:val="000000"/>
          <w:sz w:val="21"/>
          <w:szCs w:val="21"/>
          <w:rtl/>
        </w:rPr>
        <w:t>"</w:t>
      </w:r>
      <w:r w:rsidR="006650A6" w:rsidRPr="006650A6">
        <w:rPr>
          <w:rFonts w:ascii="Arial" w:eastAsia="Calibri" w:hAnsi="Arial" w:cs="Guttman Drogolin" w:hint="cs"/>
          <w:color w:val="000000"/>
          <w:sz w:val="21"/>
          <w:szCs w:val="21"/>
          <w:rtl/>
        </w:rPr>
        <w:t>ד</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ה</w:t>
      </w:r>
      <w:r w:rsidR="006650A6" w:rsidRPr="006650A6">
        <w:rPr>
          <w:rFonts w:ascii="Arial" w:eastAsia="Calibri" w:hAnsi="Arial" w:cs="Guttman Drogolin"/>
          <w:color w:val="000000"/>
          <w:sz w:val="21"/>
          <w:szCs w:val="21"/>
          <w:rtl/>
        </w:rPr>
        <w:t>"</w:t>
      </w:r>
      <w:r w:rsidR="006650A6" w:rsidRPr="006650A6">
        <w:rPr>
          <w:rFonts w:ascii="Arial" w:eastAsia="Calibri" w:hAnsi="Arial" w:cs="Guttman Drogolin" w:hint="cs"/>
          <w:color w:val="000000"/>
          <w:sz w:val="21"/>
          <w:szCs w:val="21"/>
          <w:rtl/>
        </w:rPr>
        <w:t>א</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שהיה</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והוה</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ויהיה</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ובהזכירו</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אלהים</w:t>
      </w:r>
      <w:proofErr w:type="spellEnd"/>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יכוין</w:t>
      </w:r>
      <w:proofErr w:type="spellEnd"/>
      <w:r w:rsidR="001C2BAC">
        <w:rPr>
          <w:rFonts w:ascii="Arial" w:eastAsia="Calibri" w:hAnsi="Arial" w:cs="Guttman Drogolin" w:hint="cs"/>
          <w:color w:val="000000"/>
          <w:sz w:val="21"/>
          <w:szCs w:val="21"/>
          <w:rtl/>
        </w:rPr>
        <w:t>,</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שהוא</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תקיף</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בעל</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היכולת</w:t>
      </w:r>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ובעל</w:t>
      </w:r>
      <w:r w:rsidR="006650A6" w:rsidRPr="006650A6">
        <w:rPr>
          <w:rFonts w:ascii="Arial" w:eastAsia="Calibri" w:hAnsi="Arial" w:cs="Guttman Drogolin"/>
          <w:color w:val="000000"/>
          <w:sz w:val="21"/>
          <w:szCs w:val="21"/>
          <w:rtl/>
        </w:rPr>
        <w:t xml:space="preserve"> </w:t>
      </w:r>
      <w:proofErr w:type="spellStart"/>
      <w:r w:rsidR="006650A6" w:rsidRPr="006650A6">
        <w:rPr>
          <w:rFonts w:ascii="Arial" w:eastAsia="Calibri" w:hAnsi="Arial" w:cs="Guttman Drogolin" w:hint="cs"/>
          <w:color w:val="000000"/>
          <w:sz w:val="21"/>
          <w:szCs w:val="21"/>
          <w:rtl/>
        </w:rPr>
        <w:t>הכחות</w:t>
      </w:r>
      <w:proofErr w:type="spellEnd"/>
      <w:r w:rsidR="006650A6" w:rsidRPr="006650A6">
        <w:rPr>
          <w:rFonts w:ascii="Arial" w:eastAsia="Calibri" w:hAnsi="Arial" w:cs="Guttman Drogolin"/>
          <w:color w:val="000000"/>
          <w:sz w:val="21"/>
          <w:szCs w:val="21"/>
          <w:rtl/>
        </w:rPr>
        <w:t xml:space="preserve"> </w:t>
      </w:r>
      <w:r w:rsidR="006650A6" w:rsidRPr="006650A6">
        <w:rPr>
          <w:rFonts w:ascii="Arial" w:eastAsia="Calibri" w:hAnsi="Arial" w:cs="Guttman Drogolin" w:hint="cs"/>
          <w:color w:val="000000"/>
          <w:sz w:val="21"/>
          <w:szCs w:val="21"/>
          <w:rtl/>
        </w:rPr>
        <w:t>כלם</w:t>
      </w:r>
      <w:r w:rsidR="006650A6" w:rsidRPr="006650A6">
        <w:rPr>
          <w:rFonts w:ascii="Arial" w:eastAsia="Calibri" w:hAnsi="Arial" w:cs="Guttman Drogolin"/>
          <w:color w:val="000000"/>
          <w:sz w:val="21"/>
          <w:szCs w:val="21"/>
          <w:rtl/>
        </w:rPr>
        <w:t>.</w:t>
      </w:r>
      <w:r w:rsidR="006650A6" w:rsidRPr="006650A6">
        <w:rPr>
          <w:rFonts w:cs="Guttman Drogolin"/>
          <w:b/>
          <w:bCs/>
          <w:sz w:val="21"/>
          <w:szCs w:val="21"/>
          <w:rtl/>
        </w:rPr>
        <w:t xml:space="preserve"> </w:t>
      </w:r>
      <w:r w:rsidR="006650A6" w:rsidRPr="006650A6">
        <w:rPr>
          <w:rFonts w:cs="Guttman Drogolin" w:hint="cs"/>
          <w:sz w:val="21"/>
          <w:szCs w:val="21"/>
          <w:rtl/>
        </w:rPr>
        <w:t xml:space="preserve">ובמ"ב </w:t>
      </w:r>
      <w:proofErr w:type="spellStart"/>
      <w:r w:rsidR="006650A6" w:rsidRPr="006650A6">
        <w:rPr>
          <w:rFonts w:cs="Guttman Drogolin" w:hint="cs"/>
          <w:sz w:val="21"/>
          <w:szCs w:val="21"/>
          <w:rtl/>
        </w:rPr>
        <w:t>סק"א</w:t>
      </w:r>
      <w:proofErr w:type="spellEnd"/>
      <w:r w:rsidR="006650A6" w:rsidRPr="006650A6">
        <w:rPr>
          <w:rFonts w:cs="Guttman Drogolin" w:hint="cs"/>
          <w:sz w:val="21"/>
          <w:szCs w:val="21"/>
          <w:rtl/>
        </w:rPr>
        <w:t xml:space="preserve"> הביא מה שאמרו</w:t>
      </w:r>
      <w:r w:rsidR="006650A6" w:rsidRPr="006650A6">
        <w:rPr>
          <w:rFonts w:cs="Guttman Drogolin"/>
          <w:sz w:val="21"/>
          <w:szCs w:val="21"/>
          <w:rtl/>
        </w:rPr>
        <w:t xml:space="preserve"> </w:t>
      </w:r>
      <w:r w:rsidR="006650A6" w:rsidRPr="006650A6">
        <w:rPr>
          <w:rFonts w:cs="Guttman Drogolin" w:hint="cs"/>
          <w:sz w:val="21"/>
          <w:szCs w:val="21"/>
          <w:rtl/>
        </w:rPr>
        <w:t>חז</w:t>
      </w:r>
      <w:r w:rsidR="006650A6" w:rsidRPr="006650A6">
        <w:rPr>
          <w:rFonts w:cs="Guttman Drogolin"/>
          <w:sz w:val="21"/>
          <w:szCs w:val="21"/>
          <w:rtl/>
        </w:rPr>
        <w:t>"</w:t>
      </w:r>
      <w:r w:rsidR="006650A6" w:rsidRPr="006650A6">
        <w:rPr>
          <w:rFonts w:cs="Guttman Drogolin" w:hint="cs"/>
          <w:sz w:val="21"/>
          <w:szCs w:val="21"/>
          <w:rtl/>
        </w:rPr>
        <w:t>ל</w:t>
      </w:r>
      <w:r w:rsidR="006650A6" w:rsidRPr="006650A6">
        <w:rPr>
          <w:rFonts w:cs="Guttman Drogolin"/>
          <w:sz w:val="21"/>
          <w:szCs w:val="21"/>
          <w:rtl/>
        </w:rPr>
        <w:t xml:space="preserve"> </w:t>
      </w:r>
      <w:r w:rsidR="001C2BAC">
        <w:rPr>
          <w:rFonts w:cs="Guttman Drogolin" w:hint="cs"/>
          <w:sz w:val="21"/>
          <w:szCs w:val="21"/>
          <w:rtl/>
        </w:rPr>
        <w:t>(</w:t>
      </w:r>
      <w:r w:rsidR="006650A6" w:rsidRPr="006650A6">
        <w:rPr>
          <w:rFonts w:cs="Guttman Drogolin" w:hint="cs"/>
          <w:sz w:val="21"/>
          <w:szCs w:val="21"/>
          <w:rtl/>
        </w:rPr>
        <w:t>ברכות</w:t>
      </w:r>
      <w:r w:rsidR="006650A6" w:rsidRPr="006650A6">
        <w:rPr>
          <w:rFonts w:cs="Guttman Drogolin"/>
          <w:sz w:val="21"/>
          <w:szCs w:val="21"/>
          <w:rtl/>
        </w:rPr>
        <w:t xml:space="preserve"> </w:t>
      </w:r>
      <w:r w:rsidR="006650A6" w:rsidRPr="006650A6">
        <w:rPr>
          <w:rFonts w:cs="Guttman Drogolin" w:hint="cs"/>
          <w:sz w:val="21"/>
          <w:szCs w:val="21"/>
          <w:rtl/>
        </w:rPr>
        <w:t>מ</w:t>
      </w:r>
      <w:r w:rsidR="006650A6" w:rsidRPr="006650A6">
        <w:rPr>
          <w:rFonts w:cs="Guttman Drogolin"/>
          <w:sz w:val="21"/>
          <w:szCs w:val="21"/>
          <w:rtl/>
        </w:rPr>
        <w:t>"</w:t>
      </w:r>
      <w:r w:rsidR="006650A6" w:rsidRPr="006650A6">
        <w:rPr>
          <w:rFonts w:cs="Guttman Drogolin" w:hint="cs"/>
          <w:sz w:val="21"/>
          <w:szCs w:val="21"/>
          <w:rtl/>
        </w:rPr>
        <w:t>ז</w:t>
      </w:r>
      <w:r w:rsidR="001C2BAC">
        <w:rPr>
          <w:rFonts w:cs="Guttman Drogolin" w:hint="cs"/>
          <w:sz w:val="21"/>
          <w:szCs w:val="21"/>
          <w:rtl/>
        </w:rPr>
        <w:t>)</w:t>
      </w:r>
      <w:r w:rsidR="006650A6" w:rsidRPr="006650A6">
        <w:rPr>
          <w:rFonts w:cs="Guttman Drogolin"/>
          <w:sz w:val="21"/>
          <w:szCs w:val="21"/>
          <w:rtl/>
        </w:rPr>
        <w:t xml:space="preserve"> </w:t>
      </w:r>
      <w:r w:rsidR="006650A6" w:rsidRPr="006650A6">
        <w:rPr>
          <w:rFonts w:cs="Guttman Drogolin" w:hint="cs"/>
          <w:sz w:val="21"/>
          <w:szCs w:val="21"/>
          <w:rtl/>
        </w:rPr>
        <w:t>שלא</w:t>
      </w:r>
      <w:r w:rsidR="006650A6" w:rsidRPr="006650A6">
        <w:rPr>
          <w:rFonts w:cs="Guttman Drogolin"/>
          <w:sz w:val="21"/>
          <w:szCs w:val="21"/>
          <w:rtl/>
        </w:rPr>
        <w:t xml:space="preserve"> </w:t>
      </w:r>
      <w:r w:rsidR="006650A6" w:rsidRPr="006650A6">
        <w:rPr>
          <w:rFonts w:cs="Guttman Drogolin" w:hint="cs"/>
          <w:sz w:val="21"/>
          <w:szCs w:val="21"/>
          <w:rtl/>
        </w:rPr>
        <w:t>יזרוק</w:t>
      </w:r>
      <w:r w:rsidR="006650A6" w:rsidRPr="006650A6">
        <w:rPr>
          <w:rFonts w:cs="Guttman Drogolin"/>
          <w:sz w:val="21"/>
          <w:szCs w:val="21"/>
          <w:rtl/>
        </w:rPr>
        <w:t xml:space="preserve"> </w:t>
      </w:r>
      <w:r w:rsidR="006650A6" w:rsidRPr="006650A6">
        <w:rPr>
          <w:rFonts w:cs="Guttman Drogolin" w:hint="cs"/>
          <w:sz w:val="21"/>
          <w:szCs w:val="21"/>
          <w:rtl/>
        </w:rPr>
        <w:t>הברכה</w:t>
      </w:r>
      <w:r w:rsidR="006650A6" w:rsidRPr="006650A6">
        <w:rPr>
          <w:rFonts w:cs="Guttman Drogolin"/>
          <w:sz w:val="21"/>
          <w:szCs w:val="21"/>
          <w:rtl/>
        </w:rPr>
        <w:t xml:space="preserve"> </w:t>
      </w:r>
      <w:r w:rsidR="006650A6" w:rsidRPr="006650A6">
        <w:rPr>
          <w:rFonts w:cs="Guttman Drogolin" w:hint="cs"/>
          <w:sz w:val="21"/>
          <w:szCs w:val="21"/>
          <w:rtl/>
        </w:rPr>
        <w:t>מפיו</w:t>
      </w:r>
      <w:r w:rsidR="006650A6" w:rsidRPr="006650A6">
        <w:rPr>
          <w:rFonts w:cs="Guttman Drogolin"/>
          <w:sz w:val="21"/>
          <w:szCs w:val="21"/>
          <w:rtl/>
        </w:rPr>
        <w:t xml:space="preserve"> </w:t>
      </w:r>
      <w:r w:rsidR="006650A6" w:rsidRPr="006650A6">
        <w:rPr>
          <w:rFonts w:cs="Guttman Drogolin" w:hint="cs"/>
          <w:sz w:val="21"/>
          <w:szCs w:val="21"/>
          <w:rtl/>
        </w:rPr>
        <w:t>אלא</w:t>
      </w:r>
      <w:r w:rsidR="006650A6" w:rsidRPr="006650A6">
        <w:rPr>
          <w:rFonts w:cs="Guttman Drogolin"/>
          <w:sz w:val="21"/>
          <w:szCs w:val="21"/>
          <w:rtl/>
        </w:rPr>
        <w:t xml:space="preserve"> </w:t>
      </w:r>
      <w:proofErr w:type="spellStart"/>
      <w:r w:rsidR="006650A6" w:rsidRPr="006650A6">
        <w:rPr>
          <w:rFonts w:cs="Guttman Drogolin" w:hint="cs"/>
          <w:sz w:val="21"/>
          <w:szCs w:val="21"/>
          <w:rtl/>
        </w:rPr>
        <w:t>יכוין</w:t>
      </w:r>
      <w:proofErr w:type="spellEnd"/>
      <w:r w:rsidR="006650A6" w:rsidRPr="006650A6">
        <w:rPr>
          <w:rFonts w:cs="Guttman Drogolin"/>
          <w:sz w:val="21"/>
          <w:szCs w:val="21"/>
          <w:rtl/>
        </w:rPr>
        <w:t xml:space="preserve"> </w:t>
      </w:r>
      <w:r w:rsidR="006650A6" w:rsidRPr="006650A6">
        <w:rPr>
          <w:rFonts w:cs="Guttman Drogolin" w:hint="cs"/>
          <w:sz w:val="21"/>
          <w:szCs w:val="21"/>
          <w:rtl/>
        </w:rPr>
        <w:t>בעת</w:t>
      </w:r>
      <w:r w:rsidR="006650A6" w:rsidRPr="006650A6">
        <w:rPr>
          <w:rFonts w:cs="Guttman Drogolin"/>
          <w:sz w:val="21"/>
          <w:szCs w:val="21"/>
          <w:rtl/>
        </w:rPr>
        <w:t xml:space="preserve"> </w:t>
      </w:r>
      <w:r w:rsidR="006650A6" w:rsidRPr="006650A6">
        <w:rPr>
          <w:rFonts w:cs="Guttman Drogolin" w:hint="cs"/>
          <w:sz w:val="21"/>
          <w:szCs w:val="21"/>
          <w:rtl/>
        </w:rPr>
        <w:t>האמירה</w:t>
      </w:r>
      <w:r w:rsidR="006650A6" w:rsidRPr="006650A6">
        <w:rPr>
          <w:rFonts w:cs="Guttman Drogolin"/>
          <w:sz w:val="21"/>
          <w:szCs w:val="21"/>
          <w:rtl/>
        </w:rPr>
        <w:t xml:space="preserve"> </w:t>
      </w:r>
      <w:r w:rsidR="006650A6" w:rsidRPr="006650A6">
        <w:rPr>
          <w:rFonts w:cs="Guttman Drogolin" w:hint="cs"/>
          <w:sz w:val="21"/>
          <w:szCs w:val="21"/>
          <w:rtl/>
        </w:rPr>
        <w:t>ויברך</w:t>
      </w:r>
      <w:r w:rsidR="006650A6" w:rsidRPr="006650A6">
        <w:rPr>
          <w:rFonts w:cs="Guttman Drogolin"/>
          <w:sz w:val="21"/>
          <w:szCs w:val="21"/>
          <w:rtl/>
        </w:rPr>
        <w:t xml:space="preserve"> </w:t>
      </w:r>
      <w:r w:rsidR="006650A6" w:rsidRPr="006650A6">
        <w:rPr>
          <w:rFonts w:cs="Guttman Drogolin" w:hint="cs"/>
          <w:sz w:val="21"/>
          <w:szCs w:val="21"/>
          <w:rtl/>
        </w:rPr>
        <w:t>בנחת.</w:t>
      </w:r>
      <w:r w:rsidR="006650A6" w:rsidRPr="006650A6">
        <w:rPr>
          <w:rFonts w:cs="Guttman Drogolin"/>
          <w:sz w:val="21"/>
          <w:szCs w:val="21"/>
          <w:rtl/>
        </w:rPr>
        <w:t xml:space="preserve"> </w:t>
      </w:r>
      <w:r w:rsidR="006650A6" w:rsidRPr="006650A6">
        <w:rPr>
          <w:rFonts w:cs="Guttman Drogolin" w:hint="cs"/>
          <w:sz w:val="21"/>
          <w:szCs w:val="21"/>
          <w:rtl/>
        </w:rPr>
        <w:t xml:space="preserve">וכתב </w:t>
      </w:r>
      <w:del w:id="1525" w:author="מגיה" w:date="2026-10-15T09:00:00Z">
        <w:r w:rsidR="006650A6" w:rsidRPr="006650A6">
          <w:rPr>
            <w:rFonts w:cs="Guttman Drogolin" w:hint="cs"/>
            <w:sz w:val="21"/>
            <w:szCs w:val="21"/>
            <w:rtl/>
          </w:rPr>
          <w:delText xml:space="preserve">מספר</w:delText>
        </w:r>
      </w:del>
      <w:ins w:id="1526" w:author="מגיה" w:date="2026-10-15T09:00:00Z">
        <w:r>
          <w:rPr>
            <w:rFonts w:cs="Guttman Drogolin" w:hint="cs"/>
            <w:sz w:val="21"/>
            <w:szCs w:val="21"/>
            <w:rtl/>
          </w:rPr>
          <w:t xml:space="preserve">בספר</w:t>
        </w:r>
      </w:ins>
      <w:r w:rsidR="006650A6" w:rsidRPr="006650A6">
        <w:rPr>
          <w:rFonts w:cs="Guttman Drogolin" w:hint="cs"/>
          <w:sz w:val="21"/>
          <w:szCs w:val="21"/>
          <w:rtl/>
        </w:rPr>
        <w:t xml:space="preserve"> החסדים</w:t>
      </w:r>
      <w:r w:rsidR="006650A6" w:rsidRPr="006650A6">
        <w:rPr>
          <w:rFonts w:cs="Guttman Drogolin"/>
          <w:sz w:val="21"/>
          <w:szCs w:val="21"/>
          <w:rtl/>
        </w:rPr>
        <w:t xml:space="preserve"> </w:t>
      </w:r>
      <w:r w:rsidR="006650A6" w:rsidRPr="006650A6">
        <w:rPr>
          <w:rFonts w:cs="Guttman Drogolin" w:hint="cs"/>
          <w:sz w:val="21"/>
          <w:szCs w:val="21"/>
          <w:rtl/>
        </w:rPr>
        <w:t>סי</w:t>
      </w:r>
      <w:r w:rsidR="006650A6" w:rsidRPr="006650A6">
        <w:rPr>
          <w:rFonts w:cs="Guttman Drogolin"/>
          <w:sz w:val="21"/>
          <w:szCs w:val="21"/>
          <w:rtl/>
        </w:rPr>
        <w:t xml:space="preserve">' </w:t>
      </w:r>
      <w:r w:rsidR="006650A6" w:rsidRPr="006650A6">
        <w:rPr>
          <w:rFonts w:cs="Guttman Drogolin" w:hint="cs"/>
          <w:sz w:val="21"/>
          <w:szCs w:val="21"/>
          <w:rtl/>
        </w:rPr>
        <w:t>מ</w:t>
      </w:r>
      <w:r w:rsidR="006650A6" w:rsidRPr="006650A6">
        <w:rPr>
          <w:rFonts w:cs="Guttman Drogolin"/>
          <w:sz w:val="21"/>
          <w:szCs w:val="21"/>
          <w:rtl/>
        </w:rPr>
        <w:t>"</w:t>
      </w:r>
      <w:r w:rsidR="006650A6" w:rsidRPr="006650A6">
        <w:rPr>
          <w:rFonts w:cs="Guttman Drogolin" w:hint="cs"/>
          <w:sz w:val="21"/>
          <w:szCs w:val="21"/>
          <w:rtl/>
        </w:rPr>
        <w:t>ו</w:t>
      </w:r>
      <w:r w:rsidR="006650A6" w:rsidRPr="006650A6">
        <w:rPr>
          <w:rFonts w:cs="Guttman Drogolin"/>
          <w:sz w:val="21"/>
          <w:szCs w:val="21"/>
          <w:rtl/>
        </w:rPr>
        <w:t xml:space="preserve"> </w:t>
      </w:r>
      <w:r w:rsidR="006650A6" w:rsidRPr="006650A6">
        <w:rPr>
          <w:rFonts w:cs="Guttman Drogolin" w:hint="cs"/>
          <w:sz w:val="21"/>
          <w:szCs w:val="21"/>
          <w:rtl/>
        </w:rPr>
        <w:t>כשהוא</w:t>
      </w:r>
      <w:r w:rsidR="006650A6" w:rsidRPr="006650A6">
        <w:rPr>
          <w:rFonts w:cs="Guttman Drogolin"/>
          <w:sz w:val="21"/>
          <w:szCs w:val="21"/>
          <w:rtl/>
        </w:rPr>
        <w:t xml:space="preserve"> </w:t>
      </w:r>
      <w:r w:rsidR="006650A6" w:rsidRPr="006650A6">
        <w:rPr>
          <w:rFonts w:cs="Guttman Drogolin" w:hint="cs"/>
          <w:sz w:val="21"/>
          <w:szCs w:val="21"/>
          <w:rtl/>
        </w:rPr>
        <w:t>נוטל</w:t>
      </w:r>
      <w:r w:rsidR="006650A6" w:rsidRPr="006650A6">
        <w:rPr>
          <w:rFonts w:cs="Guttman Drogolin"/>
          <w:sz w:val="21"/>
          <w:szCs w:val="21"/>
          <w:rtl/>
        </w:rPr>
        <w:t xml:space="preserve"> </w:t>
      </w:r>
      <w:r w:rsidR="006650A6" w:rsidRPr="006650A6">
        <w:rPr>
          <w:rFonts w:cs="Guttman Drogolin" w:hint="cs"/>
          <w:sz w:val="21"/>
          <w:szCs w:val="21"/>
          <w:rtl/>
        </w:rPr>
        <w:t>ידיו</w:t>
      </w:r>
      <w:r w:rsidR="006650A6" w:rsidRPr="006650A6">
        <w:rPr>
          <w:rFonts w:cs="Guttman Drogolin"/>
          <w:sz w:val="21"/>
          <w:szCs w:val="21"/>
          <w:rtl/>
        </w:rPr>
        <w:t xml:space="preserve"> </w:t>
      </w:r>
      <w:r w:rsidR="006650A6" w:rsidRPr="006650A6">
        <w:rPr>
          <w:rFonts w:cs="Guttman Drogolin" w:hint="cs"/>
          <w:sz w:val="21"/>
          <w:szCs w:val="21"/>
          <w:rtl/>
        </w:rPr>
        <w:t>או</w:t>
      </w:r>
      <w:r w:rsidR="006650A6" w:rsidRPr="006650A6">
        <w:rPr>
          <w:rFonts w:cs="Guttman Drogolin"/>
          <w:sz w:val="21"/>
          <w:szCs w:val="21"/>
          <w:rtl/>
        </w:rPr>
        <w:t xml:space="preserve"> </w:t>
      </w:r>
      <w:r w:rsidR="006650A6" w:rsidRPr="006650A6">
        <w:rPr>
          <w:rFonts w:cs="Guttman Drogolin" w:hint="cs"/>
          <w:sz w:val="21"/>
          <w:szCs w:val="21"/>
          <w:rtl/>
        </w:rPr>
        <w:t>שמברך</w:t>
      </w:r>
      <w:r w:rsidR="006650A6" w:rsidRPr="006650A6">
        <w:rPr>
          <w:rFonts w:cs="Guttman Drogolin"/>
          <w:sz w:val="21"/>
          <w:szCs w:val="21"/>
          <w:rtl/>
        </w:rPr>
        <w:t xml:space="preserve"> </w:t>
      </w:r>
      <w:r w:rsidR="006650A6" w:rsidRPr="006650A6">
        <w:rPr>
          <w:rFonts w:cs="Guttman Drogolin" w:hint="cs"/>
          <w:sz w:val="21"/>
          <w:szCs w:val="21"/>
          <w:rtl/>
        </w:rPr>
        <w:t>על</w:t>
      </w:r>
      <w:r w:rsidR="006650A6" w:rsidRPr="006650A6">
        <w:rPr>
          <w:rFonts w:cs="Guttman Drogolin"/>
          <w:sz w:val="21"/>
          <w:szCs w:val="21"/>
          <w:rtl/>
        </w:rPr>
        <w:t xml:space="preserve"> </w:t>
      </w:r>
      <w:r w:rsidR="006650A6" w:rsidRPr="006650A6">
        <w:rPr>
          <w:rFonts w:cs="Guttman Drogolin" w:hint="cs"/>
          <w:sz w:val="21"/>
          <w:szCs w:val="21"/>
          <w:rtl/>
        </w:rPr>
        <w:t>הפירות</w:t>
      </w:r>
      <w:r w:rsidR="006650A6" w:rsidRPr="006650A6">
        <w:rPr>
          <w:rFonts w:cs="Guttman Drogolin"/>
          <w:sz w:val="21"/>
          <w:szCs w:val="21"/>
          <w:rtl/>
        </w:rPr>
        <w:t xml:space="preserve"> </w:t>
      </w:r>
      <w:r w:rsidR="006650A6" w:rsidRPr="006650A6">
        <w:rPr>
          <w:rFonts w:cs="Guttman Drogolin" w:hint="cs"/>
          <w:sz w:val="21"/>
          <w:szCs w:val="21"/>
          <w:rtl/>
        </w:rPr>
        <w:t>או</w:t>
      </w:r>
      <w:r w:rsidR="006650A6" w:rsidRPr="006650A6">
        <w:rPr>
          <w:rFonts w:cs="Guttman Drogolin"/>
          <w:sz w:val="21"/>
          <w:szCs w:val="21"/>
          <w:rtl/>
        </w:rPr>
        <w:t xml:space="preserve"> </w:t>
      </w:r>
      <w:r w:rsidR="006650A6" w:rsidRPr="006650A6">
        <w:rPr>
          <w:rFonts w:cs="Guttman Drogolin" w:hint="cs"/>
          <w:sz w:val="21"/>
          <w:szCs w:val="21"/>
          <w:rtl/>
        </w:rPr>
        <w:t>על</w:t>
      </w:r>
      <w:r w:rsidR="006650A6" w:rsidRPr="006650A6">
        <w:rPr>
          <w:rFonts w:cs="Guttman Drogolin"/>
          <w:sz w:val="21"/>
          <w:szCs w:val="21"/>
          <w:rtl/>
        </w:rPr>
        <w:t xml:space="preserve"> </w:t>
      </w:r>
      <w:r w:rsidR="006650A6" w:rsidRPr="006650A6">
        <w:rPr>
          <w:rFonts w:cs="Guttman Drogolin" w:hint="cs"/>
          <w:sz w:val="21"/>
          <w:szCs w:val="21"/>
          <w:rtl/>
        </w:rPr>
        <w:t>המצות</w:t>
      </w:r>
      <w:r w:rsidR="006650A6" w:rsidRPr="006650A6">
        <w:rPr>
          <w:rFonts w:cs="Guttman Drogolin"/>
          <w:sz w:val="21"/>
          <w:szCs w:val="21"/>
          <w:rtl/>
        </w:rPr>
        <w:t xml:space="preserve"> </w:t>
      </w:r>
      <w:r w:rsidR="006650A6" w:rsidRPr="006650A6">
        <w:rPr>
          <w:rFonts w:cs="Guttman Drogolin" w:hint="cs"/>
          <w:sz w:val="21"/>
          <w:szCs w:val="21"/>
          <w:rtl/>
        </w:rPr>
        <w:t>השגורות</w:t>
      </w:r>
      <w:r w:rsidR="006650A6" w:rsidRPr="006650A6">
        <w:rPr>
          <w:rFonts w:cs="Guttman Drogolin"/>
          <w:sz w:val="21"/>
          <w:szCs w:val="21"/>
          <w:rtl/>
        </w:rPr>
        <w:t xml:space="preserve"> </w:t>
      </w:r>
      <w:r w:rsidR="006650A6" w:rsidRPr="006650A6">
        <w:rPr>
          <w:rFonts w:cs="Guttman Drogolin" w:hint="cs"/>
          <w:sz w:val="21"/>
          <w:szCs w:val="21"/>
          <w:rtl/>
        </w:rPr>
        <w:t>בפי</w:t>
      </w:r>
      <w:r w:rsidR="006650A6" w:rsidRPr="006650A6">
        <w:rPr>
          <w:rFonts w:cs="Guttman Drogolin"/>
          <w:sz w:val="21"/>
          <w:szCs w:val="21"/>
          <w:rtl/>
        </w:rPr>
        <w:t xml:space="preserve"> </w:t>
      </w:r>
      <w:r w:rsidR="006650A6" w:rsidRPr="006650A6">
        <w:rPr>
          <w:rFonts w:cs="Guttman Drogolin" w:hint="cs"/>
          <w:sz w:val="21"/>
          <w:szCs w:val="21"/>
          <w:rtl/>
        </w:rPr>
        <w:t>כל</w:t>
      </w:r>
      <w:r w:rsidR="006650A6" w:rsidRPr="006650A6">
        <w:rPr>
          <w:rFonts w:cs="Guttman Drogolin"/>
          <w:sz w:val="21"/>
          <w:szCs w:val="21"/>
          <w:rtl/>
        </w:rPr>
        <w:t xml:space="preserve"> </w:t>
      </w:r>
      <w:r w:rsidR="006650A6" w:rsidRPr="006650A6">
        <w:rPr>
          <w:rFonts w:cs="Guttman Drogolin" w:hint="cs"/>
          <w:sz w:val="21"/>
          <w:szCs w:val="21"/>
          <w:rtl/>
        </w:rPr>
        <w:t>אדם</w:t>
      </w:r>
      <w:r w:rsidR="006650A6" w:rsidRPr="006650A6">
        <w:rPr>
          <w:rFonts w:cs="Guttman Drogolin"/>
          <w:sz w:val="21"/>
          <w:szCs w:val="21"/>
          <w:rtl/>
        </w:rPr>
        <w:t xml:space="preserve"> </w:t>
      </w:r>
      <w:proofErr w:type="spellStart"/>
      <w:r w:rsidR="006650A6" w:rsidRPr="006650A6">
        <w:rPr>
          <w:rFonts w:cs="Guttman Drogolin" w:hint="cs"/>
          <w:sz w:val="21"/>
          <w:szCs w:val="21"/>
          <w:rtl/>
        </w:rPr>
        <w:t>יכוין</w:t>
      </w:r>
      <w:proofErr w:type="spellEnd"/>
      <w:r w:rsidR="006650A6" w:rsidRPr="006650A6">
        <w:rPr>
          <w:rFonts w:cs="Guttman Drogolin"/>
          <w:sz w:val="21"/>
          <w:szCs w:val="21"/>
          <w:rtl/>
        </w:rPr>
        <w:t xml:space="preserve"> </w:t>
      </w:r>
      <w:r w:rsidR="006650A6" w:rsidRPr="006650A6">
        <w:rPr>
          <w:rFonts w:cs="Guttman Drogolin" w:hint="cs"/>
          <w:sz w:val="21"/>
          <w:szCs w:val="21"/>
          <w:rtl/>
        </w:rPr>
        <w:t>לבו</w:t>
      </w:r>
      <w:r w:rsidR="006650A6" w:rsidRPr="006650A6">
        <w:rPr>
          <w:rFonts w:cs="Guttman Drogolin"/>
          <w:sz w:val="21"/>
          <w:szCs w:val="21"/>
          <w:rtl/>
        </w:rPr>
        <w:t xml:space="preserve"> </w:t>
      </w:r>
      <w:r w:rsidR="006650A6" w:rsidRPr="006650A6">
        <w:rPr>
          <w:rFonts w:cs="Guttman Drogolin" w:hint="cs"/>
          <w:sz w:val="21"/>
          <w:szCs w:val="21"/>
          <w:rtl/>
        </w:rPr>
        <w:t>לשם</w:t>
      </w:r>
      <w:r w:rsidR="006650A6" w:rsidRPr="006650A6">
        <w:rPr>
          <w:rFonts w:cs="Guttman Drogolin"/>
          <w:sz w:val="21"/>
          <w:szCs w:val="21"/>
          <w:rtl/>
        </w:rPr>
        <w:t xml:space="preserve"> </w:t>
      </w:r>
      <w:r w:rsidR="006650A6" w:rsidRPr="006650A6">
        <w:rPr>
          <w:rFonts w:cs="Guttman Drogolin" w:hint="cs"/>
          <w:sz w:val="21"/>
          <w:szCs w:val="21"/>
          <w:rtl/>
        </w:rPr>
        <w:t>בוראו</w:t>
      </w:r>
      <w:r w:rsidR="006650A6" w:rsidRPr="006650A6">
        <w:rPr>
          <w:rFonts w:cs="Guttman Drogolin"/>
          <w:sz w:val="21"/>
          <w:szCs w:val="21"/>
          <w:rtl/>
        </w:rPr>
        <w:t xml:space="preserve"> </w:t>
      </w:r>
      <w:r w:rsidR="006650A6" w:rsidRPr="006650A6">
        <w:rPr>
          <w:rFonts w:cs="Guttman Drogolin" w:hint="cs"/>
          <w:sz w:val="21"/>
          <w:szCs w:val="21"/>
          <w:rtl/>
        </w:rPr>
        <w:t>אשר</w:t>
      </w:r>
      <w:r w:rsidR="006650A6" w:rsidRPr="006650A6">
        <w:rPr>
          <w:rFonts w:cs="Guttman Drogolin"/>
          <w:sz w:val="21"/>
          <w:szCs w:val="21"/>
          <w:rtl/>
        </w:rPr>
        <w:t xml:space="preserve"> </w:t>
      </w:r>
      <w:r w:rsidR="006650A6" w:rsidRPr="006650A6">
        <w:rPr>
          <w:rFonts w:cs="Guttman Drogolin" w:hint="cs"/>
          <w:sz w:val="21"/>
          <w:szCs w:val="21"/>
          <w:rtl/>
        </w:rPr>
        <w:t>הפליא</w:t>
      </w:r>
      <w:r w:rsidR="006650A6" w:rsidRPr="006650A6">
        <w:rPr>
          <w:rFonts w:cs="Guttman Drogolin"/>
          <w:sz w:val="21"/>
          <w:szCs w:val="21"/>
          <w:rtl/>
        </w:rPr>
        <w:t xml:space="preserve"> </w:t>
      </w:r>
      <w:r w:rsidR="006650A6" w:rsidRPr="006650A6">
        <w:rPr>
          <w:rFonts w:cs="Guttman Drogolin" w:hint="cs"/>
          <w:sz w:val="21"/>
          <w:szCs w:val="21"/>
          <w:rtl/>
        </w:rPr>
        <w:t>חסדו</w:t>
      </w:r>
      <w:r w:rsidR="006650A6" w:rsidRPr="006650A6">
        <w:rPr>
          <w:rFonts w:cs="Guttman Drogolin"/>
          <w:sz w:val="21"/>
          <w:szCs w:val="21"/>
          <w:rtl/>
        </w:rPr>
        <w:t xml:space="preserve"> </w:t>
      </w:r>
      <w:r w:rsidR="006650A6" w:rsidRPr="006650A6">
        <w:rPr>
          <w:rFonts w:cs="Guttman Drogolin" w:hint="cs"/>
          <w:sz w:val="21"/>
          <w:szCs w:val="21"/>
          <w:rtl/>
        </w:rPr>
        <w:t>עמו</w:t>
      </w:r>
      <w:r w:rsidR="006650A6" w:rsidRPr="006650A6">
        <w:rPr>
          <w:rFonts w:cs="Guttman Drogolin"/>
          <w:sz w:val="21"/>
          <w:szCs w:val="21"/>
          <w:rtl/>
        </w:rPr>
        <w:t xml:space="preserve"> </w:t>
      </w:r>
      <w:r w:rsidR="006650A6" w:rsidRPr="006650A6">
        <w:rPr>
          <w:rFonts w:cs="Guttman Drogolin" w:hint="cs"/>
          <w:sz w:val="21"/>
          <w:szCs w:val="21"/>
          <w:rtl/>
        </w:rPr>
        <w:t>ונתן</w:t>
      </w:r>
      <w:r w:rsidR="006650A6" w:rsidRPr="006650A6">
        <w:rPr>
          <w:rFonts w:cs="Guttman Drogolin"/>
          <w:sz w:val="21"/>
          <w:szCs w:val="21"/>
          <w:rtl/>
        </w:rPr>
        <w:t xml:space="preserve"> </w:t>
      </w:r>
      <w:r w:rsidR="006650A6" w:rsidRPr="006650A6">
        <w:rPr>
          <w:rFonts w:cs="Guttman Drogolin" w:hint="cs"/>
          <w:sz w:val="21"/>
          <w:szCs w:val="21"/>
          <w:rtl/>
        </w:rPr>
        <w:t>לו</w:t>
      </w:r>
      <w:r w:rsidR="006650A6" w:rsidRPr="006650A6">
        <w:rPr>
          <w:rFonts w:cs="Guttman Drogolin"/>
          <w:sz w:val="21"/>
          <w:szCs w:val="21"/>
          <w:rtl/>
        </w:rPr>
        <w:t xml:space="preserve"> </w:t>
      </w:r>
      <w:r w:rsidR="006650A6" w:rsidRPr="006650A6">
        <w:rPr>
          <w:rFonts w:cs="Guttman Drogolin" w:hint="cs"/>
          <w:sz w:val="21"/>
          <w:szCs w:val="21"/>
          <w:rtl/>
        </w:rPr>
        <w:t>הפירות</w:t>
      </w:r>
      <w:r w:rsidR="006650A6" w:rsidRPr="006650A6">
        <w:rPr>
          <w:rFonts w:cs="Guttman Drogolin"/>
          <w:sz w:val="21"/>
          <w:szCs w:val="21"/>
          <w:rtl/>
        </w:rPr>
        <w:t xml:space="preserve"> </w:t>
      </w:r>
      <w:r w:rsidR="006650A6" w:rsidRPr="006650A6">
        <w:rPr>
          <w:rFonts w:cs="Guttman Drogolin" w:hint="cs"/>
          <w:sz w:val="21"/>
          <w:szCs w:val="21"/>
          <w:rtl/>
        </w:rPr>
        <w:t>או</w:t>
      </w:r>
      <w:r w:rsidR="006650A6" w:rsidRPr="006650A6">
        <w:rPr>
          <w:rFonts w:cs="Guttman Drogolin"/>
          <w:sz w:val="21"/>
          <w:szCs w:val="21"/>
          <w:rtl/>
        </w:rPr>
        <w:t xml:space="preserve"> </w:t>
      </w:r>
      <w:r w:rsidR="006650A6" w:rsidRPr="006650A6">
        <w:rPr>
          <w:rFonts w:cs="Guttman Drogolin" w:hint="cs"/>
          <w:sz w:val="21"/>
          <w:szCs w:val="21"/>
          <w:rtl/>
        </w:rPr>
        <w:t>הלחם</w:t>
      </w:r>
      <w:r w:rsidR="006650A6" w:rsidRPr="006650A6">
        <w:rPr>
          <w:rFonts w:cs="Guttman Drogolin"/>
          <w:sz w:val="21"/>
          <w:szCs w:val="21"/>
          <w:rtl/>
        </w:rPr>
        <w:t xml:space="preserve"> </w:t>
      </w:r>
      <w:proofErr w:type="spellStart"/>
      <w:r w:rsidR="006650A6" w:rsidRPr="006650A6">
        <w:rPr>
          <w:rFonts w:cs="Guttman Drogolin" w:hint="cs"/>
          <w:sz w:val="21"/>
          <w:szCs w:val="21"/>
          <w:rtl/>
        </w:rPr>
        <w:t>להנות</w:t>
      </w:r>
      <w:proofErr w:type="spellEnd"/>
      <w:r w:rsidR="006650A6" w:rsidRPr="006650A6">
        <w:rPr>
          <w:rFonts w:cs="Guttman Drogolin"/>
          <w:sz w:val="21"/>
          <w:szCs w:val="21"/>
          <w:rtl/>
        </w:rPr>
        <w:t xml:space="preserve"> </w:t>
      </w:r>
      <w:r w:rsidR="006650A6" w:rsidRPr="006650A6">
        <w:rPr>
          <w:rFonts w:cs="Guttman Drogolin" w:hint="cs"/>
          <w:sz w:val="21"/>
          <w:szCs w:val="21"/>
          <w:rtl/>
        </w:rPr>
        <w:t>מהם</w:t>
      </w:r>
      <w:r w:rsidR="006650A6" w:rsidRPr="006650A6">
        <w:rPr>
          <w:rFonts w:cs="Guttman Drogolin"/>
          <w:sz w:val="21"/>
          <w:szCs w:val="21"/>
          <w:rtl/>
        </w:rPr>
        <w:t xml:space="preserve"> </w:t>
      </w:r>
      <w:proofErr w:type="spellStart"/>
      <w:r w:rsidR="006650A6" w:rsidRPr="006650A6">
        <w:rPr>
          <w:rFonts w:cs="Guttman Drogolin" w:hint="cs"/>
          <w:sz w:val="21"/>
          <w:szCs w:val="21"/>
          <w:rtl/>
        </w:rPr>
        <w:t>וציוהו</w:t>
      </w:r>
      <w:proofErr w:type="spellEnd"/>
      <w:r w:rsidR="006650A6" w:rsidRPr="006650A6">
        <w:rPr>
          <w:rFonts w:cs="Guttman Drogolin"/>
          <w:sz w:val="21"/>
          <w:szCs w:val="21"/>
          <w:rtl/>
        </w:rPr>
        <w:t xml:space="preserve"> </w:t>
      </w:r>
      <w:r w:rsidR="006650A6" w:rsidRPr="006650A6">
        <w:rPr>
          <w:rFonts w:cs="Guttman Drogolin" w:hint="cs"/>
          <w:sz w:val="21"/>
          <w:szCs w:val="21"/>
          <w:rtl/>
        </w:rPr>
        <w:t>על</w:t>
      </w:r>
      <w:r w:rsidR="006650A6" w:rsidRPr="006650A6">
        <w:rPr>
          <w:rFonts w:cs="Guttman Drogolin"/>
          <w:sz w:val="21"/>
          <w:szCs w:val="21"/>
          <w:rtl/>
        </w:rPr>
        <w:t xml:space="preserve"> </w:t>
      </w:r>
      <w:r w:rsidR="006650A6" w:rsidRPr="006650A6">
        <w:rPr>
          <w:rFonts w:cs="Guttman Drogolin" w:hint="cs"/>
          <w:sz w:val="21"/>
          <w:szCs w:val="21"/>
          <w:rtl/>
        </w:rPr>
        <w:t>המצות</w:t>
      </w:r>
      <w:r w:rsidR="006650A6" w:rsidRPr="006650A6">
        <w:rPr>
          <w:rFonts w:cs="Guttman Drogolin"/>
          <w:sz w:val="21"/>
          <w:szCs w:val="21"/>
          <w:rtl/>
        </w:rPr>
        <w:t xml:space="preserve"> </w:t>
      </w:r>
      <w:r w:rsidR="006650A6" w:rsidRPr="006650A6">
        <w:rPr>
          <w:rFonts w:cs="Guttman Drogolin" w:hint="cs"/>
          <w:sz w:val="21"/>
          <w:szCs w:val="21"/>
          <w:rtl/>
        </w:rPr>
        <w:t>ולא</w:t>
      </w:r>
      <w:r w:rsidR="006650A6" w:rsidRPr="006650A6">
        <w:rPr>
          <w:rFonts w:cs="Guttman Drogolin"/>
          <w:sz w:val="21"/>
          <w:szCs w:val="21"/>
          <w:rtl/>
        </w:rPr>
        <w:t xml:space="preserve"> </w:t>
      </w:r>
      <w:r w:rsidR="006650A6" w:rsidRPr="006650A6">
        <w:rPr>
          <w:rFonts w:cs="Guttman Drogolin" w:hint="cs"/>
          <w:sz w:val="21"/>
          <w:szCs w:val="21"/>
          <w:rtl/>
        </w:rPr>
        <w:t>יעשה</w:t>
      </w:r>
      <w:r w:rsidR="006650A6" w:rsidRPr="006650A6">
        <w:rPr>
          <w:rFonts w:cs="Guttman Drogolin"/>
          <w:sz w:val="21"/>
          <w:szCs w:val="21"/>
          <w:rtl/>
        </w:rPr>
        <w:t xml:space="preserve"> </w:t>
      </w:r>
      <w:r w:rsidR="006650A6" w:rsidRPr="006650A6">
        <w:rPr>
          <w:rFonts w:cs="Guttman Drogolin" w:hint="cs"/>
          <w:sz w:val="21"/>
          <w:szCs w:val="21"/>
          <w:rtl/>
        </w:rPr>
        <w:t>כאדם</w:t>
      </w:r>
      <w:r w:rsidR="006650A6" w:rsidRPr="006650A6">
        <w:rPr>
          <w:rFonts w:cs="Guttman Drogolin"/>
          <w:sz w:val="21"/>
          <w:szCs w:val="21"/>
          <w:rtl/>
        </w:rPr>
        <w:t xml:space="preserve"> </w:t>
      </w:r>
      <w:r w:rsidR="006650A6" w:rsidRPr="006650A6">
        <w:rPr>
          <w:rFonts w:cs="Guttman Drogolin" w:hint="cs"/>
          <w:sz w:val="21"/>
          <w:szCs w:val="21"/>
          <w:rtl/>
        </w:rPr>
        <w:t>העושה</w:t>
      </w:r>
      <w:r w:rsidR="006650A6" w:rsidRPr="006650A6">
        <w:rPr>
          <w:rFonts w:cs="Guttman Drogolin"/>
          <w:sz w:val="21"/>
          <w:szCs w:val="21"/>
          <w:rtl/>
        </w:rPr>
        <w:t xml:space="preserve"> </w:t>
      </w:r>
      <w:r w:rsidR="006650A6" w:rsidRPr="006650A6">
        <w:rPr>
          <w:rFonts w:cs="Guttman Drogolin" w:hint="cs"/>
          <w:sz w:val="21"/>
          <w:szCs w:val="21"/>
          <w:rtl/>
        </w:rPr>
        <w:t>דבר</w:t>
      </w:r>
      <w:r w:rsidR="006650A6" w:rsidRPr="006650A6">
        <w:rPr>
          <w:rFonts w:cs="Guttman Drogolin"/>
          <w:sz w:val="21"/>
          <w:szCs w:val="21"/>
          <w:rtl/>
        </w:rPr>
        <w:t xml:space="preserve"> </w:t>
      </w:r>
      <w:r w:rsidR="006650A6" w:rsidRPr="006650A6">
        <w:rPr>
          <w:rFonts w:cs="Guttman Drogolin" w:hint="cs"/>
          <w:sz w:val="21"/>
          <w:szCs w:val="21"/>
          <w:rtl/>
        </w:rPr>
        <w:t>במנהג</w:t>
      </w:r>
      <w:r w:rsidR="006650A6" w:rsidRPr="006650A6">
        <w:rPr>
          <w:rFonts w:cs="Guttman Drogolin"/>
          <w:sz w:val="21"/>
          <w:szCs w:val="21"/>
          <w:rtl/>
        </w:rPr>
        <w:t xml:space="preserve"> </w:t>
      </w:r>
      <w:r w:rsidR="006650A6" w:rsidRPr="006650A6">
        <w:rPr>
          <w:rFonts w:cs="Guttman Drogolin" w:hint="cs"/>
          <w:sz w:val="21"/>
          <w:szCs w:val="21"/>
          <w:rtl/>
        </w:rPr>
        <w:t>ומוציא</w:t>
      </w:r>
      <w:r w:rsidR="006650A6" w:rsidRPr="006650A6">
        <w:rPr>
          <w:rFonts w:cs="Guttman Drogolin"/>
          <w:sz w:val="21"/>
          <w:szCs w:val="21"/>
          <w:rtl/>
        </w:rPr>
        <w:t xml:space="preserve"> </w:t>
      </w:r>
      <w:r w:rsidR="006650A6" w:rsidRPr="006650A6">
        <w:rPr>
          <w:rFonts w:cs="Guttman Drogolin" w:hint="cs"/>
          <w:sz w:val="21"/>
          <w:szCs w:val="21"/>
          <w:rtl/>
        </w:rPr>
        <w:t>דברים</w:t>
      </w:r>
      <w:r w:rsidR="006650A6" w:rsidRPr="006650A6">
        <w:rPr>
          <w:rFonts w:cs="Guttman Drogolin"/>
          <w:sz w:val="21"/>
          <w:szCs w:val="21"/>
          <w:rtl/>
        </w:rPr>
        <w:t xml:space="preserve"> </w:t>
      </w:r>
      <w:r w:rsidR="006650A6" w:rsidRPr="006650A6">
        <w:rPr>
          <w:rFonts w:cs="Guttman Drogolin" w:hint="cs"/>
          <w:sz w:val="21"/>
          <w:szCs w:val="21"/>
          <w:rtl/>
        </w:rPr>
        <w:t>מפיו</w:t>
      </w:r>
      <w:r w:rsidR="006650A6" w:rsidRPr="006650A6">
        <w:rPr>
          <w:rFonts w:cs="Guttman Drogolin"/>
          <w:sz w:val="21"/>
          <w:szCs w:val="21"/>
          <w:rtl/>
        </w:rPr>
        <w:t xml:space="preserve"> </w:t>
      </w:r>
      <w:r w:rsidR="006650A6" w:rsidRPr="006650A6">
        <w:rPr>
          <w:rFonts w:cs="Guttman Drogolin" w:hint="cs"/>
          <w:sz w:val="21"/>
          <w:szCs w:val="21"/>
          <w:rtl/>
        </w:rPr>
        <w:t>בלא</w:t>
      </w:r>
      <w:r w:rsidR="006650A6" w:rsidRPr="006650A6">
        <w:rPr>
          <w:rFonts w:cs="Guttman Drogolin"/>
          <w:sz w:val="21"/>
          <w:szCs w:val="21"/>
          <w:rtl/>
        </w:rPr>
        <w:t xml:space="preserve"> </w:t>
      </w:r>
      <w:r w:rsidR="006650A6" w:rsidRPr="006650A6">
        <w:rPr>
          <w:rFonts w:cs="Guttman Drogolin" w:hint="cs"/>
          <w:sz w:val="21"/>
          <w:szCs w:val="21"/>
          <w:rtl/>
        </w:rPr>
        <w:t>הגיון</w:t>
      </w:r>
      <w:r w:rsidR="006650A6" w:rsidRPr="006650A6">
        <w:rPr>
          <w:rFonts w:cs="Guttman Drogolin"/>
          <w:sz w:val="21"/>
          <w:szCs w:val="21"/>
          <w:rtl/>
        </w:rPr>
        <w:t xml:space="preserve"> </w:t>
      </w:r>
      <w:r w:rsidR="006650A6" w:rsidRPr="006650A6">
        <w:rPr>
          <w:rFonts w:cs="Guttman Drogolin" w:hint="cs"/>
          <w:sz w:val="21"/>
          <w:szCs w:val="21"/>
          <w:rtl/>
        </w:rPr>
        <w:t>הלב</w:t>
      </w:r>
      <w:r w:rsidR="006650A6" w:rsidRPr="006650A6">
        <w:rPr>
          <w:rFonts w:cs="Guttman Drogolin"/>
          <w:sz w:val="21"/>
          <w:szCs w:val="21"/>
          <w:rtl/>
        </w:rPr>
        <w:t xml:space="preserve"> </w:t>
      </w:r>
      <w:r w:rsidR="006650A6" w:rsidRPr="006650A6">
        <w:rPr>
          <w:rFonts w:cs="Guttman Drogolin" w:hint="cs"/>
          <w:sz w:val="21"/>
          <w:szCs w:val="21"/>
          <w:rtl/>
        </w:rPr>
        <w:t>ועל</w:t>
      </w:r>
      <w:r w:rsidR="006650A6" w:rsidRPr="006650A6">
        <w:rPr>
          <w:rFonts w:cs="Guttman Drogolin"/>
          <w:sz w:val="21"/>
          <w:szCs w:val="21"/>
          <w:rtl/>
        </w:rPr>
        <w:t xml:space="preserve"> </w:t>
      </w:r>
      <w:r w:rsidR="006650A6" w:rsidRPr="006650A6">
        <w:rPr>
          <w:rFonts w:cs="Guttman Drogolin" w:hint="cs"/>
          <w:sz w:val="21"/>
          <w:szCs w:val="21"/>
          <w:rtl/>
        </w:rPr>
        <w:t>דבר</w:t>
      </w:r>
      <w:r w:rsidR="006650A6" w:rsidRPr="006650A6">
        <w:rPr>
          <w:rFonts w:cs="Guttman Drogolin"/>
          <w:sz w:val="21"/>
          <w:szCs w:val="21"/>
          <w:rtl/>
        </w:rPr>
        <w:t xml:space="preserve"> </w:t>
      </w:r>
      <w:r w:rsidR="006650A6" w:rsidRPr="006650A6">
        <w:rPr>
          <w:rFonts w:cs="Guttman Drogolin" w:hint="cs"/>
          <w:sz w:val="21"/>
          <w:szCs w:val="21"/>
          <w:rtl/>
        </w:rPr>
        <w:t>זה</w:t>
      </w:r>
      <w:r w:rsidR="006650A6" w:rsidRPr="006650A6">
        <w:rPr>
          <w:rFonts w:cs="Guttman Drogolin"/>
          <w:sz w:val="21"/>
          <w:szCs w:val="21"/>
          <w:rtl/>
        </w:rPr>
        <w:t xml:space="preserve"> </w:t>
      </w:r>
      <w:r w:rsidR="006650A6" w:rsidRPr="006650A6">
        <w:rPr>
          <w:rFonts w:cs="Guttman Drogolin" w:hint="cs"/>
          <w:sz w:val="21"/>
          <w:szCs w:val="21"/>
          <w:rtl/>
        </w:rPr>
        <w:t>חרה</w:t>
      </w:r>
      <w:r w:rsidR="006650A6" w:rsidRPr="006650A6">
        <w:rPr>
          <w:rFonts w:cs="Guttman Drogolin"/>
          <w:sz w:val="21"/>
          <w:szCs w:val="21"/>
          <w:rtl/>
        </w:rPr>
        <w:t xml:space="preserve"> </w:t>
      </w:r>
      <w:r w:rsidR="006650A6" w:rsidRPr="006650A6">
        <w:rPr>
          <w:rFonts w:cs="Guttman Drogolin" w:hint="cs"/>
          <w:sz w:val="21"/>
          <w:szCs w:val="21"/>
          <w:rtl/>
        </w:rPr>
        <w:t>אף</w:t>
      </w:r>
      <w:r w:rsidR="006650A6" w:rsidRPr="006650A6">
        <w:rPr>
          <w:rFonts w:cs="Guttman Drogolin"/>
          <w:sz w:val="21"/>
          <w:szCs w:val="21"/>
          <w:rtl/>
        </w:rPr>
        <w:t xml:space="preserve"> </w:t>
      </w:r>
      <w:r w:rsidR="006650A6" w:rsidRPr="006650A6">
        <w:rPr>
          <w:rFonts w:cs="Guttman Drogolin" w:hint="cs"/>
          <w:sz w:val="21"/>
          <w:szCs w:val="21"/>
          <w:rtl/>
        </w:rPr>
        <w:t>ה</w:t>
      </w:r>
      <w:r w:rsidR="006650A6" w:rsidRPr="006650A6">
        <w:rPr>
          <w:rFonts w:cs="Guttman Drogolin"/>
          <w:sz w:val="21"/>
          <w:szCs w:val="21"/>
          <w:rtl/>
        </w:rPr>
        <w:t xml:space="preserve">' </w:t>
      </w:r>
      <w:r w:rsidR="006650A6" w:rsidRPr="006650A6">
        <w:rPr>
          <w:rFonts w:cs="Guttman Drogolin" w:hint="cs"/>
          <w:sz w:val="21"/>
          <w:szCs w:val="21"/>
          <w:rtl/>
        </w:rPr>
        <w:t>בעמו</w:t>
      </w:r>
      <w:r w:rsidR="006650A6" w:rsidRPr="006650A6">
        <w:rPr>
          <w:rFonts w:cs="Guttman Drogolin"/>
          <w:sz w:val="21"/>
          <w:szCs w:val="21"/>
          <w:rtl/>
        </w:rPr>
        <w:t xml:space="preserve"> </w:t>
      </w:r>
      <w:r w:rsidR="006650A6" w:rsidRPr="006650A6">
        <w:rPr>
          <w:rFonts w:cs="Guttman Drogolin" w:hint="cs"/>
          <w:sz w:val="21"/>
          <w:szCs w:val="21"/>
          <w:rtl/>
        </w:rPr>
        <w:t>ושלח</w:t>
      </w:r>
      <w:r w:rsidR="006650A6" w:rsidRPr="006650A6">
        <w:rPr>
          <w:rFonts w:cs="Guttman Drogolin"/>
          <w:sz w:val="21"/>
          <w:szCs w:val="21"/>
          <w:rtl/>
        </w:rPr>
        <w:t xml:space="preserve"> </w:t>
      </w:r>
      <w:r w:rsidR="006650A6" w:rsidRPr="006650A6">
        <w:rPr>
          <w:rFonts w:cs="Guttman Drogolin" w:hint="cs"/>
          <w:sz w:val="21"/>
          <w:szCs w:val="21"/>
          <w:rtl/>
        </w:rPr>
        <w:t>לנו</w:t>
      </w:r>
      <w:r w:rsidR="006650A6" w:rsidRPr="006650A6">
        <w:rPr>
          <w:rFonts w:cs="Guttman Drogolin"/>
          <w:sz w:val="21"/>
          <w:szCs w:val="21"/>
          <w:rtl/>
        </w:rPr>
        <w:t xml:space="preserve"> </w:t>
      </w:r>
      <w:r w:rsidR="006650A6" w:rsidRPr="006650A6">
        <w:rPr>
          <w:rFonts w:cs="Guttman Drogolin" w:hint="cs"/>
          <w:sz w:val="21"/>
          <w:szCs w:val="21"/>
          <w:rtl/>
        </w:rPr>
        <w:t>ביד</w:t>
      </w:r>
      <w:r w:rsidR="006650A6" w:rsidRPr="006650A6">
        <w:rPr>
          <w:rFonts w:cs="Guttman Drogolin"/>
          <w:sz w:val="21"/>
          <w:szCs w:val="21"/>
          <w:rtl/>
        </w:rPr>
        <w:t xml:space="preserve"> </w:t>
      </w:r>
      <w:r w:rsidR="006650A6" w:rsidRPr="006650A6">
        <w:rPr>
          <w:rFonts w:cs="Guttman Drogolin" w:hint="cs"/>
          <w:sz w:val="21"/>
          <w:szCs w:val="21"/>
          <w:rtl/>
        </w:rPr>
        <w:t>ישעיה</w:t>
      </w:r>
      <w:r w:rsidR="006650A6" w:rsidRPr="006650A6">
        <w:rPr>
          <w:rFonts w:cs="Guttman Drogolin"/>
          <w:sz w:val="21"/>
          <w:szCs w:val="21"/>
          <w:rtl/>
        </w:rPr>
        <w:t xml:space="preserve"> </w:t>
      </w:r>
      <w:r w:rsidR="006650A6" w:rsidRPr="006650A6">
        <w:rPr>
          <w:rFonts w:cs="Guttman Drogolin" w:hint="cs"/>
          <w:sz w:val="21"/>
          <w:szCs w:val="21"/>
          <w:rtl/>
        </w:rPr>
        <w:t>ואמר</w:t>
      </w:r>
      <w:r w:rsidR="006650A6" w:rsidRPr="006650A6">
        <w:rPr>
          <w:rFonts w:cs="Guttman Drogolin"/>
          <w:sz w:val="21"/>
          <w:szCs w:val="21"/>
          <w:rtl/>
        </w:rPr>
        <w:t xml:space="preserve"> </w:t>
      </w:r>
      <w:r w:rsidR="006650A6" w:rsidRPr="006650A6">
        <w:rPr>
          <w:rFonts w:cs="Guttman Drogolin" w:hint="cs"/>
          <w:sz w:val="21"/>
          <w:szCs w:val="21"/>
          <w:rtl/>
        </w:rPr>
        <w:t>יען</w:t>
      </w:r>
      <w:r w:rsidR="006650A6" w:rsidRPr="006650A6">
        <w:rPr>
          <w:rFonts w:cs="Guttman Drogolin"/>
          <w:sz w:val="21"/>
          <w:szCs w:val="21"/>
          <w:rtl/>
        </w:rPr>
        <w:t xml:space="preserve"> </w:t>
      </w:r>
      <w:r w:rsidR="006650A6" w:rsidRPr="006650A6">
        <w:rPr>
          <w:rFonts w:cs="Guttman Drogolin" w:hint="cs"/>
          <w:sz w:val="21"/>
          <w:szCs w:val="21"/>
          <w:rtl/>
        </w:rPr>
        <w:t>כי</w:t>
      </w:r>
      <w:r w:rsidR="006650A6" w:rsidRPr="006650A6">
        <w:rPr>
          <w:rFonts w:cs="Guttman Drogolin"/>
          <w:sz w:val="21"/>
          <w:szCs w:val="21"/>
          <w:rtl/>
        </w:rPr>
        <w:t xml:space="preserve"> </w:t>
      </w:r>
      <w:r w:rsidR="006650A6" w:rsidRPr="006650A6">
        <w:rPr>
          <w:rFonts w:cs="Guttman Drogolin" w:hint="cs"/>
          <w:sz w:val="21"/>
          <w:szCs w:val="21"/>
          <w:rtl/>
        </w:rPr>
        <w:t>ניגש</w:t>
      </w:r>
      <w:r w:rsidR="006650A6" w:rsidRPr="006650A6">
        <w:rPr>
          <w:rFonts w:cs="Guttman Drogolin"/>
          <w:sz w:val="21"/>
          <w:szCs w:val="21"/>
          <w:rtl/>
        </w:rPr>
        <w:t xml:space="preserve"> </w:t>
      </w:r>
      <w:r w:rsidR="006650A6" w:rsidRPr="006650A6">
        <w:rPr>
          <w:rFonts w:cs="Guttman Drogolin" w:hint="cs"/>
          <w:sz w:val="21"/>
          <w:szCs w:val="21"/>
          <w:rtl/>
        </w:rPr>
        <w:t>העם</w:t>
      </w:r>
      <w:r w:rsidR="006650A6" w:rsidRPr="006650A6">
        <w:rPr>
          <w:rFonts w:cs="Guttman Drogolin"/>
          <w:sz w:val="21"/>
          <w:szCs w:val="21"/>
          <w:rtl/>
        </w:rPr>
        <w:t xml:space="preserve"> </w:t>
      </w:r>
      <w:r w:rsidR="006650A6" w:rsidRPr="006650A6">
        <w:rPr>
          <w:rFonts w:cs="Guttman Drogolin" w:hint="cs"/>
          <w:sz w:val="21"/>
          <w:szCs w:val="21"/>
          <w:rtl/>
        </w:rPr>
        <w:t>הזה</w:t>
      </w:r>
      <w:r w:rsidR="006650A6" w:rsidRPr="006650A6">
        <w:rPr>
          <w:rFonts w:cs="Guttman Drogolin"/>
          <w:sz w:val="21"/>
          <w:szCs w:val="21"/>
          <w:rtl/>
        </w:rPr>
        <w:t xml:space="preserve"> </w:t>
      </w:r>
      <w:r w:rsidR="006650A6" w:rsidRPr="006650A6">
        <w:rPr>
          <w:rFonts w:cs="Guttman Drogolin" w:hint="cs"/>
          <w:sz w:val="21"/>
          <w:szCs w:val="21"/>
          <w:rtl/>
        </w:rPr>
        <w:t>בפיו</w:t>
      </w:r>
      <w:r w:rsidR="006650A6" w:rsidRPr="006650A6">
        <w:rPr>
          <w:rFonts w:cs="Guttman Drogolin"/>
          <w:sz w:val="21"/>
          <w:szCs w:val="21"/>
          <w:rtl/>
        </w:rPr>
        <w:t xml:space="preserve"> </w:t>
      </w:r>
      <w:r w:rsidR="006650A6" w:rsidRPr="006650A6">
        <w:rPr>
          <w:rFonts w:cs="Guttman Drogolin" w:hint="cs"/>
          <w:sz w:val="21"/>
          <w:szCs w:val="21"/>
          <w:rtl/>
        </w:rPr>
        <w:t>ובשפתיו</w:t>
      </w:r>
      <w:r w:rsidR="006650A6" w:rsidRPr="006650A6">
        <w:rPr>
          <w:rFonts w:cs="Guttman Drogolin"/>
          <w:sz w:val="21"/>
          <w:szCs w:val="21"/>
          <w:rtl/>
        </w:rPr>
        <w:t xml:space="preserve"> </w:t>
      </w:r>
      <w:r w:rsidR="006650A6" w:rsidRPr="006650A6">
        <w:rPr>
          <w:rFonts w:cs="Guttman Drogolin" w:hint="cs"/>
          <w:sz w:val="21"/>
          <w:szCs w:val="21"/>
          <w:rtl/>
        </w:rPr>
        <w:t>כבדוני</w:t>
      </w:r>
      <w:r w:rsidR="006650A6" w:rsidRPr="006650A6">
        <w:rPr>
          <w:rFonts w:cs="Guttman Drogolin"/>
          <w:sz w:val="21"/>
          <w:szCs w:val="21"/>
          <w:rtl/>
        </w:rPr>
        <w:t xml:space="preserve"> </w:t>
      </w:r>
      <w:r w:rsidR="006650A6" w:rsidRPr="006650A6">
        <w:rPr>
          <w:rFonts w:cs="Guttman Drogolin" w:hint="cs"/>
          <w:sz w:val="21"/>
          <w:szCs w:val="21"/>
          <w:rtl/>
        </w:rPr>
        <w:t>ולבו</w:t>
      </w:r>
      <w:r w:rsidR="006650A6" w:rsidRPr="006650A6">
        <w:rPr>
          <w:rFonts w:cs="Guttman Drogolin"/>
          <w:sz w:val="21"/>
          <w:szCs w:val="21"/>
          <w:rtl/>
        </w:rPr>
        <w:t xml:space="preserve"> </w:t>
      </w:r>
      <w:r w:rsidR="006650A6" w:rsidRPr="006650A6">
        <w:rPr>
          <w:rFonts w:cs="Guttman Drogolin" w:hint="cs"/>
          <w:sz w:val="21"/>
          <w:szCs w:val="21"/>
          <w:rtl/>
        </w:rPr>
        <w:t>רחק</w:t>
      </w:r>
      <w:r w:rsidR="006650A6" w:rsidRPr="006650A6">
        <w:rPr>
          <w:rFonts w:cs="Guttman Drogolin"/>
          <w:sz w:val="21"/>
          <w:szCs w:val="21"/>
          <w:rtl/>
        </w:rPr>
        <w:t xml:space="preserve"> </w:t>
      </w:r>
      <w:r w:rsidR="006650A6" w:rsidRPr="006650A6">
        <w:rPr>
          <w:rFonts w:cs="Guttman Drogolin" w:hint="cs"/>
          <w:sz w:val="21"/>
          <w:szCs w:val="21"/>
          <w:rtl/>
        </w:rPr>
        <w:t>ממני</w:t>
      </w:r>
      <w:r w:rsidR="006650A6" w:rsidRPr="006650A6">
        <w:rPr>
          <w:rFonts w:cs="Guttman Drogolin"/>
          <w:sz w:val="21"/>
          <w:szCs w:val="21"/>
          <w:rtl/>
        </w:rPr>
        <w:t xml:space="preserve"> </w:t>
      </w:r>
      <w:proofErr w:type="spellStart"/>
      <w:r w:rsidR="006650A6" w:rsidRPr="006650A6">
        <w:rPr>
          <w:rFonts w:cs="Guttman Drogolin" w:hint="cs"/>
          <w:sz w:val="21"/>
          <w:szCs w:val="21"/>
          <w:rtl/>
        </w:rPr>
        <w:t>ועי</w:t>
      </w:r>
      <w:r w:rsidR="006650A6" w:rsidRPr="006650A6">
        <w:rPr>
          <w:rFonts w:cs="Guttman Drogolin"/>
          <w:sz w:val="21"/>
          <w:szCs w:val="21"/>
          <w:rtl/>
        </w:rPr>
        <w:t>"</w:t>
      </w:r>
      <w:r w:rsidR="006650A6" w:rsidRPr="006650A6">
        <w:rPr>
          <w:rFonts w:cs="Guttman Drogolin" w:hint="cs"/>
          <w:sz w:val="21"/>
          <w:szCs w:val="21"/>
          <w:rtl/>
        </w:rPr>
        <w:t>ש</w:t>
      </w:r>
      <w:proofErr w:type="spellEnd"/>
      <w:r w:rsidR="006650A6" w:rsidRPr="006650A6">
        <w:rPr>
          <w:rFonts w:cs="Guttman Drogolin"/>
          <w:sz w:val="21"/>
          <w:szCs w:val="21"/>
          <w:rtl/>
        </w:rPr>
        <w:t xml:space="preserve"> </w:t>
      </w:r>
      <w:r w:rsidR="006650A6" w:rsidRPr="006650A6">
        <w:rPr>
          <w:rFonts w:cs="Guttman Drogolin" w:hint="cs"/>
          <w:sz w:val="21"/>
          <w:szCs w:val="21"/>
          <w:rtl/>
        </w:rPr>
        <w:t>עוד</w:t>
      </w:r>
      <w:r w:rsidR="006650A6" w:rsidRPr="006650A6">
        <w:rPr>
          <w:rFonts w:cs="Guttman Drogolin"/>
          <w:sz w:val="21"/>
          <w:szCs w:val="21"/>
          <w:rtl/>
        </w:rPr>
        <w:t xml:space="preserve"> </w:t>
      </w:r>
      <w:r w:rsidR="006650A6" w:rsidRPr="006650A6">
        <w:rPr>
          <w:rFonts w:cs="Guttman Drogolin" w:hint="cs"/>
          <w:sz w:val="21"/>
          <w:szCs w:val="21"/>
          <w:rtl/>
        </w:rPr>
        <w:t>מה</w:t>
      </w:r>
      <w:r w:rsidR="006650A6" w:rsidRPr="006650A6">
        <w:rPr>
          <w:rFonts w:cs="Guttman Drogolin"/>
          <w:sz w:val="21"/>
          <w:szCs w:val="21"/>
          <w:rtl/>
        </w:rPr>
        <w:t xml:space="preserve"> </w:t>
      </w:r>
      <w:r w:rsidR="006650A6" w:rsidRPr="006650A6">
        <w:rPr>
          <w:rFonts w:cs="Guttman Drogolin" w:hint="cs"/>
          <w:sz w:val="21"/>
          <w:szCs w:val="21"/>
          <w:rtl/>
        </w:rPr>
        <w:t>שהאריך</w:t>
      </w:r>
      <w:r w:rsidR="006650A6" w:rsidRPr="006650A6">
        <w:rPr>
          <w:rFonts w:cs="Guttman Drogolin"/>
          <w:sz w:val="21"/>
          <w:szCs w:val="21"/>
          <w:rtl/>
        </w:rPr>
        <w:t xml:space="preserve"> </w:t>
      </w:r>
      <w:r w:rsidR="006650A6" w:rsidRPr="006650A6">
        <w:rPr>
          <w:rFonts w:cs="Guttman Drogolin" w:hint="cs"/>
          <w:sz w:val="21"/>
          <w:szCs w:val="21"/>
          <w:rtl/>
        </w:rPr>
        <w:t>בגודל</w:t>
      </w:r>
      <w:r w:rsidR="006650A6" w:rsidRPr="006650A6">
        <w:rPr>
          <w:rFonts w:cs="Guttman Drogolin"/>
          <w:sz w:val="21"/>
          <w:szCs w:val="21"/>
          <w:rtl/>
        </w:rPr>
        <w:t xml:space="preserve"> </w:t>
      </w:r>
      <w:r w:rsidR="006650A6" w:rsidRPr="006650A6">
        <w:rPr>
          <w:rFonts w:cs="Guttman Drogolin" w:hint="cs"/>
          <w:sz w:val="21"/>
          <w:szCs w:val="21"/>
          <w:rtl/>
        </w:rPr>
        <w:t>העונש</w:t>
      </w:r>
      <w:r w:rsidR="006650A6" w:rsidRPr="006650A6">
        <w:rPr>
          <w:rFonts w:cs="Guttman Drogolin"/>
          <w:sz w:val="21"/>
          <w:szCs w:val="21"/>
          <w:rtl/>
        </w:rPr>
        <w:t xml:space="preserve"> </w:t>
      </w:r>
      <w:r w:rsidR="006650A6" w:rsidRPr="006650A6">
        <w:rPr>
          <w:rFonts w:cs="Guttman Drogolin" w:hint="cs"/>
          <w:sz w:val="21"/>
          <w:szCs w:val="21"/>
          <w:rtl/>
        </w:rPr>
        <w:t>עבור</w:t>
      </w:r>
      <w:r w:rsidR="006650A6" w:rsidRPr="006650A6">
        <w:rPr>
          <w:rFonts w:cs="Guttman Drogolin"/>
          <w:sz w:val="21"/>
          <w:szCs w:val="21"/>
          <w:rtl/>
        </w:rPr>
        <w:t xml:space="preserve"> </w:t>
      </w:r>
      <w:r w:rsidR="006650A6" w:rsidRPr="006650A6">
        <w:rPr>
          <w:rFonts w:cs="Guttman Drogolin" w:hint="cs"/>
          <w:sz w:val="21"/>
          <w:szCs w:val="21"/>
          <w:rtl/>
        </w:rPr>
        <w:t>זה. וכתב בשלטי</w:t>
      </w:r>
      <w:r w:rsidR="006650A6" w:rsidRPr="006650A6">
        <w:rPr>
          <w:rFonts w:cs="Guttman Drogolin"/>
          <w:sz w:val="21"/>
          <w:szCs w:val="21"/>
          <w:rtl/>
        </w:rPr>
        <w:t xml:space="preserve"> </w:t>
      </w:r>
      <w:r w:rsidR="006650A6" w:rsidRPr="006650A6">
        <w:rPr>
          <w:rFonts w:cs="Guttman Drogolin" w:hint="cs"/>
          <w:sz w:val="21"/>
          <w:szCs w:val="21"/>
          <w:rtl/>
        </w:rPr>
        <w:t xml:space="preserve">גיבורים </w:t>
      </w:r>
      <w:proofErr w:type="spellStart"/>
      <w:r w:rsidR="006650A6" w:rsidRPr="002B7F43">
        <w:rPr>
          <w:rFonts w:cs="Guttman Drogolin" w:hint="cs"/>
          <w:sz w:val="23"/>
          <w:szCs w:val="23"/>
          <w:rtl/>
        </w:rPr>
        <w:t>ד</w:t>
      </w:r>
      <w:r w:rsidR="002B7F43" w:rsidRPr="002B7F43">
        <w:rPr>
          <w:rFonts w:cs="Guttman Drogolin" w:hint="cs"/>
          <w:sz w:val="23"/>
          <w:szCs w:val="23"/>
          <w:rtl/>
        </w:rPr>
        <w:t>חיוב</w:t>
      </w:r>
      <w:proofErr w:type="spellEnd"/>
      <w:r w:rsidR="002B7F43" w:rsidRPr="002B7F43">
        <w:rPr>
          <w:rFonts w:cs="Guttman Drogolin" w:hint="cs"/>
          <w:sz w:val="23"/>
          <w:szCs w:val="23"/>
          <w:rtl/>
        </w:rPr>
        <w:t xml:space="preserve"> </w:t>
      </w:r>
      <w:r w:rsidR="006650A6" w:rsidRPr="002B7F43">
        <w:rPr>
          <w:rFonts w:cs="Guttman Drogolin" w:hint="cs"/>
          <w:sz w:val="23"/>
          <w:szCs w:val="23"/>
          <w:rtl/>
        </w:rPr>
        <w:t xml:space="preserve">כוונה </w:t>
      </w:r>
      <w:r w:rsidR="002B7F43" w:rsidRPr="002B7F43">
        <w:rPr>
          <w:rFonts w:cs="Guttman Drogolin" w:hint="cs"/>
          <w:sz w:val="23"/>
          <w:szCs w:val="23"/>
          <w:rtl/>
        </w:rPr>
        <w:t>ב</w:t>
      </w:r>
      <w:r w:rsidR="006650A6" w:rsidRPr="002B7F43">
        <w:rPr>
          <w:rFonts w:cs="Guttman Drogolin" w:hint="cs"/>
          <w:sz w:val="23"/>
          <w:szCs w:val="23"/>
          <w:rtl/>
        </w:rPr>
        <w:t xml:space="preserve">פירוש המלות </w:t>
      </w:r>
      <w:proofErr w:type="spellStart"/>
      <w:r w:rsidR="002B7F43" w:rsidRPr="002B7F43">
        <w:rPr>
          <w:rFonts w:cs="Guttman Drogolin" w:hint="cs"/>
          <w:sz w:val="23"/>
          <w:szCs w:val="23"/>
          <w:rtl/>
        </w:rPr>
        <w:t>ד</w:t>
      </w:r>
      <w:r w:rsidR="006650A6" w:rsidRPr="002B7F43">
        <w:rPr>
          <w:rFonts w:cs="Guttman Drogolin" w:hint="cs"/>
          <w:sz w:val="23"/>
          <w:szCs w:val="23"/>
          <w:rtl/>
        </w:rPr>
        <w:t>ברכות</w:t>
      </w:r>
      <w:proofErr w:type="spellEnd"/>
      <w:r w:rsidR="006650A6" w:rsidRPr="002B7F43">
        <w:rPr>
          <w:rFonts w:cs="Guttman Drogolin" w:hint="cs"/>
          <w:sz w:val="23"/>
          <w:szCs w:val="23"/>
          <w:rtl/>
        </w:rPr>
        <w:t xml:space="preserve"> השחר שהם ברכות הודאה הוא חיוב יותר מאשר כוונה בק"ש ותפלה</w:t>
      </w:r>
      <w:r w:rsidR="006650A6" w:rsidRPr="006650A6">
        <w:rPr>
          <w:rFonts w:cs="Guttman Drogolin" w:hint="cs"/>
          <w:sz w:val="21"/>
          <w:szCs w:val="21"/>
          <w:rtl/>
        </w:rPr>
        <w:t xml:space="preserve"> לשם קיום המצוות, </w:t>
      </w:r>
      <w:proofErr w:type="spellStart"/>
      <w:r w:rsidR="006650A6" w:rsidRPr="006650A6">
        <w:rPr>
          <w:rFonts w:cs="Guttman Drogolin" w:hint="cs"/>
          <w:sz w:val="21"/>
          <w:szCs w:val="21"/>
          <w:rtl/>
        </w:rPr>
        <w:t>דהתם</w:t>
      </w:r>
      <w:proofErr w:type="spellEnd"/>
      <w:r w:rsidR="006650A6" w:rsidRPr="006650A6">
        <w:rPr>
          <w:rFonts w:cs="Guttman Drogolin" w:hint="cs"/>
          <w:sz w:val="21"/>
          <w:szCs w:val="21"/>
          <w:rtl/>
        </w:rPr>
        <w:t xml:space="preserve"> שפיר</w:t>
      </w:r>
      <w:r w:rsidR="006650A6" w:rsidRPr="006650A6">
        <w:rPr>
          <w:rFonts w:cs="Guttman Drogolin"/>
          <w:sz w:val="21"/>
          <w:szCs w:val="21"/>
          <w:rtl/>
        </w:rPr>
        <w:t xml:space="preserve"> </w:t>
      </w:r>
      <w:r w:rsidR="006650A6" w:rsidRPr="006650A6">
        <w:rPr>
          <w:rFonts w:cs="Guttman Drogolin" w:hint="cs"/>
          <w:sz w:val="21"/>
          <w:szCs w:val="21"/>
          <w:rtl/>
        </w:rPr>
        <w:t>לא</w:t>
      </w:r>
      <w:r w:rsidR="006650A6" w:rsidRPr="006650A6">
        <w:rPr>
          <w:rFonts w:cs="Guttman Drogolin"/>
          <w:sz w:val="21"/>
          <w:szCs w:val="21"/>
          <w:rtl/>
        </w:rPr>
        <w:t xml:space="preserve"> </w:t>
      </w:r>
      <w:r w:rsidR="006650A6" w:rsidRPr="006650A6">
        <w:rPr>
          <w:rFonts w:cs="Guttman Drogolin" w:hint="cs"/>
          <w:sz w:val="21"/>
          <w:szCs w:val="21"/>
          <w:rtl/>
        </w:rPr>
        <w:t>בעינן</w:t>
      </w:r>
      <w:r w:rsidR="006650A6" w:rsidRPr="006650A6">
        <w:rPr>
          <w:rFonts w:cs="Guttman Drogolin"/>
          <w:sz w:val="21"/>
          <w:szCs w:val="21"/>
          <w:rtl/>
        </w:rPr>
        <w:t xml:space="preserve"> </w:t>
      </w:r>
      <w:proofErr w:type="spellStart"/>
      <w:r w:rsidR="006650A6" w:rsidRPr="006650A6">
        <w:rPr>
          <w:rFonts w:cs="Guttman Drogolin" w:hint="cs"/>
          <w:sz w:val="21"/>
          <w:szCs w:val="21"/>
          <w:rtl/>
        </w:rPr>
        <w:t>דוקא</w:t>
      </w:r>
      <w:proofErr w:type="spellEnd"/>
      <w:r w:rsidR="006650A6" w:rsidRPr="006650A6">
        <w:rPr>
          <w:rFonts w:cs="Guttman Drogolin"/>
          <w:sz w:val="21"/>
          <w:szCs w:val="21"/>
          <w:rtl/>
        </w:rPr>
        <w:t xml:space="preserve"> </w:t>
      </w:r>
      <w:r w:rsidR="006650A6" w:rsidRPr="006650A6">
        <w:rPr>
          <w:rFonts w:cs="Guttman Drogolin" w:hint="cs"/>
          <w:sz w:val="21"/>
          <w:szCs w:val="21"/>
          <w:rtl/>
        </w:rPr>
        <w:t>שיכוון</w:t>
      </w:r>
      <w:r w:rsidR="006650A6" w:rsidRPr="006650A6">
        <w:rPr>
          <w:rFonts w:cs="Guttman Drogolin"/>
          <w:sz w:val="21"/>
          <w:szCs w:val="21"/>
          <w:rtl/>
        </w:rPr>
        <w:t xml:space="preserve"> </w:t>
      </w:r>
      <w:r w:rsidR="006650A6" w:rsidRPr="006650A6">
        <w:rPr>
          <w:rFonts w:cs="Guttman Drogolin" w:hint="cs"/>
          <w:sz w:val="21"/>
          <w:szCs w:val="21"/>
          <w:rtl/>
        </w:rPr>
        <w:t>הדברים,</w:t>
      </w:r>
      <w:r w:rsidR="006650A6" w:rsidRPr="006650A6">
        <w:rPr>
          <w:rFonts w:cs="Guttman Drogolin"/>
          <w:sz w:val="21"/>
          <w:szCs w:val="21"/>
          <w:rtl/>
        </w:rPr>
        <w:t xml:space="preserve"> </w:t>
      </w:r>
      <w:r w:rsidR="006650A6" w:rsidRPr="006650A6">
        <w:rPr>
          <w:rFonts w:cs="Guttman Drogolin" w:hint="cs"/>
          <w:sz w:val="21"/>
          <w:szCs w:val="21"/>
          <w:rtl/>
        </w:rPr>
        <w:t>כיון</w:t>
      </w:r>
      <w:r w:rsidR="006650A6" w:rsidRPr="006650A6">
        <w:rPr>
          <w:rFonts w:cs="Guttman Drogolin"/>
          <w:sz w:val="21"/>
          <w:szCs w:val="21"/>
          <w:rtl/>
        </w:rPr>
        <w:t xml:space="preserve"> </w:t>
      </w:r>
      <w:proofErr w:type="spellStart"/>
      <w:r w:rsidR="006650A6" w:rsidRPr="006650A6">
        <w:rPr>
          <w:rFonts w:cs="Guttman Drogolin" w:hint="cs"/>
          <w:sz w:val="21"/>
          <w:szCs w:val="21"/>
          <w:rtl/>
        </w:rPr>
        <w:t>דעכ</w:t>
      </w:r>
      <w:r w:rsidR="006650A6" w:rsidRPr="006650A6">
        <w:rPr>
          <w:rFonts w:cs="Guttman Drogolin"/>
          <w:sz w:val="21"/>
          <w:szCs w:val="21"/>
          <w:rtl/>
        </w:rPr>
        <w:t>"</w:t>
      </w:r>
      <w:r w:rsidR="006650A6" w:rsidRPr="006650A6">
        <w:rPr>
          <w:rFonts w:cs="Guttman Drogolin" w:hint="cs"/>
          <w:sz w:val="21"/>
          <w:szCs w:val="21"/>
          <w:rtl/>
        </w:rPr>
        <w:t>פ</w:t>
      </w:r>
      <w:proofErr w:type="spellEnd"/>
      <w:r w:rsidR="006650A6" w:rsidRPr="006650A6">
        <w:rPr>
          <w:rFonts w:cs="Guttman Drogolin"/>
          <w:sz w:val="21"/>
          <w:szCs w:val="21"/>
          <w:rtl/>
        </w:rPr>
        <w:t xml:space="preserve"> </w:t>
      </w:r>
      <w:r w:rsidR="006650A6" w:rsidRPr="006650A6">
        <w:rPr>
          <w:rFonts w:cs="Guttman Drogolin" w:hint="cs"/>
          <w:sz w:val="21"/>
          <w:szCs w:val="21"/>
          <w:rtl/>
        </w:rPr>
        <w:t>עשה</w:t>
      </w:r>
      <w:r w:rsidR="006650A6" w:rsidRPr="006650A6">
        <w:rPr>
          <w:rFonts w:cs="Guttman Drogolin"/>
          <w:sz w:val="21"/>
          <w:szCs w:val="21"/>
          <w:rtl/>
        </w:rPr>
        <w:t xml:space="preserve"> </w:t>
      </w:r>
      <w:r w:rsidR="006650A6" w:rsidRPr="006650A6">
        <w:rPr>
          <w:rFonts w:cs="Guttman Drogolin" w:hint="cs"/>
          <w:sz w:val="21"/>
          <w:szCs w:val="21"/>
          <w:rtl/>
        </w:rPr>
        <w:t>הדבר</w:t>
      </w:r>
      <w:r w:rsidR="006650A6" w:rsidRPr="006650A6">
        <w:rPr>
          <w:rFonts w:cs="Guttman Drogolin"/>
          <w:sz w:val="21"/>
          <w:szCs w:val="21"/>
          <w:rtl/>
        </w:rPr>
        <w:t xml:space="preserve"> </w:t>
      </w:r>
      <w:r w:rsidR="006650A6" w:rsidRPr="006650A6">
        <w:rPr>
          <w:rFonts w:cs="Guttman Drogolin" w:hint="cs"/>
          <w:sz w:val="21"/>
          <w:szCs w:val="21"/>
          <w:rtl/>
        </w:rPr>
        <w:t>שנצטווה,</w:t>
      </w:r>
      <w:r w:rsidR="006650A6" w:rsidRPr="006650A6">
        <w:rPr>
          <w:rFonts w:cs="Guttman Drogolin"/>
          <w:sz w:val="21"/>
          <w:szCs w:val="21"/>
          <w:rtl/>
        </w:rPr>
        <w:t xml:space="preserve"> </w:t>
      </w:r>
      <w:proofErr w:type="spellStart"/>
      <w:r w:rsidR="006650A6" w:rsidRPr="006650A6">
        <w:rPr>
          <w:rFonts w:cs="Guttman Drogolin" w:hint="cs"/>
          <w:sz w:val="21"/>
          <w:szCs w:val="21"/>
          <w:rtl/>
        </w:rPr>
        <w:t>משא</w:t>
      </w:r>
      <w:r w:rsidR="006650A6" w:rsidRPr="006650A6">
        <w:rPr>
          <w:rFonts w:cs="Guttman Drogolin"/>
          <w:sz w:val="21"/>
          <w:szCs w:val="21"/>
          <w:rtl/>
        </w:rPr>
        <w:t>"</w:t>
      </w:r>
      <w:r w:rsidR="006650A6" w:rsidRPr="006650A6">
        <w:rPr>
          <w:rFonts w:cs="Guttman Drogolin" w:hint="cs"/>
          <w:sz w:val="21"/>
          <w:szCs w:val="21"/>
          <w:rtl/>
        </w:rPr>
        <w:t>כ</w:t>
      </w:r>
      <w:proofErr w:type="spellEnd"/>
      <w:r w:rsidR="006650A6" w:rsidRPr="006650A6">
        <w:rPr>
          <w:rFonts w:cs="Guttman Drogolin"/>
          <w:sz w:val="21"/>
          <w:szCs w:val="21"/>
          <w:rtl/>
        </w:rPr>
        <w:t xml:space="preserve"> </w:t>
      </w:r>
      <w:del w:id="1523" w:author="מגיה" w:date="2026-10-15T09:00:00Z">
        <w:r w:rsidR="006650A6" w:rsidRPr="006650A6">
          <w:rPr>
            <w:rFonts w:cs="Guttman Drogolin" w:hint="cs"/>
            <w:sz w:val="21"/>
            <w:szCs w:val="21"/>
            <w:rtl/>
          </w:rPr>
          <w:delText xml:space="preserve">בברכת</w:delText>
        </w:r>
      </w:del>
      <w:ins w:id="1524" w:author="מגיה" w:date="2026-10-15T09:00:00Z">
        <w:r>
          <w:rPr>
            <w:rFonts w:cs="Guttman Drogolin" w:hint="cs"/>
            <w:sz w:val="21"/>
            <w:szCs w:val="21"/>
            <w:rtl/>
          </w:rPr>
          <w:t xml:space="preserve">בברכות</w:t>
        </w:r>
      </w:ins>
      <w:r w:rsidR="006650A6" w:rsidRPr="006650A6">
        <w:rPr>
          <w:rFonts w:cs="Guttman Drogolin"/>
          <w:sz w:val="21"/>
          <w:szCs w:val="21"/>
          <w:rtl/>
        </w:rPr>
        <w:t xml:space="preserve"> </w:t>
      </w:r>
      <w:r w:rsidR="006650A6" w:rsidRPr="006650A6">
        <w:rPr>
          <w:rFonts w:cs="Guttman Drogolin" w:hint="cs"/>
          <w:sz w:val="21"/>
          <w:szCs w:val="21"/>
          <w:rtl/>
        </w:rPr>
        <w:t>השחר</w:t>
      </w:r>
      <w:r w:rsidR="006650A6" w:rsidRPr="006650A6">
        <w:rPr>
          <w:rFonts w:cs="Guttman Drogolin"/>
          <w:sz w:val="21"/>
          <w:szCs w:val="21"/>
          <w:rtl/>
        </w:rPr>
        <w:t xml:space="preserve"> </w:t>
      </w:r>
      <w:proofErr w:type="spellStart"/>
      <w:del w:id="1521" w:author="מגיה" w:date="2026-10-15T09:00:00Z">
        <w:r w:rsidR="006650A6" w:rsidRPr="006650A6">
          <w:rPr>
            <w:rFonts w:cs="Guttman Drogolin" w:hint="cs"/>
            <w:sz w:val="21"/>
            <w:szCs w:val="21"/>
            <w:rtl/>
          </w:rPr>
          <w:delText xml:space="preserve">דהם</w:delText>
        </w:r>
      </w:del>
      <w:ins w:id="1522" w:author="מגיה" w:date="2026-10-15T09:00:00Z">
        <w:r>
          <w:rPr>
            <w:rFonts w:cs="Guttman Drogolin" w:hint="cs"/>
            <w:sz w:val="21"/>
            <w:szCs w:val="21"/>
            <w:rtl/>
          </w:rPr>
          <w:t xml:space="preserve">שהן</w:t>
        </w:r>
      </w:ins>
      <w:proofErr w:type="spellEnd"/>
      <w:r w:rsidR="006650A6" w:rsidRPr="006650A6">
        <w:rPr>
          <w:rFonts w:cs="Guttman Drogolin"/>
          <w:sz w:val="21"/>
          <w:szCs w:val="21"/>
          <w:rtl/>
        </w:rPr>
        <w:t xml:space="preserve"> </w:t>
      </w:r>
      <w:r w:rsidR="006650A6" w:rsidRPr="006650A6">
        <w:rPr>
          <w:rFonts w:cs="Guttman Drogolin" w:hint="cs"/>
          <w:sz w:val="21"/>
          <w:szCs w:val="21"/>
          <w:rtl/>
        </w:rPr>
        <w:t>ברכות</w:t>
      </w:r>
      <w:r w:rsidR="006650A6" w:rsidRPr="006650A6">
        <w:rPr>
          <w:rFonts w:cs="Guttman Drogolin"/>
          <w:sz w:val="21"/>
          <w:szCs w:val="21"/>
          <w:rtl/>
        </w:rPr>
        <w:t xml:space="preserve"> </w:t>
      </w:r>
      <w:r w:rsidR="006650A6" w:rsidRPr="006650A6">
        <w:rPr>
          <w:rFonts w:cs="Guttman Drogolin" w:hint="cs"/>
          <w:sz w:val="21"/>
          <w:szCs w:val="21"/>
          <w:rtl/>
        </w:rPr>
        <w:t>הודאה, כל</w:t>
      </w:r>
      <w:r w:rsidR="006650A6" w:rsidRPr="006650A6">
        <w:rPr>
          <w:rFonts w:cs="Guttman Drogolin"/>
          <w:sz w:val="21"/>
          <w:szCs w:val="21"/>
          <w:rtl/>
        </w:rPr>
        <w:t xml:space="preserve"> </w:t>
      </w:r>
      <w:r w:rsidR="006650A6" w:rsidRPr="006650A6">
        <w:rPr>
          <w:rFonts w:cs="Guttman Drogolin" w:hint="cs"/>
          <w:sz w:val="21"/>
          <w:szCs w:val="21"/>
          <w:rtl/>
        </w:rPr>
        <w:t>שאינו</w:t>
      </w:r>
      <w:r w:rsidR="006650A6" w:rsidRPr="006650A6">
        <w:rPr>
          <w:rFonts w:cs="Guttman Drogolin"/>
          <w:sz w:val="21"/>
          <w:szCs w:val="21"/>
          <w:rtl/>
        </w:rPr>
        <w:t xml:space="preserve"> </w:t>
      </w:r>
      <w:proofErr w:type="spellStart"/>
      <w:r w:rsidR="006650A6" w:rsidRPr="006650A6">
        <w:rPr>
          <w:rFonts w:cs="Guttman Drogolin" w:hint="cs"/>
          <w:sz w:val="21"/>
          <w:szCs w:val="21"/>
          <w:rtl/>
        </w:rPr>
        <w:t>מכוין</w:t>
      </w:r>
      <w:proofErr w:type="spellEnd"/>
      <w:r w:rsidR="006650A6" w:rsidRPr="006650A6">
        <w:rPr>
          <w:rFonts w:cs="Guttman Drogolin"/>
          <w:sz w:val="21"/>
          <w:szCs w:val="21"/>
          <w:rtl/>
        </w:rPr>
        <w:t xml:space="preserve"> </w:t>
      </w:r>
      <w:del w:id="1519" w:author="מגיה" w:date="2026-10-15T09:00:00Z">
        <w:r w:rsidR="006650A6" w:rsidRPr="006650A6">
          <w:rPr>
            <w:rFonts w:cs="Guttman Drogolin" w:hint="cs"/>
            <w:sz w:val="21"/>
            <w:szCs w:val="21"/>
            <w:rtl/>
          </w:rPr>
          <w:delText xml:space="preserve">הודאתו</w:delText>
        </w:r>
      </w:del>
      <w:ins w:id="1520" w:author="מגיה" w:date="2026-10-15T09:00:00Z">
        <w:r>
          <w:rPr>
            <w:rFonts w:cs="Guttman Drogolin" w:hint="cs"/>
            <w:sz w:val="21"/>
            <w:szCs w:val="21"/>
            <w:rtl/>
          </w:rPr>
          <w:t xml:space="preserve">בהודאתו</w:t>
        </w:r>
      </w:ins>
      <w:r w:rsidR="006650A6" w:rsidRPr="006650A6">
        <w:rPr>
          <w:rFonts w:cs="Guttman Drogolin"/>
          <w:sz w:val="21"/>
          <w:szCs w:val="21"/>
          <w:rtl/>
        </w:rPr>
        <w:t xml:space="preserve"> </w:t>
      </w:r>
      <w:r w:rsidR="006650A6" w:rsidRPr="006650A6">
        <w:rPr>
          <w:rFonts w:cs="Guttman Drogolin" w:hint="cs"/>
          <w:sz w:val="21"/>
          <w:szCs w:val="21"/>
          <w:rtl/>
        </w:rPr>
        <w:t>מה</w:t>
      </w:r>
      <w:r w:rsidR="006650A6" w:rsidRPr="006650A6">
        <w:rPr>
          <w:rFonts w:cs="Guttman Drogolin"/>
          <w:sz w:val="21"/>
          <w:szCs w:val="21"/>
          <w:rtl/>
        </w:rPr>
        <w:t xml:space="preserve"> </w:t>
      </w:r>
      <w:r w:rsidR="006650A6" w:rsidRPr="006650A6">
        <w:rPr>
          <w:rFonts w:cs="Guttman Drogolin" w:hint="cs"/>
          <w:sz w:val="21"/>
          <w:szCs w:val="21"/>
          <w:rtl/>
        </w:rPr>
        <w:t>הוא</w:t>
      </w:r>
      <w:r w:rsidR="006650A6" w:rsidRPr="006650A6">
        <w:rPr>
          <w:rFonts w:cs="Guttman Drogolin"/>
          <w:sz w:val="21"/>
          <w:szCs w:val="21"/>
          <w:rtl/>
        </w:rPr>
        <w:t xml:space="preserve"> </w:t>
      </w:r>
      <w:r w:rsidR="006650A6" w:rsidRPr="006650A6">
        <w:rPr>
          <w:rFonts w:cs="Guttman Drogolin" w:hint="cs"/>
          <w:sz w:val="21"/>
          <w:szCs w:val="21"/>
          <w:rtl/>
        </w:rPr>
        <w:t xml:space="preserve">מודה</w:t>
      </w:r>
      <w:del w:id="1517" w:author="מגיה" w:date="2026-10-15T09:00:00Z">
        <w:r w:rsidR="006650A6" w:rsidRPr="006650A6">
          <w:rPr>
            <w:rFonts w:cs="Guttman Drogolin" w:hint="cs"/>
            <w:sz w:val="21"/>
            <w:szCs w:val="21"/>
            <w:rtl/>
          </w:rPr>
          <w:delText xml:space="preserve">,</w:delText>
        </w:r>
      </w:del>
      <w:ins w:id="1518" w:author="מגיה" w:date="2026-10-15T09:00:00Z">
        <w:r>
          <w:rPr>
            <w:rFonts w:cs="Guttman Drogolin" w:hint="cs"/>
            <w:sz w:val="21"/>
            <w:szCs w:val="21"/>
            <w:rtl/>
          </w:rPr>
          <w:t xml:space="preserve">?</w:t>
        </w:r>
      </w:ins>
      <w:r w:rsidR="006650A6" w:rsidRPr="006650A6">
        <w:rPr>
          <w:rFonts w:cs="Guttman Drogolin"/>
          <w:sz w:val="21"/>
          <w:szCs w:val="21"/>
          <w:rtl/>
        </w:rPr>
        <w:t xml:space="preserve"> </w:t>
      </w:r>
      <w:r w:rsidR="001C2BAC">
        <w:rPr>
          <w:rFonts w:cs="Guttman Drogolin" w:hint="cs"/>
          <w:sz w:val="21"/>
          <w:szCs w:val="21"/>
          <w:rtl/>
        </w:rPr>
        <w:t>א</w:t>
      </w:r>
      <w:r w:rsidR="006650A6" w:rsidRPr="006650A6">
        <w:rPr>
          <w:rFonts w:cs="Guttman Drogolin" w:hint="cs"/>
          <w:sz w:val="21"/>
          <w:szCs w:val="21"/>
          <w:rtl/>
        </w:rPr>
        <w:t>ין</w:t>
      </w:r>
      <w:r w:rsidR="006650A6" w:rsidRPr="006650A6">
        <w:rPr>
          <w:rFonts w:cs="Guttman Drogolin"/>
          <w:sz w:val="21"/>
          <w:szCs w:val="21"/>
          <w:rtl/>
        </w:rPr>
        <w:t xml:space="preserve"> </w:t>
      </w:r>
      <w:r w:rsidR="006650A6" w:rsidRPr="006650A6">
        <w:rPr>
          <w:rFonts w:cs="Guttman Drogolin" w:hint="cs"/>
          <w:sz w:val="21"/>
          <w:szCs w:val="21"/>
          <w:rtl/>
        </w:rPr>
        <w:t>דבר</w:t>
      </w:r>
      <w:r w:rsidR="006650A6" w:rsidRPr="006650A6">
        <w:rPr>
          <w:rFonts w:cs="Guttman Drogolin"/>
          <w:sz w:val="21"/>
          <w:szCs w:val="21"/>
          <w:rtl/>
        </w:rPr>
        <w:t xml:space="preserve"> </w:t>
      </w:r>
      <w:r w:rsidR="006650A6" w:rsidRPr="006650A6">
        <w:rPr>
          <w:rFonts w:cs="Guttman Drogolin" w:hint="cs"/>
          <w:sz w:val="21"/>
          <w:szCs w:val="21"/>
          <w:rtl/>
        </w:rPr>
        <w:t>שיחול</w:t>
      </w:r>
      <w:r w:rsidR="006650A6" w:rsidRPr="006650A6">
        <w:rPr>
          <w:rFonts w:cs="Guttman Drogolin"/>
          <w:sz w:val="21"/>
          <w:szCs w:val="21"/>
          <w:rtl/>
        </w:rPr>
        <w:t xml:space="preserve"> </w:t>
      </w:r>
      <w:r w:rsidR="006650A6" w:rsidRPr="006650A6">
        <w:rPr>
          <w:rFonts w:cs="Guttman Drogolin" w:hint="cs"/>
          <w:sz w:val="21"/>
          <w:szCs w:val="21"/>
          <w:rtl/>
        </w:rPr>
        <w:t>עליו</w:t>
      </w:r>
      <w:r w:rsidR="006650A6" w:rsidRPr="006650A6">
        <w:rPr>
          <w:rFonts w:cs="Guttman Drogolin"/>
          <w:sz w:val="21"/>
          <w:szCs w:val="21"/>
          <w:rtl/>
        </w:rPr>
        <w:t xml:space="preserve"> </w:t>
      </w:r>
      <w:r w:rsidR="006650A6" w:rsidRPr="006650A6">
        <w:rPr>
          <w:rFonts w:cs="Guttman Drogolin" w:hint="cs"/>
          <w:sz w:val="21"/>
          <w:szCs w:val="21"/>
          <w:rtl/>
        </w:rPr>
        <w:t>ענין</w:t>
      </w:r>
      <w:r w:rsidR="006650A6" w:rsidRPr="006650A6">
        <w:rPr>
          <w:rFonts w:cs="Guttman Drogolin"/>
          <w:sz w:val="21"/>
          <w:szCs w:val="21"/>
          <w:rtl/>
        </w:rPr>
        <w:t xml:space="preserve"> </w:t>
      </w:r>
      <w:r w:rsidR="006650A6" w:rsidRPr="006650A6">
        <w:rPr>
          <w:rFonts w:cs="Guttman Drogolin" w:hint="cs"/>
          <w:sz w:val="21"/>
          <w:szCs w:val="21"/>
          <w:rtl/>
        </w:rPr>
        <w:t>עשייתו</w:t>
      </w:r>
      <w:r w:rsidR="006650A6" w:rsidRPr="006650A6">
        <w:rPr>
          <w:rFonts w:cs="Guttman Drogolin"/>
          <w:sz w:val="21"/>
          <w:szCs w:val="21"/>
          <w:rtl/>
        </w:rPr>
        <w:t xml:space="preserve"> </w:t>
      </w:r>
      <w:r w:rsidR="006650A6" w:rsidRPr="006650A6">
        <w:rPr>
          <w:rFonts w:cs="Guttman Drogolin" w:hint="cs"/>
          <w:sz w:val="21"/>
          <w:szCs w:val="21"/>
          <w:rtl/>
        </w:rPr>
        <w:t>ולכך</w:t>
      </w:r>
      <w:r w:rsidR="006650A6" w:rsidRPr="006650A6">
        <w:rPr>
          <w:rFonts w:cs="Guttman Drogolin"/>
          <w:sz w:val="21"/>
          <w:szCs w:val="21"/>
          <w:rtl/>
        </w:rPr>
        <w:t xml:space="preserve"> </w:t>
      </w:r>
      <w:r w:rsidR="006650A6" w:rsidRPr="006650A6">
        <w:rPr>
          <w:rFonts w:cs="Guttman Drogolin" w:hint="cs"/>
          <w:sz w:val="21"/>
          <w:szCs w:val="21"/>
          <w:rtl/>
        </w:rPr>
        <w:t>בזה</w:t>
      </w:r>
      <w:r w:rsidR="006650A6" w:rsidRPr="006650A6">
        <w:rPr>
          <w:rFonts w:cs="Guttman Drogolin"/>
          <w:sz w:val="21"/>
          <w:szCs w:val="21"/>
          <w:rtl/>
        </w:rPr>
        <w:t xml:space="preserve"> </w:t>
      </w:r>
      <w:del w:id="1515" w:author="מגיה" w:date="2026-10-15T09:00:00Z">
        <w:r w:rsidR="006650A6" w:rsidRPr="006650A6">
          <w:rPr>
            <w:rFonts w:cs="Guttman Drogolin" w:hint="cs"/>
            <w:sz w:val="21"/>
            <w:szCs w:val="21"/>
            <w:rtl/>
          </w:rPr>
          <w:delText xml:space="preserve">וודאי</w:delText>
        </w:r>
      </w:del>
      <w:ins w:id="1516" w:author="מגיה" w:date="2026-10-15T09:00:00Z">
        <w:r>
          <w:rPr>
            <w:rFonts w:cs="Guttman Drogolin" w:hint="cs"/>
            <w:sz w:val="21"/>
            <w:szCs w:val="21"/>
            <w:rtl/>
          </w:rPr>
          <w:t xml:space="preserve">ודאי</w:t>
        </w:r>
      </w:ins>
      <w:r w:rsidR="006650A6" w:rsidRPr="006650A6">
        <w:rPr>
          <w:rFonts w:cs="Guttman Drogolin"/>
          <w:sz w:val="21"/>
          <w:szCs w:val="21"/>
          <w:rtl/>
        </w:rPr>
        <w:t xml:space="preserve"> </w:t>
      </w:r>
      <w:r w:rsidR="006650A6" w:rsidRPr="006650A6">
        <w:rPr>
          <w:rFonts w:cs="Guttman Drogolin" w:hint="cs"/>
          <w:sz w:val="21"/>
          <w:szCs w:val="21"/>
          <w:rtl/>
        </w:rPr>
        <w:t>יש</w:t>
      </w:r>
      <w:r w:rsidR="006650A6" w:rsidRPr="006650A6">
        <w:rPr>
          <w:rFonts w:cs="Guttman Drogolin"/>
          <w:sz w:val="21"/>
          <w:szCs w:val="21"/>
          <w:rtl/>
        </w:rPr>
        <w:t xml:space="preserve"> </w:t>
      </w:r>
      <w:r w:rsidR="001C2BAC">
        <w:rPr>
          <w:rFonts w:cs="Guttman Drogolin" w:hint="cs"/>
          <w:sz w:val="21"/>
          <w:szCs w:val="21"/>
          <w:rtl/>
        </w:rPr>
        <w:t>לכוון</w:t>
      </w:r>
      <w:r w:rsidR="006650A6" w:rsidRPr="006650A6">
        <w:rPr>
          <w:rFonts w:cs="Guttman Drogolin"/>
          <w:sz w:val="21"/>
          <w:szCs w:val="21"/>
          <w:rtl/>
        </w:rPr>
        <w:t xml:space="preserve"> </w:t>
      </w:r>
      <w:r w:rsidR="006650A6" w:rsidRPr="006650A6">
        <w:rPr>
          <w:rFonts w:cs="Guttman Drogolin" w:hint="cs"/>
          <w:sz w:val="21"/>
          <w:szCs w:val="21"/>
          <w:rtl/>
        </w:rPr>
        <w:t>פירוש</w:t>
      </w:r>
      <w:r w:rsidR="006650A6" w:rsidRPr="006650A6">
        <w:rPr>
          <w:rFonts w:cs="Guttman Drogolin"/>
          <w:sz w:val="21"/>
          <w:szCs w:val="21"/>
          <w:rtl/>
        </w:rPr>
        <w:t xml:space="preserve"> </w:t>
      </w:r>
      <w:r w:rsidR="006650A6" w:rsidRPr="006650A6">
        <w:rPr>
          <w:rFonts w:cs="Guttman Drogolin" w:hint="cs"/>
          <w:sz w:val="21"/>
          <w:szCs w:val="21"/>
          <w:rtl/>
        </w:rPr>
        <w:t>המלות</w:t>
      </w:r>
      <w:r w:rsidR="006650A6" w:rsidRPr="006650A6">
        <w:rPr>
          <w:rFonts w:cs="Guttman Drogolin"/>
          <w:sz w:val="21"/>
          <w:szCs w:val="21"/>
          <w:rtl/>
        </w:rPr>
        <w:t xml:space="preserve"> </w:t>
      </w:r>
      <w:r w:rsidR="006650A6" w:rsidRPr="006650A6">
        <w:rPr>
          <w:rFonts w:cs="Guttman Drogolin" w:hint="cs"/>
          <w:sz w:val="21"/>
          <w:szCs w:val="21"/>
          <w:rtl/>
        </w:rPr>
        <w:t>כנ</w:t>
      </w:r>
      <w:r w:rsidR="006650A6" w:rsidRPr="006650A6">
        <w:rPr>
          <w:rFonts w:cs="Guttman Drogolin"/>
          <w:sz w:val="21"/>
          <w:szCs w:val="21"/>
          <w:rtl/>
        </w:rPr>
        <w:t>"</w:t>
      </w:r>
      <w:r w:rsidR="001C2BAC">
        <w:rPr>
          <w:rFonts w:cs="Guttman Drogolin" w:hint="cs"/>
          <w:sz w:val="21"/>
          <w:szCs w:val="21"/>
          <w:rtl/>
        </w:rPr>
        <w:t>ל</w:t>
      </w:r>
      <w:r w:rsidR="006650A6" w:rsidRPr="006650A6">
        <w:rPr>
          <w:rFonts w:cs="Guttman Drogolin" w:hint="cs"/>
          <w:sz w:val="21"/>
          <w:szCs w:val="21"/>
          <w:rtl/>
        </w:rPr>
        <w:t>.</w:t>
      </w:r>
      <w:del w:id="1514" w:author="מגיה" w:date="2026-10-15T09:00:00Z">
        <w:r w:rsidR="006650A6" w:rsidRPr="006650A6">
          <w:rPr>
            <w:rFonts w:cs="Guttman Drogolin"/>
            <w:sz w:val="21"/>
            <w:szCs w:val="21"/>
            <w:rtl/>
          </w:rPr>
          <w:delText xml:space="preserve"> </w:delText>
        </w:r>
      </w:del>
    </w:p>
    <w:p w:rsidR="00377DCA" w:rsidRPr="005F37A8" w:rsidRDefault="001C2F4B" w:rsidP="00377DCA">
      <w:pPr>
        <w:spacing w:before="240" w:after="0" w:line="330" w:lineRule="exact"/>
        <w:jc w:val="both"/>
        <w:rPr>
          <w:rFonts w:ascii="Calibri" w:eastAsia="Calibri" w:hAnsi="Calibri" w:cs="Guttman Drogolin"/>
          <w:b/>
          <w:bCs/>
          <w:sz w:val="24"/>
          <w:szCs w:val="24"/>
          <w:rtl/>
        </w:rPr>
      </w:pPr>
      <w:proofErr w:type="spellStart"/>
      <w:r w:rsidRPr="005F37A8">
        <w:rPr>
          <w:rFonts w:ascii="Calibri" w:eastAsia="Calibri" w:hAnsi="Calibri" w:cs="Guttman Drogolin" w:hint="cs"/>
          <w:b/>
          <w:bCs/>
          <w:sz w:val="24"/>
          <w:szCs w:val="24"/>
          <w:rtl/>
        </w:rPr>
        <w:lastRenderedPageBreak/>
        <w:t>מז</w:t>
      </w:r>
      <w:proofErr w:type="spellEnd"/>
      <w:r w:rsidRPr="005F37A8">
        <w:rPr>
          <w:rFonts w:ascii="Calibri" w:eastAsia="Calibri" w:hAnsi="Calibri" w:cs="Guttman Drogolin" w:hint="cs"/>
          <w:b/>
          <w:bCs/>
          <w:sz w:val="24"/>
          <w:szCs w:val="24"/>
          <w:rtl/>
        </w:rPr>
        <w:t xml:space="preserve">. </w:t>
      </w:r>
      <w:r w:rsidR="00377DCA" w:rsidRPr="005F37A8">
        <w:rPr>
          <w:rFonts w:ascii="Calibri" w:eastAsia="Calibri" w:hAnsi="Calibri" w:cs="Guttman Drogolin" w:hint="cs"/>
          <w:b/>
          <w:bCs/>
          <w:sz w:val="24"/>
          <w:szCs w:val="24"/>
          <w:rtl/>
        </w:rPr>
        <w:t xml:space="preserve">שאלה. האם מותר לאשכנזי לומר שם </w:t>
      </w:r>
      <w:proofErr w:type="spellStart"/>
      <w:r w:rsidR="00377DCA" w:rsidRPr="005F37A8">
        <w:rPr>
          <w:rFonts w:ascii="Calibri" w:eastAsia="Calibri" w:hAnsi="Calibri" w:cs="Guttman Drogolin" w:hint="cs"/>
          <w:b/>
          <w:bCs/>
          <w:sz w:val="24"/>
          <w:szCs w:val="24"/>
          <w:rtl/>
        </w:rPr>
        <w:t>אד</w:t>
      </w:r>
      <w:r w:rsidR="00352F82">
        <w:rPr>
          <w:rFonts w:ascii="Calibri" w:eastAsia="Calibri" w:hAnsi="Calibri" w:cs="Guttman Drogolin" w:hint="cs"/>
          <w:b/>
          <w:bCs/>
          <w:sz w:val="24"/>
          <w:szCs w:val="24"/>
          <w:rtl/>
        </w:rPr>
        <w:t>נ"י</w:t>
      </w:r>
      <w:proofErr w:type="spellEnd"/>
      <w:r w:rsidR="00352F82">
        <w:rPr>
          <w:rFonts w:ascii="Calibri" w:eastAsia="Calibri" w:hAnsi="Calibri" w:cs="Guttman Drogolin" w:hint="cs"/>
          <w:b/>
          <w:bCs/>
          <w:sz w:val="24"/>
          <w:szCs w:val="24"/>
          <w:rtl/>
        </w:rPr>
        <w:t xml:space="preserve"> בפתח כשמתפלל אצל אחינו הספר</w:t>
      </w:r>
      <w:r w:rsidR="00377DCA" w:rsidRPr="005F37A8">
        <w:rPr>
          <w:rFonts w:ascii="Calibri" w:eastAsia="Calibri" w:hAnsi="Calibri" w:cs="Guttman Drogolin" w:hint="cs"/>
          <w:b/>
          <w:bCs/>
          <w:sz w:val="24"/>
          <w:szCs w:val="24"/>
          <w:rtl/>
        </w:rPr>
        <w:t>ד</w:t>
      </w:r>
      <w:r w:rsidR="00352F82">
        <w:rPr>
          <w:rFonts w:ascii="Calibri" w:eastAsia="Calibri" w:hAnsi="Calibri" w:cs="Guttman Drogolin" w:hint="cs"/>
          <w:b/>
          <w:bCs/>
          <w:sz w:val="24"/>
          <w:szCs w:val="24"/>
          <w:rtl/>
        </w:rPr>
        <w:t>י</w:t>
      </w:r>
      <w:r w:rsidR="00377DCA" w:rsidRPr="005F37A8">
        <w:rPr>
          <w:rFonts w:ascii="Calibri" w:eastAsia="Calibri" w:hAnsi="Calibri" w:cs="Guttman Drogolin" w:hint="cs"/>
          <w:b/>
          <w:bCs/>
          <w:sz w:val="24"/>
          <w:szCs w:val="24"/>
          <w:rtl/>
        </w:rPr>
        <w:t>ם?</w:t>
      </w:r>
    </w:p>
    <w:p w:rsidR="00377DCA" w:rsidRPr="00377DCA" w:rsidRDefault="00377DCA" w:rsidP="00A274C7">
      <w:pPr>
        <w:spacing w:before="40" w:after="0" w:line="330" w:lineRule="exact"/>
        <w:jc w:val="both"/>
        <w:rPr>
          <w:rFonts w:ascii="Calibri" w:eastAsia="Calibri" w:hAnsi="Calibri" w:cs="Guttman Drogolin"/>
          <w:sz w:val="21"/>
          <w:szCs w:val="21"/>
        </w:rPr>
      </w:pPr>
      <w:r w:rsidRPr="005F37A8">
        <w:rPr>
          <w:rFonts w:asciiTheme="minorBidi" w:eastAsia="Times New Roman" w:hAnsiTheme="minorBidi" w:cs="Guttman Drogolin" w:hint="cs"/>
          <w:b/>
          <w:bCs/>
          <w:color w:val="000000"/>
          <w:sz w:val="24"/>
          <w:szCs w:val="24"/>
          <w:rtl/>
        </w:rPr>
        <w:t>תשובה</w:t>
      </w:r>
      <w:r w:rsidRPr="005F37A8">
        <w:rPr>
          <w:rFonts w:ascii="Calibri" w:eastAsia="Calibri" w:hAnsi="Calibri" w:cs="Guttman Drogolin" w:hint="cs"/>
          <w:sz w:val="21"/>
          <w:szCs w:val="21"/>
          <w:rtl/>
        </w:rPr>
        <w:t>. במ"ב (ה</w:t>
      </w:r>
      <w:ins w:id="1535" w:author="מגיה" w:date="2026-10-15T09:00:00Z">
        <w:r>
          <w:rPr>
            <w:rFonts w:ascii="Calibri" w:eastAsia="Calibri" w:hAnsi="Calibri" w:cs="Guttman Drogolin" w:hint="cs"/>
            <w:sz w:val="21"/>
            <w:szCs w:val="21"/>
            <w:rtl/>
          </w:rPr>
          <w:t xml:space="preserve">'</w:t>
        </w:r>
      </w:ins>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סק"ב</w:t>
      </w:r>
      <w:proofErr w:type="spellEnd"/>
      <w:r w:rsidRPr="005F37A8">
        <w:rPr>
          <w:rFonts w:ascii="Calibri" w:eastAsia="Calibri" w:hAnsi="Calibri" w:cs="Guttman Drogolin" w:hint="cs"/>
          <w:sz w:val="21"/>
          <w:szCs w:val="21"/>
          <w:rtl/>
        </w:rPr>
        <w:t>) הביא</w:t>
      </w:r>
      <w:r w:rsidR="002A56F3" w:rsidRPr="005F37A8">
        <w:rPr>
          <w:rFonts w:ascii="Calibri" w:eastAsia="Calibri" w:hAnsi="Calibri" w:cs="Guttman Drogolin" w:hint="cs"/>
          <w:sz w:val="21"/>
          <w:szCs w:val="21"/>
          <w:rtl/>
        </w:rPr>
        <w:t>,</w:t>
      </w:r>
      <w:r w:rsidRPr="005F37A8">
        <w:rPr>
          <w:rFonts w:ascii="Calibri" w:eastAsia="Calibri" w:hAnsi="Calibri" w:cs="Guttman Drogolin" w:hint="cs"/>
          <w:sz w:val="21"/>
          <w:szCs w:val="21"/>
          <w:rtl/>
        </w:rPr>
        <w:t xml:space="preserve"> שיש לקרוא אדני</w:t>
      </w:r>
      <w:r w:rsidR="002A56F3" w:rsidRPr="005F37A8">
        <w:rPr>
          <w:rFonts w:ascii="Calibri" w:eastAsia="Calibri" w:hAnsi="Calibri" w:cs="Guttman Drogolin" w:hint="cs"/>
          <w:sz w:val="21"/>
          <w:szCs w:val="21"/>
          <w:rtl/>
        </w:rPr>
        <w:t>,</w:t>
      </w:r>
      <w:r w:rsidRPr="005F37A8">
        <w:rPr>
          <w:rFonts w:ascii="Calibri" w:eastAsia="Calibri" w:hAnsi="Calibri" w:cs="Guttman Drogolin" w:hint="cs"/>
          <w:sz w:val="21"/>
          <w:szCs w:val="21"/>
          <w:rtl/>
        </w:rPr>
        <w:t xml:space="preserve"> האלף</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בחטף</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פתח</w:t>
      </w:r>
      <w:r w:rsidR="002A56F3" w:rsidRPr="005F37A8">
        <w:rPr>
          <w:rFonts w:ascii="Calibri" w:eastAsia="Calibri" w:hAnsi="Calibri" w:cs="Guttman Drogolin" w:hint="cs"/>
          <w:sz w:val="21"/>
          <w:szCs w:val="21"/>
          <w:rtl/>
        </w:rPr>
        <w:t>, ו</w:t>
      </w:r>
      <w:r w:rsidRPr="005F37A8">
        <w:rPr>
          <w:rFonts w:ascii="Calibri" w:eastAsia="Calibri" w:hAnsi="Calibri" w:cs="Guttman Drogolin" w:hint="cs"/>
          <w:sz w:val="21"/>
          <w:szCs w:val="21"/>
          <w:rtl/>
        </w:rPr>
        <w:t>לא</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בפתח</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לבד</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או</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בשב</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א</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לבד</w:t>
      </w:r>
      <w:r w:rsidR="002A56F3" w:rsidRPr="005F37A8">
        <w:rPr>
          <w:rFonts w:ascii="Calibri" w:eastAsia="Calibri" w:hAnsi="Calibri" w:cs="Guttman Drogolin" w:hint="cs"/>
          <w:sz w:val="21"/>
          <w:szCs w:val="21"/>
          <w:rtl/>
        </w:rPr>
        <w:t>,</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והד</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בחולם</w:t>
      </w:r>
      <w:r w:rsidR="002A56F3" w:rsidRPr="005F37A8">
        <w:rPr>
          <w:rFonts w:ascii="Calibri" w:eastAsia="Calibri" w:hAnsi="Calibri" w:cs="Guttman Drogolin" w:hint="cs"/>
          <w:sz w:val="21"/>
          <w:szCs w:val="21"/>
          <w:rtl/>
        </w:rPr>
        <w:t>,</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והנון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בקמץ</w:t>
      </w:r>
      <w:r w:rsidR="002A56F3" w:rsidRPr="005F37A8">
        <w:rPr>
          <w:rFonts w:ascii="Calibri" w:eastAsia="Calibri" w:hAnsi="Calibri" w:cs="Guttman Drogolin" w:hint="cs"/>
          <w:sz w:val="21"/>
          <w:szCs w:val="21"/>
          <w:rtl/>
        </w:rPr>
        <w:t>,</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וידגיש</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היו</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ד</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שתהא</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ניכרת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 xml:space="preserve">יפה. </w:t>
      </w:r>
      <w:r w:rsidR="00A274C7" w:rsidRPr="005F37A8">
        <w:rPr>
          <w:rFonts w:ascii="Calibri" w:eastAsia="Calibri" w:hAnsi="Calibri" w:cs="Guttman Drogolin" w:hint="cs"/>
          <w:sz w:val="21"/>
          <w:szCs w:val="21"/>
          <w:rtl/>
        </w:rPr>
        <w:t>ו</w:t>
      </w:r>
      <w:r w:rsidRPr="005F37A8">
        <w:rPr>
          <w:rFonts w:ascii="Calibri" w:eastAsia="Calibri" w:hAnsi="Calibri" w:cs="Guttman Drogolin" w:hint="cs"/>
          <w:sz w:val="21"/>
          <w:szCs w:val="21"/>
          <w:rtl/>
        </w:rPr>
        <w:t>ברבינו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בחיי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בפרשת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וירא</w:t>
      </w:r>
      <w:r w:rsidRPr="005F37A8">
        <w:rPr>
          <w:rFonts w:ascii="Calibri" w:eastAsia="Calibri" w:hAnsi="Calibri" w:cs="Guttman Drogolin"/>
          <w:sz w:val="21"/>
          <w:szCs w:val="21"/>
          <w:rtl/>
        </w:rPr>
        <w:t xml:space="preserve">) </w:t>
      </w:r>
      <w:r w:rsidR="00A274C7" w:rsidRPr="005F37A8">
        <w:rPr>
          <w:rFonts w:ascii="Calibri" w:eastAsia="Calibri" w:hAnsi="Calibri" w:cs="Guttman Drogolin" w:hint="cs"/>
          <w:sz w:val="21"/>
          <w:szCs w:val="21"/>
          <w:rtl/>
        </w:rPr>
        <w:t xml:space="preserve">כתב, </w:t>
      </w:r>
      <w:del w:id="1533" w:author="מגיה" w:date="2026-10-15T09:00:00Z">
        <w:r w:rsidRPr="005F37A8">
          <w:rPr>
            <w:rFonts w:ascii="Calibri" w:eastAsia="Calibri" w:hAnsi="Calibri" w:cs="Guttman Drogolin" w:hint="cs"/>
            <w:sz w:val="21"/>
            <w:szCs w:val="21"/>
            <w:rtl/>
          </w:rPr>
          <w:delText xml:space="preserve">שצריכים</w:delText>
        </w:r>
      </w:del>
      <w:ins w:id="1534" w:author="מגיה" w:date="2026-10-15T09:00:00Z">
        <w:r>
          <w:rPr>
            <w:rFonts w:ascii="Calibri" w:eastAsia="Calibri" w:hAnsi="Calibri" w:cs="Guttman Drogolin" w:hint="cs"/>
            <w:sz w:val="21"/>
            <w:szCs w:val="21"/>
            <w:rtl/>
          </w:rPr>
          <w:t xml:space="preserve">שצריך</w:t>
        </w:r>
      </w:ins>
      <w:r w:rsidRPr="005F37A8">
        <w:rPr>
          <w:rFonts w:ascii="Calibri" w:eastAsia="Calibri" w:hAnsi="Calibri" w:cs="Guttman Drogolin"/>
          <w:sz w:val="21"/>
          <w:szCs w:val="21"/>
          <w:rtl/>
        </w:rPr>
        <w:t xml:space="preserve"> </w:t>
      </w:r>
      <w:proofErr w:type="spellStart"/>
      <w:del w:id="1531" w:author="מגיה" w:date="2026-10-15T09:00:00Z">
        <w:r w:rsidRPr="005F37A8">
          <w:rPr>
            <w:rFonts w:ascii="Calibri" w:eastAsia="Calibri" w:hAnsi="Calibri" w:cs="Guttman Drogolin" w:hint="cs"/>
            <w:sz w:val="21"/>
            <w:szCs w:val="21"/>
            <w:rtl/>
          </w:rPr>
          <w:delText xml:space="preserve">לבטאות</w:delText>
        </w:r>
      </w:del>
      <w:ins w:id="1532" w:author="מגיה" w:date="2026-10-15T09:00:00Z">
        <w:r>
          <w:rPr>
            <w:rFonts w:ascii="Calibri" w:eastAsia="Calibri" w:hAnsi="Calibri" w:cs="Guttman Drogolin" w:hint="cs"/>
            <w:sz w:val="21"/>
            <w:szCs w:val="21"/>
            <w:rtl/>
          </w:rPr>
          <w:t xml:space="preserve">לבטא</w:t>
        </w:r>
      </w:ins>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תחת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האות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נו</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כמו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ביטוי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חולם</w:t>
      </w:r>
      <w:r w:rsidR="00A274C7" w:rsidRPr="005F37A8">
        <w:rPr>
          <w:rFonts w:ascii="Calibri" w:eastAsia="Calibri" w:hAnsi="Calibri" w:cs="Guttman Drogolin" w:hint="cs"/>
          <w:sz w:val="21"/>
          <w:szCs w:val="21"/>
          <w:rtl/>
        </w:rPr>
        <w:t>.</w:t>
      </w:r>
      <w:r w:rsidRPr="005F37A8">
        <w:rPr>
          <w:rFonts w:ascii="Calibri" w:eastAsia="Calibri" w:hAnsi="Calibri" w:cs="Guttman Drogolin"/>
          <w:sz w:val="21"/>
          <w:szCs w:val="21"/>
          <w:rtl/>
        </w:rPr>
        <w:t xml:space="preserve"> </w:t>
      </w:r>
      <w:proofErr w:type="spellStart"/>
      <w:r w:rsidR="00A274C7" w:rsidRPr="005F37A8">
        <w:rPr>
          <w:rFonts w:ascii="Calibri" w:eastAsia="Calibri" w:hAnsi="Calibri" w:cs="Guttman Drogolin" w:hint="cs"/>
          <w:sz w:val="21"/>
          <w:szCs w:val="21"/>
          <w:rtl/>
        </w:rPr>
        <w:t>ולפ"ז</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כתב בספר</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קריינא</w:t>
      </w:r>
      <w:proofErr w:type="spellEnd"/>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דאיגרתא</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(ח"א</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אות</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קלא</w:t>
      </w:r>
      <w:proofErr w:type="spellEnd"/>
      <w:r w:rsidRPr="005F37A8">
        <w:rPr>
          <w:rFonts w:ascii="Calibri" w:eastAsia="Calibri" w:hAnsi="Calibri" w:cs="Guttman Drogolin" w:hint="cs"/>
          <w:sz w:val="21"/>
          <w:szCs w:val="21"/>
          <w:rtl/>
        </w:rPr>
        <w:t xml:space="preserve"> וקלח</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ראוי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לומר</w:t>
      </w:r>
      <w:ins w:id="1530" w:author="מגיה" w:date="2026-10-15T09:00:00Z">
        <w:r>
          <w:rPr>
            <w:rFonts w:ascii="Calibri" w:eastAsia="Calibri" w:hAnsi="Calibri" w:cs="Guttman Drogolin" w:hint="cs"/>
            <w:sz w:val="21"/>
            <w:szCs w:val="21"/>
            <w:rtl/>
          </w:rPr>
          <w:t xml:space="preserve"> את</w:t>
        </w:r>
      </w:ins>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הנו</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כמו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האשכנזים</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דוקא</w:t>
      </w:r>
      <w:proofErr w:type="spellEnd"/>
      <w:r w:rsidR="00A274C7" w:rsidRPr="005F37A8">
        <w:rPr>
          <w:rFonts w:ascii="Calibri" w:eastAsia="Calibri" w:hAnsi="Calibri" w:cs="Guttman Drogolin" w:hint="cs"/>
          <w:sz w:val="21"/>
          <w:szCs w:val="21"/>
          <w:rtl/>
        </w:rPr>
        <w:t xml:space="preserve"> (בקמץ או בחולם)</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דכפי</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הברת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הספרדים</w:t>
      </w:r>
      <w:r w:rsidRPr="005F37A8">
        <w:rPr>
          <w:rFonts w:ascii="Calibri" w:eastAsia="Calibri" w:hAnsi="Calibri" w:cs="Guttman Drogolin"/>
          <w:sz w:val="21"/>
          <w:szCs w:val="21"/>
          <w:rtl/>
        </w:rPr>
        <w:t xml:space="preserve"> </w:t>
      </w:r>
      <w:r w:rsidR="00A274C7" w:rsidRPr="005F37A8">
        <w:rPr>
          <w:rFonts w:ascii="Calibri" w:eastAsia="Calibri" w:hAnsi="Calibri" w:cs="Guttman Drogolin" w:hint="cs"/>
          <w:sz w:val="21"/>
          <w:szCs w:val="21"/>
          <w:rtl/>
        </w:rPr>
        <w:t xml:space="preserve">(בפתח) </w:t>
      </w:r>
      <w:r w:rsidRPr="005F37A8">
        <w:rPr>
          <w:rFonts w:ascii="Calibri" w:eastAsia="Calibri" w:hAnsi="Calibri" w:cs="Guttman Drogolin" w:hint="cs"/>
          <w:sz w:val="21"/>
          <w:szCs w:val="21"/>
          <w:rtl/>
        </w:rPr>
        <w:t>משמע</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ח</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לשון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רבים</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 xml:space="preserve"> אמנם כתב בילקוט</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יוסף</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(סימן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כוונת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הברכות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אות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 xml:space="preserve">ו) </w:t>
      </w:r>
      <w:r w:rsidR="00A274C7" w:rsidRPr="005F37A8">
        <w:rPr>
          <w:rFonts w:ascii="Calibri" w:eastAsia="Calibri" w:hAnsi="Calibri" w:cs="Guttman Drogolin" w:hint="cs"/>
          <w:sz w:val="21"/>
          <w:szCs w:val="21"/>
          <w:rtl/>
        </w:rPr>
        <w:t>ש</w:t>
      </w:r>
      <w:r w:rsidRPr="005F37A8">
        <w:rPr>
          <w:rFonts w:ascii="Calibri" w:eastAsia="Calibri" w:hAnsi="Calibri" w:cs="Guttman Drogolin" w:hint="cs"/>
          <w:sz w:val="21"/>
          <w:szCs w:val="21"/>
          <w:rtl/>
        </w:rPr>
        <w:t>כידוע</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מנהג</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גדולי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הדורות</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הספרדים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אינו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וכך</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נהגו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גדולי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התורה</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שבדור</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האחרון</w:t>
      </w:r>
      <w:r w:rsidRPr="005F37A8">
        <w:rPr>
          <w:rFonts w:ascii="Calibri" w:eastAsia="Calibri" w:hAnsi="Calibri" w:cs="Guttman Drogolin"/>
          <w:sz w:val="21"/>
          <w:szCs w:val="21"/>
          <w:rtl/>
        </w:rPr>
        <w:t xml:space="preserve">, </w:t>
      </w:r>
      <w:proofErr w:type="spellStart"/>
      <w:r w:rsidRPr="005F37A8">
        <w:rPr>
          <w:rFonts w:ascii="Calibri" w:eastAsia="Calibri" w:hAnsi="Calibri" w:cs="Guttman Drogolin" w:hint="cs"/>
          <w:sz w:val="21"/>
          <w:szCs w:val="21"/>
          <w:rtl/>
        </w:rPr>
        <w:t>ובודאי</w:t>
      </w:r>
      <w:proofErr w:type="spellEnd"/>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שמעו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מרבותיהם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גדולי</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הדור</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הקודם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והם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שמעו</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כן</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מרבותיהם</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דור</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אחר</w:t>
      </w:r>
      <w:r w:rsidRPr="005F37A8">
        <w:rPr>
          <w:rFonts w:ascii="Calibri" w:eastAsia="Calibri" w:hAnsi="Calibri" w:cs="Guttman Drogolin"/>
          <w:sz w:val="21"/>
          <w:szCs w:val="21"/>
          <w:rtl/>
        </w:rPr>
        <w:t xml:space="preserve"> </w:t>
      </w:r>
      <w:r w:rsidRPr="005F37A8">
        <w:rPr>
          <w:rFonts w:ascii="Calibri" w:eastAsia="Calibri" w:hAnsi="Calibri" w:cs="Guttman Drogolin" w:hint="cs"/>
          <w:sz w:val="21"/>
          <w:szCs w:val="21"/>
          <w:rtl/>
        </w:rPr>
        <w:t>דור</w:t>
      </w:r>
      <w:r w:rsidR="00A274C7" w:rsidRPr="005F37A8">
        <w:rPr>
          <w:rFonts w:ascii="Calibri" w:eastAsia="Calibri" w:hAnsi="Calibri" w:cs="Guttman Drogolin" w:hint="cs"/>
          <w:sz w:val="21"/>
          <w:szCs w:val="21"/>
          <w:rtl/>
        </w:rPr>
        <w:t xml:space="preserve"> ע"כ</w:t>
      </w:r>
      <w:r w:rsidRPr="005F37A8">
        <w:rPr>
          <w:rFonts w:ascii="Calibri" w:eastAsia="Calibri" w:hAnsi="Calibri" w:cs="Guttman Drogolin"/>
          <w:sz w:val="21"/>
          <w:szCs w:val="21"/>
          <w:rtl/>
        </w:rPr>
        <w:t>.</w:t>
      </w:r>
      <w:r w:rsidRPr="005F37A8">
        <w:rPr>
          <w:rFonts w:ascii="Calibri" w:eastAsia="Calibri" w:hAnsi="Calibri" w:cs="Guttman Drogolin" w:hint="cs"/>
          <w:sz w:val="21"/>
          <w:szCs w:val="21"/>
          <w:rtl/>
        </w:rPr>
        <w:t xml:space="preserve"> </w:t>
      </w:r>
      <w:r w:rsidR="00A274C7" w:rsidRPr="005F37A8">
        <w:rPr>
          <w:rFonts w:ascii="Calibri" w:eastAsia="Calibri" w:hAnsi="Calibri" w:cs="Guttman Drogolin" w:hint="cs"/>
          <w:sz w:val="21"/>
          <w:szCs w:val="21"/>
          <w:rtl/>
        </w:rPr>
        <w:t xml:space="preserve">אלא מאחר שגם </w:t>
      </w:r>
      <w:del w:id="1528" w:author="מגיה" w:date="2026-10-15T09:00:00Z">
        <w:r w:rsidR="00A274C7" w:rsidRPr="005F37A8">
          <w:rPr>
            <w:rFonts w:ascii="Calibri" w:eastAsia="Calibri" w:hAnsi="Calibri" w:cs="Guttman Drogolin" w:hint="cs"/>
            <w:sz w:val="21"/>
            <w:szCs w:val="21"/>
            <w:rtl/>
          </w:rPr>
          <w:delText xml:space="preserve">לספרדים</w:delText>
        </w:r>
      </w:del>
      <w:ins w:id="1529" w:author="מגיה" w:date="2026-10-15T09:00:00Z">
        <w:r>
          <w:rPr>
            <w:rFonts w:ascii="Calibri" w:eastAsia="Calibri" w:hAnsi="Calibri" w:cs="Guttman Drogolin" w:hint="cs"/>
            <w:sz w:val="21"/>
            <w:szCs w:val="21"/>
            <w:rtl/>
          </w:rPr>
          <w:t xml:space="preserve">אצל הספרדים</w:t>
        </w:r>
      </w:ins>
      <w:r w:rsidR="00A274C7" w:rsidRPr="005F37A8">
        <w:rPr>
          <w:rFonts w:ascii="Calibri" w:eastAsia="Calibri" w:hAnsi="Calibri" w:cs="Guttman Drogolin" w:hint="cs"/>
          <w:sz w:val="21"/>
          <w:szCs w:val="21"/>
          <w:rtl/>
        </w:rPr>
        <w:t xml:space="preserve"> שאומרים בפתח</w:t>
      </w:r>
      <w:ins w:id="1527" w:author="מגיה" w:date="2026-10-15T09:00:00Z">
        <w:r>
          <w:rPr>
            <w:rFonts w:ascii="Calibri" w:eastAsia="Calibri" w:hAnsi="Calibri" w:cs="Guttman Drogolin" w:hint="cs"/>
            <w:sz w:val="21"/>
            <w:szCs w:val="21"/>
            <w:rtl/>
          </w:rPr>
          <w:t xml:space="preserve">,</w:t>
        </w:r>
      </w:ins>
      <w:r w:rsidR="00A274C7" w:rsidRPr="005F37A8">
        <w:rPr>
          <w:rFonts w:ascii="Calibri" w:eastAsia="Calibri" w:hAnsi="Calibri" w:cs="Guttman Drogolin" w:hint="cs"/>
          <w:sz w:val="21"/>
          <w:szCs w:val="21"/>
          <w:rtl/>
        </w:rPr>
        <w:t xml:space="preserve"> הוא רק בגלל מנהג אבותיהם בידיהם, לכן אשכנזי</w:t>
      </w:r>
      <w:r w:rsidRPr="005F37A8">
        <w:rPr>
          <w:rFonts w:ascii="Calibri" w:eastAsia="Calibri" w:hAnsi="Calibri" w:cs="Guttman Drogolin" w:hint="cs"/>
          <w:sz w:val="21"/>
          <w:szCs w:val="21"/>
          <w:rtl/>
        </w:rPr>
        <w:t xml:space="preserve"> שמתפלל אצל הספר</w:t>
      </w:r>
      <w:r w:rsidR="00A274C7" w:rsidRPr="005F37A8">
        <w:rPr>
          <w:rFonts w:ascii="Calibri" w:eastAsia="Calibri" w:hAnsi="Calibri" w:cs="Guttman Drogolin" w:hint="cs"/>
          <w:sz w:val="21"/>
          <w:szCs w:val="21"/>
          <w:rtl/>
        </w:rPr>
        <w:t>ד</w:t>
      </w:r>
      <w:r w:rsidRPr="005F37A8">
        <w:rPr>
          <w:rFonts w:ascii="Calibri" w:eastAsia="Calibri" w:hAnsi="Calibri" w:cs="Guttman Drogolin" w:hint="cs"/>
          <w:sz w:val="21"/>
          <w:szCs w:val="21"/>
          <w:rtl/>
        </w:rPr>
        <w:t>ים יאמר כהרגלו.</w:t>
      </w:r>
    </w:p>
    <w:p w:rsidR="006650A6" w:rsidRPr="006650A6" w:rsidRDefault="006650A6" w:rsidP="006650A6">
      <w:pPr>
        <w:spacing w:before="36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 ו'</w:t>
      </w:r>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r w:rsidRPr="006650A6">
        <w:rPr>
          <w:rFonts w:ascii="Arial" w:eastAsia="Calibri" w:hAnsi="Arial" w:cs="Guttman Drogolin" w:hint="cs"/>
          <w:bCs/>
          <w:color w:val="000000"/>
          <w:sz w:val="26"/>
          <w:szCs w:val="26"/>
          <w:rtl/>
        </w:rPr>
        <w:t xml:space="preserve">זמן ברכת </w:t>
      </w:r>
      <w:proofErr w:type="spellStart"/>
      <w:r w:rsidRPr="006650A6">
        <w:rPr>
          <w:rFonts w:ascii="Arial" w:eastAsia="Calibri" w:hAnsi="Arial" w:cs="Guttman Drogolin" w:hint="cs"/>
          <w:bCs/>
          <w:color w:val="000000"/>
          <w:sz w:val="26"/>
          <w:szCs w:val="26"/>
          <w:rtl/>
        </w:rPr>
        <w:t>נט"י</w:t>
      </w:r>
      <w:proofErr w:type="spellEnd"/>
      <w:del w:id="1728" w:author="מגיה" w:date="2026-10-15T09:00:00Z">
        <w:r w:rsidRPr="006650A6">
          <w:rPr>
            <w:rFonts w:ascii="Arial" w:eastAsia="Calibri" w:hAnsi="Arial" w:cs="Guttman Drogolin" w:hint="cs"/>
            <w:bCs/>
            <w:color w:val="000000"/>
            <w:sz w:val="26"/>
            <w:szCs w:val="26"/>
            <w:rtl/>
          </w:rPr>
          <w:delText xml:space="preserve"> </w:delText>
        </w:r>
      </w:del>
    </w:p>
    <w:p w:rsidR="006650A6" w:rsidRPr="006650A6" w:rsidRDefault="00DA147D" w:rsidP="001C2F4B">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t>מ</w:t>
      </w:r>
      <w:r w:rsidR="001C2F4B">
        <w:rPr>
          <w:rFonts w:asciiTheme="minorBidi" w:eastAsia="Times New Roman" w:hAnsiTheme="minorBidi" w:cs="Guttman Drogolin" w:hint="cs"/>
          <w:b/>
          <w:bCs/>
          <w:color w:val="000000"/>
          <w:sz w:val="24"/>
          <w:szCs w:val="24"/>
          <w:rtl/>
        </w:rPr>
        <w:t>ח</w:t>
      </w:r>
      <w:r w:rsidR="006650A6" w:rsidRPr="006650A6">
        <w:rPr>
          <w:rFonts w:asciiTheme="minorBidi" w:eastAsia="Times New Roman" w:hAnsiTheme="minorBidi" w:cs="Guttman Drogolin" w:hint="cs"/>
          <w:b/>
          <w:bCs/>
          <w:color w:val="000000"/>
          <w:sz w:val="24"/>
          <w:szCs w:val="24"/>
          <w:rtl/>
        </w:rPr>
        <w:t xml:space="preserve">. שאלה. מדוע לא מקפידים לברך על </w:t>
      </w:r>
      <w:proofErr w:type="spellStart"/>
      <w:r w:rsidR="006650A6" w:rsidRPr="006650A6">
        <w:rPr>
          <w:rFonts w:asciiTheme="minorBidi" w:eastAsia="Times New Roman" w:hAnsiTheme="minorBidi" w:cs="Guttman Drogolin" w:hint="cs"/>
          <w:b/>
          <w:bCs/>
          <w:color w:val="000000"/>
          <w:sz w:val="24"/>
          <w:szCs w:val="24"/>
          <w:rtl/>
        </w:rPr>
        <w:t>נט"י</w:t>
      </w:r>
      <w:proofErr w:type="spellEnd"/>
      <w:r w:rsidR="006650A6" w:rsidRPr="006650A6">
        <w:rPr>
          <w:rFonts w:asciiTheme="minorBidi" w:eastAsia="Times New Roman" w:hAnsiTheme="minorBidi" w:cs="Guttman Drogolin" w:hint="cs"/>
          <w:b/>
          <w:bCs/>
          <w:color w:val="000000"/>
          <w:sz w:val="24"/>
          <w:szCs w:val="24"/>
          <w:rtl/>
        </w:rPr>
        <w:t xml:space="preserve"> </w:t>
      </w:r>
      <w:proofErr w:type="spellStart"/>
      <w:r w:rsidR="006650A6" w:rsidRPr="006650A6">
        <w:rPr>
          <w:rFonts w:asciiTheme="minorBidi" w:eastAsia="Times New Roman" w:hAnsiTheme="minorBidi" w:cs="Guttman Drogolin" w:hint="cs"/>
          <w:b/>
          <w:bCs/>
          <w:color w:val="000000"/>
          <w:sz w:val="24"/>
          <w:szCs w:val="24"/>
          <w:rtl/>
        </w:rPr>
        <w:t>דשחרית</w:t>
      </w:r>
      <w:proofErr w:type="spellEnd"/>
      <w:r w:rsidR="006650A6" w:rsidRPr="006650A6">
        <w:rPr>
          <w:rFonts w:asciiTheme="minorBidi" w:eastAsia="Times New Roman" w:hAnsiTheme="minorBidi" w:cs="Guttman Drogolin" w:hint="cs"/>
          <w:b/>
          <w:bCs/>
          <w:color w:val="000000"/>
          <w:sz w:val="24"/>
          <w:szCs w:val="24"/>
          <w:rtl/>
        </w:rPr>
        <w:t xml:space="preserve"> סמוך לנטילה כמו בכל </w:t>
      </w:r>
      <w:del w:id="1540" w:author="מגיה" w:date="2026-10-15T09:00:00Z">
        <w:r w:rsidR="006650A6" w:rsidRPr="006650A6">
          <w:rPr>
            <w:rFonts w:asciiTheme="minorBidi" w:eastAsia="Times New Roman" w:hAnsiTheme="minorBidi" w:cs="Guttman Drogolin" w:hint="cs"/>
            <w:b/>
            <w:bCs/>
            <w:color w:val="000000"/>
            <w:sz w:val="24"/>
            <w:szCs w:val="24"/>
            <w:rtl/>
          </w:rPr>
          <w:delText xml:space="preserve">ברכת</w:delText>
        </w:r>
      </w:del>
      <w:ins w:id="1541" w:author="מגיה" w:date="2026-10-15T09:00:00Z">
        <w:r>
          <w:rPr>
            <w:rFonts w:asciiTheme="minorBidi" w:eastAsia="Times New Roman" w:hAnsiTheme="minorBidi" w:cs="Guttman Drogolin" w:hint="cs"/>
            <w:b/>
            <w:bCs/>
            <w:color w:val="000000"/>
            <w:sz w:val="24"/>
            <w:szCs w:val="24"/>
            <w:rtl/>
          </w:rPr>
          <w:t xml:space="preserve">ברכות</w:t>
        </w:r>
      </w:ins>
      <w:r w:rsidR="006650A6" w:rsidRPr="006650A6">
        <w:rPr>
          <w:rFonts w:asciiTheme="minorBidi" w:eastAsia="Times New Roman" w:hAnsiTheme="minorBidi" w:cs="Guttman Drogolin" w:hint="cs"/>
          <w:b/>
          <w:bCs/>
          <w:color w:val="000000"/>
          <w:sz w:val="24"/>
          <w:szCs w:val="24"/>
          <w:rtl/>
        </w:rPr>
        <w:t xml:space="preserve"> המצוות </w:t>
      </w:r>
      <w:del w:id="1538" w:author="מגיה" w:date="2026-10-15T09:00:00Z">
        <w:r w:rsidR="006650A6" w:rsidRPr="006650A6">
          <w:rPr>
            <w:rFonts w:asciiTheme="minorBidi" w:eastAsia="Times New Roman" w:hAnsiTheme="minorBidi" w:cs="Guttman Drogolin" w:hint="cs"/>
            <w:b/>
            <w:bCs/>
            <w:color w:val="000000"/>
            <w:sz w:val="24"/>
            <w:szCs w:val="24"/>
            <w:rtl/>
          </w:rPr>
          <w:delText xml:space="preserve">שמברך</w:delText>
        </w:r>
      </w:del>
      <w:ins w:id="1539" w:author="מגיה" w:date="2026-10-15T09:00:00Z">
        <w:r>
          <w:rPr>
            <w:rFonts w:asciiTheme="minorBidi" w:eastAsia="Times New Roman" w:hAnsiTheme="minorBidi" w:cs="Guttman Drogolin" w:hint="cs"/>
            <w:b/>
            <w:bCs/>
            <w:color w:val="000000"/>
            <w:sz w:val="24"/>
            <w:szCs w:val="24"/>
            <w:rtl/>
          </w:rPr>
          <w:t xml:space="preserve">שמברכים</w:t>
        </w:r>
      </w:ins>
      <w:r w:rsidR="006650A6" w:rsidRPr="006650A6">
        <w:rPr>
          <w:rFonts w:asciiTheme="minorBidi" w:eastAsia="Times New Roman" w:hAnsiTheme="minorBidi" w:cs="Guttman Drogolin" w:hint="cs"/>
          <w:b/>
          <w:bCs/>
          <w:color w:val="000000"/>
          <w:sz w:val="24"/>
          <w:szCs w:val="24"/>
          <w:rtl/>
        </w:rPr>
        <w:t xml:space="preserve"> </w:t>
      </w:r>
      <w:del w:id="1536" w:author="מגיה" w:date="2026-10-15T09:00:00Z">
        <w:r w:rsidR="006650A6" w:rsidRPr="006650A6">
          <w:rPr>
            <w:rFonts w:asciiTheme="minorBidi" w:eastAsia="Times New Roman" w:hAnsiTheme="minorBidi" w:cs="Guttman Drogolin" w:hint="cs"/>
            <w:b/>
            <w:bCs/>
            <w:color w:val="000000"/>
            <w:sz w:val="24"/>
            <w:szCs w:val="24"/>
            <w:rtl/>
          </w:rPr>
          <w:delText xml:space="preserve">עליהם</w:delText>
        </w:r>
      </w:del>
      <w:ins w:id="1537" w:author="מגיה" w:date="2026-10-15T09:00:00Z">
        <w:r>
          <w:rPr>
            <w:rFonts w:asciiTheme="minorBidi" w:eastAsia="Times New Roman" w:hAnsiTheme="minorBidi" w:cs="Guttman Drogolin" w:hint="cs"/>
            <w:b/>
            <w:bCs/>
            <w:color w:val="000000"/>
            <w:sz w:val="24"/>
            <w:szCs w:val="24"/>
            <w:rtl/>
          </w:rPr>
          <w:t xml:space="preserve">עליהן</w:t>
        </w:r>
      </w:ins>
      <w:r w:rsidR="006650A6" w:rsidRPr="006650A6">
        <w:rPr>
          <w:rFonts w:asciiTheme="minorBidi" w:eastAsia="Times New Roman" w:hAnsiTheme="minorBidi" w:cs="Guttman Drogolin" w:hint="cs"/>
          <w:b/>
          <w:bCs/>
          <w:color w:val="000000"/>
          <w:sz w:val="24"/>
          <w:szCs w:val="24"/>
          <w:rtl/>
        </w:rPr>
        <w:t xml:space="preserve"> עובר לעשייתן?</w:t>
      </w:r>
    </w:p>
    <w:p w:rsidR="006650A6" w:rsidRPr="006650A6" w:rsidRDefault="006650A6" w:rsidP="007B234A">
      <w:pPr>
        <w:spacing w:before="40" w:after="0" w:line="330" w:lineRule="exact"/>
        <w:jc w:val="both"/>
        <w:rPr>
          <w:rFonts w:ascii="Calibri" w:eastAsia="Calibri" w:hAnsi="Calibri"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Calibri" w:eastAsia="Calibri" w:hAnsi="Calibri" w:cs="Guttman Drogolin" w:hint="cs"/>
          <w:sz w:val="21"/>
          <w:szCs w:val="21"/>
          <w:rtl/>
        </w:rPr>
        <w:t xml:space="preserve">. </w:t>
      </w:r>
      <w:proofErr w:type="spellStart"/>
      <w:r w:rsidRPr="006650A6">
        <w:rPr>
          <w:rFonts w:ascii="Arial" w:eastAsia="Calibri" w:hAnsi="Arial" w:cs="Guttman Drogolin" w:hint="cs"/>
          <w:color w:val="000000"/>
          <w:sz w:val="21"/>
          <w:szCs w:val="21"/>
          <w:rtl/>
        </w:rPr>
        <w:t>ב</w:t>
      </w:r>
      <w:r w:rsidR="001C2BAC">
        <w:rPr>
          <w:rFonts w:ascii="Arial" w:eastAsia="Calibri" w:hAnsi="Arial" w:cs="Guttman Drogolin"/>
          <w:color w:val="000000"/>
          <w:sz w:val="21"/>
          <w:szCs w:val="21"/>
          <w:rtl/>
        </w:rPr>
        <w:t>שו"ע</w:t>
      </w:r>
      <w:proofErr w:type="spellEnd"/>
      <w:r w:rsidR="001C2BAC">
        <w:rPr>
          <w:rFonts w:ascii="Arial" w:eastAsia="Calibri" w:hAnsi="Arial" w:cs="Guttman Drogolin"/>
          <w:color w:val="000000"/>
          <w:sz w:val="21"/>
          <w:szCs w:val="21"/>
          <w:rtl/>
        </w:rPr>
        <w:t xml:space="preserve"> </w:t>
      </w:r>
      <w:r w:rsidR="001C2BAC">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ו</w:t>
      </w:r>
      <w:r w:rsidR="007B234A">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ס"ב</w:t>
      </w:r>
      <w:r w:rsidR="001C2BAC">
        <w:rPr>
          <w:rFonts w:ascii="Arial" w:eastAsia="Calibri" w:hAnsi="Arial" w:cs="Guttman Drogolin" w:hint="cs"/>
          <w:color w:val="000000"/>
          <w:sz w:val="21"/>
          <w:szCs w:val="21"/>
          <w:rtl/>
        </w:rPr>
        <w:t>)</w:t>
      </w:r>
      <w:r w:rsidRPr="006650A6">
        <w:rPr>
          <w:rFonts w:ascii="Arial" w:eastAsia="Calibri" w:hAnsi="Arial" w:cs="Guttman Drogolin"/>
          <w:color w:val="000000"/>
          <w:sz w:val="21"/>
          <w:szCs w:val="21"/>
          <w:rtl/>
        </w:rPr>
        <w:t xml:space="preserve"> </w:t>
      </w:r>
      <w:r w:rsidR="007B234A">
        <w:rPr>
          <w:rFonts w:ascii="Arial" w:eastAsia="Calibri" w:hAnsi="Arial" w:cs="Guttman Drogolin" w:hint="cs"/>
          <w:color w:val="000000"/>
          <w:sz w:val="21"/>
          <w:szCs w:val="21"/>
          <w:rtl/>
        </w:rPr>
        <w:t xml:space="preserve">כתב, </w:t>
      </w:r>
      <w:r w:rsidRPr="006650A6">
        <w:rPr>
          <w:rFonts w:ascii="Arial" w:eastAsia="Calibri" w:hAnsi="Arial" w:cs="Guttman Drogolin"/>
          <w:color w:val="000000"/>
          <w:sz w:val="21"/>
          <w:szCs w:val="21"/>
          <w:rtl/>
        </w:rPr>
        <w:t xml:space="preserve">יש </w:t>
      </w:r>
      <w:proofErr w:type="spellStart"/>
      <w:r w:rsidRPr="006650A6">
        <w:rPr>
          <w:rFonts w:ascii="Arial" w:eastAsia="Calibri" w:hAnsi="Arial" w:cs="Guttman Drogolin"/>
          <w:color w:val="000000"/>
          <w:sz w:val="21"/>
          <w:szCs w:val="21"/>
          <w:rtl/>
        </w:rPr>
        <w:t>נוהגין</w:t>
      </w:r>
      <w:proofErr w:type="spellEnd"/>
      <w:r w:rsidRPr="006650A6">
        <w:rPr>
          <w:rFonts w:ascii="Arial" w:eastAsia="Calibri" w:hAnsi="Arial" w:cs="Guttman Drogolin"/>
          <w:color w:val="000000"/>
          <w:sz w:val="21"/>
          <w:szCs w:val="21"/>
          <w:rtl/>
        </w:rPr>
        <w:t xml:space="preserve"> להמתין לברך על </w:t>
      </w:r>
      <w:proofErr w:type="spellStart"/>
      <w:r w:rsidRPr="006650A6">
        <w:rPr>
          <w:rFonts w:ascii="Arial" w:eastAsia="Calibri" w:hAnsi="Arial" w:cs="Guttman Drogolin"/>
          <w:color w:val="000000"/>
          <w:sz w:val="21"/>
          <w:szCs w:val="21"/>
          <w:rtl/>
        </w:rPr>
        <w:t>נט"י</w:t>
      </w:r>
      <w:proofErr w:type="spellEnd"/>
      <w:r w:rsidRPr="006650A6">
        <w:rPr>
          <w:rFonts w:ascii="Arial" w:eastAsia="Calibri" w:hAnsi="Arial" w:cs="Guttman Drogolin"/>
          <w:color w:val="000000"/>
          <w:sz w:val="21"/>
          <w:szCs w:val="21"/>
          <w:rtl/>
        </w:rPr>
        <w:t xml:space="preserve"> עד בואם לבית הכנסת, ומסדרים אותו עם שאר הברכות. ובני ספרד לא נהגו כן. וכתב </w:t>
      </w:r>
      <w:proofErr w:type="spellStart"/>
      <w:r w:rsidRPr="006650A6">
        <w:rPr>
          <w:rFonts w:ascii="Arial" w:eastAsia="Calibri" w:hAnsi="Arial" w:cs="Guttman Drogolin"/>
          <w:color w:val="000000"/>
          <w:sz w:val="21"/>
          <w:szCs w:val="21"/>
          <w:rtl/>
        </w:rPr>
        <w:t>המ"ב</w:t>
      </w:r>
      <w:proofErr w:type="spellEnd"/>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color w:val="000000"/>
          <w:sz w:val="21"/>
          <w:szCs w:val="21"/>
          <w:rtl/>
        </w:rPr>
        <w:t>סק"ט</w:t>
      </w:r>
      <w:ins w:id="1563" w:author="מגיה" w:date="2026-10-15T09:00:00Z">
        <w:r>
          <w:rPr>
            <w:rFonts w:ascii="Arial" w:eastAsia="Calibri" w:hAnsi="Arial" w:cs="Guttman Drogolin"/>
            <w:color w:val="000000"/>
            <w:sz w:val="21"/>
            <w:szCs w:val="21"/>
            <w:rtl/>
          </w:rPr>
          <w:t xml:space="preserve">:</w:t>
        </w:r>
      </w:ins>
      <w:proofErr w:type="spellEnd"/>
      <w:r w:rsidRPr="006650A6">
        <w:rPr>
          <w:rFonts w:ascii="Arial" w:eastAsia="Calibri" w:hAnsi="Arial" w:cs="Guttman Drogolin"/>
          <w:color w:val="000000"/>
          <w:sz w:val="21"/>
          <w:szCs w:val="21"/>
          <w:rtl/>
        </w:rPr>
        <w:t xml:space="preserve"> והסכמת האחרונים לנהוג כאנשי ספרד שלא להפסיק </w:t>
      </w:r>
      <w:proofErr w:type="spellStart"/>
      <w:r w:rsidRPr="006650A6">
        <w:rPr>
          <w:rFonts w:ascii="Arial" w:eastAsia="Calibri" w:hAnsi="Arial" w:cs="Guttman Drogolin"/>
          <w:color w:val="000000"/>
          <w:sz w:val="21"/>
          <w:szCs w:val="21"/>
          <w:rtl/>
        </w:rPr>
        <w:t>לכתחלה</w:t>
      </w:r>
      <w:proofErr w:type="spellEnd"/>
      <w:r w:rsidRPr="006650A6">
        <w:rPr>
          <w:rFonts w:ascii="Arial" w:eastAsia="Calibri" w:hAnsi="Arial" w:cs="Guttman Drogolin"/>
          <w:color w:val="000000"/>
          <w:sz w:val="21"/>
          <w:szCs w:val="21"/>
          <w:rtl/>
        </w:rPr>
        <w:t xml:space="preserve"> בין ברכת </w:t>
      </w:r>
      <w:proofErr w:type="spellStart"/>
      <w:r w:rsidRPr="006650A6">
        <w:rPr>
          <w:rFonts w:ascii="Arial" w:eastAsia="Calibri" w:hAnsi="Arial" w:cs="Guttman Drogolin"/>
          <w:color w:val="000000"/>
          <w:sz w:val="21"/>
          <w:szCs w:val="21"/>
          <w:rtl/>
        </w:rPr>
        <w:t>ענט"י</w:t>
      </w:r>
      <w:proofErr w:type="spellEnd"/>
      <w:r w:rsidRPr="006650A6">
        <w:rPr>
          <w:rFonts w:ascii="Arial" w:eastAsia="Calibri" w:hAnsi="Arial" w:cs="Guttman Drogolin"/>
          <w:color w:val="000000"/>
          <w:sz w:val="21"/>
          <w:szCs w:val="21"/>
          <w:rtl/>
        </w:rPr>
        <w:t xml:space="preserve"> והנטילה אלא מיד שנוטל ידיו צריך לברך </w:t>
      </w:r>
      <w:proofErr w:type="spellStart"/>
      <w:r w:rsidRPr="006650A6">
        <w:rPr>
          <w:rFonts w:ascii="Arial" w:eastAsia="Calibri" w:hAnsi="Arial" w:cs="Guttman Drogolin"/>
          <w:color w:val="000000"/>
          <w:sz w:val="21"/>
          <w:szCs w:val="21"/>
          <w:rtl/>
        </w:rPr>
        <w:t>ענט"י</w:t>
      </w:r>
      <w:proofErr w:type="spellEnd"/>
      <w:r w:rsidRPr="006650A6">
        <w:rPr>
          <w:rFonts w:ascii="Arial" w:eastAsia="Calibri" w:hAnsi="Arial" w:cs="Guttman Drogolin"/>
          <w:color w:val="000000"/>
          <w:sz w:val="21"/>
          <w:szCs w:val="21"/>
          <w:rtl/>
        </w:rPr>
        <w:t xml:space="preserve"> אך אם בעת שנוטל ידיו הוא צריך לנקביו שאפילו </w:t>
      </w:r>
      <w:proofErr w:type="spellStart"/>
      <w:r w:rsidRPr="006650A6">
        <w:rPr>
          <w:rFonts w:ascii="Arial" w:eastAsia="Calibri" w:hAnsi="Arial" w:cs="Guttman Drogolin"/>
          <w:color w:val="000000"/>
          <w:sz w:val="21"/>
          <w:szCs w:val="21"/>
          <w:rtl/>
        </w:rPr>
        <w:t>בד"ת</w:t>
      </w:r>
      <w:proofErr w:type="spellEnd"/>
      <w:r w:rsidRPr="006650A6">
        <w:rPr>
          <w:rFonts w:ascii="Arial" w:eastAsia="Calibri" w:hAnsi="Arial" w:cs="Guttman Drogolin"/>
          <w:color w:val="000000"/>
          <w:sz w:val="21"/>
          <w:szCs w:val="21"/>
          <w:rtl/>
        </w:rPr>
        <w:t xml:space="preserve"> אסור ואפילו יכול להעמיד עצמו עד פרסה אין לו לברך </w:t>
      </w:r>
      <w:proofErr w:type="spellStart"/>
      <w:r w:rsidRPr="006650A6">
        <w:rPr>
          <w:rFonts w:ascii="Arial" w:eastAsia="Calibri" w:hAnsi="Arial" w:cs="Guttman Drogolin"/>
          <w:color w:val="000000"/>
          <w:sz w:val="21"/>
          <w:szCs w:val="21"/>
          <w:rtl/>
        </w:rPr>
        <w:t>ענט"י</w:t>
      </w:r>
      <w:proofErr w:type="spellEnd"/>
      <w:r w:rsidRPr="006650A6">
        <w:rPr>
          <w:rFonts w:ascii="Arial" w:eastAsia="Calibri" w:hAnsi="Arial" w:cs="Guttman Drogolin"/>
          <w:color w:val="000000"/>
          <w:sz w:val="21"/>
          <w:szCs w:val="21"/>
          <w:rtl/>
        </w:rPr>
        <w:t xml:space="preserve"> עד שיעשה צרכיו ויברך </w:t>
      </w:r>
      <w:proofErr w:type="spellStart"/>
      <w:r w:rsidRPr="006650A6">
        <w:rPr>
          <w:rFonts w:ascii="Arial" w:eastAsia="Calibri" w:hAnsi="Arial" w:cs="Guttman Drogolin"/>
          <w:color w:val="000000"/>
          <w:sz w:val="21"/>
          <w:szCs w:val="21"/>
          <w:rtl/>
        </w:rPr>
        <w:t>ענט"י</w:t>
      </w:r>
      <w:proofErr w:type="spellEnd"/>
      <w:r w:rsidRPr="006650A6">
        <w:rPr>
          <w:rFonts w:ascii="Arial" w:eastAsia="Calibri" w:hAnsi="Arial" w:cs="Guttman Drogolin"/>
          <w:color w:val="000000"/>
          <w:sz w:val="21"/>
          <w:szCs w:val="21"/>
          <w:rtl/>
        </w:rPr>
        <w:t xml:space="preserve"> ואשר יצר [שערי תשובה].</w:t>
      </w:r>
      <w:r w:rsidRPr="006650A6">
        <w:rPr>
          <w:rFonts w:ascii="Arial" w:eastAsia="Calibri" w:hAnsi="Arial" w:cs="Guttman Drogolin" w:hint="cs"/>
          <w:color w:val="000000"/>
          <w:sz w:val="21"/>
          <w:szCs w:val="21"/>
          <w:rtl/>
        </w:rPr>
        <w:t xml:space="preserve"> והנה טעם מנהג אנ</w:t>
      </w:r>
      <w:r w:rsidRPr="006650A6">
        <w:rPr>
          <w:rFonts w:ascii="Calibri" w:eastAsia="Calibri" w:hAnsi="Calibri" w:cs="Guttman Drogolin" w:hint="cs"/>
          <w:sz w:val="21"/>
          <w:szCs w:val="21"/>
          <w:rtl/>
        </w:rPr>
        <w:t xml:space="preserve">שי ספרד להקדים הברכה לנטילה כמה שאפשר, כיון דלא גרע משאר </w:t>
      </w:r>
      <w:del w:id="1561" w:author="מגיה" w:date="2026-10-15T09:00:00Z">
        <w:r w:rsidRPr="006650A6">
          <w:rPr>
            <w:rFonts w:ascii="Calibri" w:eastAsia="Calibri" w:hAnsi="Calibri" w:cs="Guttman Drogolin" w:hint="cs"/>
            <w:sz w:val="21"/>
            <w:szCs w:val="21"/>
            <w:rtl/>
          </w:rPr>
          <w:delText xml:space="preserve">ברכת</w:delText>
        </w:r>
      </w:del>
      <w:ins w:id="1562" w:author="מגיה" w:date="2026-10-15T09:00:00Z">
        <w:r>
          <w:rPr>
            <w:rFonts w:ascii="Calibri" w:eastAsia="Calibri" w:hAnsi="Calibri" w:cs="Guttman Drogolin" w:hint="cs"/>
            <w:sz w:val="21"/>
            <w:szCs w:val="21"/>
            <w:rtl/>
          </w:rPr>
          <w:t xml:space="preserve">ברכות</w:t>
        </w:r>
      </w:ins>
      <w:r w:rsidRPr="006650A6">
        <w:rPr>
          <w:rFonts w:ascii="Calibri" w:eastAsia="Calibri" w:hAnsi="Calibri" w:cs="Guttman Drogolin" w:hint="cs"/>
          <w:sz w:val="21"/>
          <w:szCs w:val="21"/>
          <w:rtl/>
        </w:rPr>
        <w:t xml:space="preserve"> המצוות </w:t>
      </w:r>
      <w:del w:id="1559" w:author="מגיה" w:date="2026-10-15T09:00:00Z">
        <w:r w:rsidRPr="006650A6">
          <w:rPr>
            <w:rFonts w:ascii="Calibri" w:eastAsia="Calibri" w:hAnsi="Calibri" w:cs="Guttman Drogolin" w:hint="cs"/>
            <w:sz w:val="21"/>
            <w:szCs w:val="21"/>
            <w:rtl/>
          </w:rPr>
          <w:delText xml:space="preserve">שמברך</w:delText>
        </w:r>
      </w:del>
      <w:ins w:id="1560" w:author="מגיה" w:date="2026-10-15T09:00:00Z">
        <w:r>
          <w:rPr>
            <w:rFonts w:ascii="Calibri" w:eastAsia="Calibri" w:hAnsi="Calibri" w:cs="Guttman Drogolin" w:hint="cs"/>
            <w:sz w:val="21"/>
            <w:szCs w:val="21"/>
            <w:rtl/>
          </w:rPr>
          <w:t xml:space="preserve">שמברכים</w:t>
        </w:r>
      </w:ins>
      <w:r w:rsidRPr="006650A6">
        <w:rPr>
          <w:rFonts w:ascii="Calibri" w:eastAsia="Calibri" w:hAnsi="Calibri" w:cs="Guttman Drogolin" w:hint="cs"/>
          <w:sz w:val="21"/>
          <w:szCs w:val="21"/>
          <w:rtl/>
        </w:rPr>
        <w:t xml:space="preserve"> </w:t>
      </w:r>
      <w:del w:id="1557" w:author="מגיה" w:date="2026-10-15T09:00:00Z">
        <w:r w:rsidRPr="006650A6">
          <w:rPr>
            <w:rFonts w:ascii="Calibri" w:eastAsia="Calibri" w:hAnsi="Calibri" w:cs="Guttman Drogolin" w:hint="cs"/>
            <w:sz w:val="21"/>
            <w:szCs w:val="21"/>
            <w:rtl/>
          </w:rPr>
          <w:delText xml:space="preserve">עליהם</w:delText>
        </w:r>
      </w:del>
      <w:ins w:id="1558" w:author="מגיה" w:date="2026-10-15T09:00:00Z">
        <w:r>
          <w:rPr>
            <w:rFonts w:ascii="Calibri" w:eastAsia="Calibri" w:hAnsi="Calibri" w:cs="Guttman Drogolin" w:hint="cs"/>
            <w:sz w:val="21"/>
            <w:szCs w:val="21"/>
            <w:rtl/>
          </w:rPr>
          <w:t xml:space="preserve">עליהן</w:t>
        </w:r>
      </w:ins>
      <w:r w:rsidRPr="006650A6">
        <w:rPr>
          <w:rFonts w:ascii="Calibri" w:eastAsia="Calibri" w:hAnsi="Calibri" w:cs="Guttman Drogolin" w:hint="cs"/>
          <w:sz w:val="21"/>
          <w:szCs w:val="21"/>
          <w:rtl/>
        </w:rPr>
        <w:t xml:space="preserve"> עובר </w:t>
      </w:r>
      <w:del w:id="1555" w:author="מגיה" w:date="2026-10-15T09:00:00Z">
        <w:r w:rsidRPr="006650A6">
          <w:rPr>
            <w:rFonts w:ascii="Calibri" w:eastAsia="Calibri" w:hAnsi="Calibri" w:cs="Guttman Drogolin" w:hint="cs"/>
            <w:sz w:val="21"/>
            <w:szCs w:val="21"/>
            <w:rtl/>
          </w:rPr>
          <w:delText xml:space="preserve">לעשייתם</w:delText>
        </w:r>
      </w:del>
      <w:ins w:id="1556" w:author="מגיה" w:date="2026-10-15T09:00:00Z">
        <w:r>
          <w:rPr>
            <w:rFonts w:ascii="Calibri" w:eastAsia="Calibri" w:hAnsi="Calibri" w:cs="Guttman Drogolin" w:hint="cs"/>
            <w:sz w:val="21"/>
            <w:szCs w:val="21"/>
            <w:rtl/>
          </w:rPr>
          <w:t xml:space="preserve">לעשייתן</w:t>
        </w:r>
      </w:ins>
      <w:r w:rsidRPr="006650A6">
        <w:rPr>
          <w:rFonts w:ascii="Calibri" w:eastAsia="Calibri" w:hAnsi="Calibri" w:cs="Guttman Drogolin" w:hint="cs"/>
          <w:sz w:val="21"/>
          <w:szCs w:val="21"/>
          <w:rtl/>
        </w:rPr>
        <w:t xml:space="preserve">. מאידך</w:t>
      </w:r>
      <w:ins w:id="1554" w:author="מגיה" w:date="2026-10-15T09:00:00Z">
        <w:r>
          <w:rPr>
            <w:rFonts w:ascii="Calibri" w:eastAsia="Calibri" w:hAnsi="Calibri" w:cs="Guttman Drogolin" w:hint="cs"/>
            <w:sz w:val="21"/>
            <w:szCs w:val="21"/>
            <w:rtl/>
          </w:rPr>
          <w:t xml:space="preserve">,</w:t>
        </w:r>
      </w:ins>
      <w:r w:rsidRPr="006650A6">
        <w:rPr>
          <w:rFonts w:ascii="Calibri" w:eastAsia="Calibri" w:hAnsi="Calibri" w:cs="Guttman Drogolin" w:hint="cs"/>
          <w:sz w:val="21"/>
          <w:szCs w:val="21"/>
          <w:rtl/>
        </w:rPr>
        <w:t xml:space="preserve"> טעם </w:t>
      </w:r>
      <w:ins w:id="1553" w:author="מגיה" w:date="2026-10-15T09:00:00Z">
        <w:r>
          <w:rPr>
            <w:rFonts w:ascii="Calibri" w:eastAsia="Calibri" w:hAnsi="Calibri" w:cs="Guttman Drogolin" w:hint="cs"/>
            <w:sz w:val="21"/>
            <w:szCs w:val="21"/>
            <w:rtl/>
          </w:rPr>
          <w:t xml:space="preserve">מנהג "</w:t>
        </w:r>
      </w:ins>
      <w:r w:rsidRPr="006650A6">
        <w:rPr>
          <w:rFonts w:ascii="Calibri" w:eastAsia="Calibri" w:hAnsi="Calibri" w:cs="Guttman Drogolin" w:hint="cs"/>
          <w:sz w:val="21"/>
          <w:szCs w:val="21"/>
          <w:rtl/>
        </w:rPr>
        <w:t xml:space="preserve">יש נוהגים</w:t>
      </w:r>
      <w:ins w:id="1552" w:author="מגיה" w:date="2026-10-15T09:00:00Z">
        <w:r>
          <w:rPr>
            <w:rFonts w:ascii="Calibri" w:eastAsia="Calibri" w:hAnsi="Calibri" w:cs="Guttman Drogolin" w:hint="cs"/>
            <w:sz w:val="21"/>
            <w:szCs w:val="21"/>
            <w:rtl/>
          </w:rPr>
          <w:t xml:space="preserve">"</w:t>
        </w:r>
      </w:ins>
      <w:r w:rsidRPr="006650A6">
        <w:rPr>
          <w:rFonts w:ascii="Calibri" w:eastAsia="Calibri" w:hAnsi="Calibri" w:cs="Guttman Drogolin" w:hint="cs"/>
          <w:sz w:val="21"/>
          <w:szCs w:val="21"/>
          <w:rtl/>
        </w:rPr>
        <w:t xml:space="preserve"> שכתב המחבר</w:t>
      </w:r>
      <w:ins w:id="1551" w:author="מגיה" w:date="2026-10-15T09:00:00Z">
        <w:r>
          <w:rPr>
            <w:rFonts w:ascii="Calibri" w:eastAsia="Calibri" w:hAnsi="Calibri" w:cs="Guttman Drogolin" w:hint="cs"/>
            <w:sz w:val="21"/>
            <w:szCs w:val="21"/>
            <w:rtl/>
          </w:rPr>
          <w:t xml:space="preserve">,</w:t>
        </w:r>
      </w:ins>
      <w:r w:rsidRPr="006650A6">
        <w:rPr>
          <w:rFonts w:ascii="Calibri" w:eastAsia="Calibri" w:hAnsi="Calibri" w:cs="Guttman Drogolin" w:hint="cs"/>
          <w:sz w:val="21"/>
          <w:szCs w:val="21"/>
          <w:rtl/>
        </w:rPr>
        <w:t xml:space="preserve"> לברך בבואם לבית הכנסת </w:t>
      </w:r>
      <w:r w:rsidRPr="00BC6BB1">
        <w:rPr>
          <w:rFonts w:ascii="Calibri" w:eastAsia="Calibri" w:hAnsi="Calibri" w:cs="Guttman Drogolin" w:hint="cs"/>
          <w:sz w:val="23"/>
          <w:szCs w:val="23"/>
          <w:rtl/>
        </w:rPr>
        <w:t xml:space="preserve">כיון דלפי </w:t>
      </w:r>
      <w:proofErr w:type="spellStart"/>
      <w:r w:rsidRPr="00BC6BB1">
        <w:rPr>
          <w:rFonts w:ascii="Calibri" w:eastAsia="Calibri" w:hAnsi="Calibri" w:cs="Guttman Drogolin" w:hint="cs"/>
          <w:sz w:val="23"/>
          <w:szCs w:val="23"/>
          <w:rtl/>
        </w:rPr>
        <w:t>הרא"ש</w:t>
      </w:r>
      <w:proofErr w:type="spellEnd"/>
      <w:r w:rsidRPr="00BC6BB1">
        <w:rPr>
          <w:rFonts w:ascii="Calibri" w:eastAsia="Calibri" w:hAnsi="Calibri" w:cs="Guttman Drogolin" w:hint="cs"/>
          <w:sz w:val="23"/>
          <w:szCs w:val="23"/>
          <w:rtl/>
        </w:rPr>
        <w:t xml:space="preserve"> תקנת הנטילה </w:t>
      </w:r>
      <w:proofErr w:type="spellStart"/>
      <w:r w:rsidRPr="00BC6BB1">
        <w:rPr>
          <w:rFonts w:ascii="Calibri" w:eastAsia="Calibri" w:hAnsi="Calibri" w:cs="Guttman Drogolin" w:hint="cs"/>
          <w:sz w:val="23"/>
          <w:szCs w:val="23"/>
          <w:rtl/>
        </w:rPr>
        <w:t>היתה</w:t>
      </w:r>
      <w:proofErr w:type="spellEnd"/>
      <w:r w:rsidRPr="00BC6BB1">
        <w:rPr>
          <w:rFonts w:ascii="Calibri" w:eastAsia="Calibri" w:hAnsi="Calibri" w:cs="Guttman Drogolin" w:hint="cs"/>
          <w:sz w:val="23"/>
          <w:szCs w:val="23"/>
          <w:rtl/>
        </w:rPr>
        <w:t xml:space="preserve"> לצורך התפלה לאחר שנגע בלילה במקומות מכוסים, וא"כ יש להסמיכה כמה שיותר לתפלה, וגם לפי </w:t>
      </w:r>
      <w:proofErr w:type="spellStart"/>
      <w:r w:rsidRPr="00BC6BB1">
        <w:rPr>
          <w:rFonts w:ascii="Calibri" w:eastAsia="Calibri" w:hAnsi="Calibri" w:cs="Guttman Drogolin" w:hint="cs"/>
          <w:sz w:val="23"/>
          <w:szCs w:val="23"/>
          <w:rtl/>
        </w:rPr>
        <w:t>הרשב"א</w:t>
      </w:r>
      <w:proofErr w:type="spellEnd"/>
      <w:r w:rsidRPr="00BC6BB1">
        <w:rPr>
          <w:rFonts w:ascii="Calibri" w:eastAsia="Calibri" w:hAnsi="Calibri" w:cs="Guttman Drogolin" w:hint="cs"/>
          <w:sz w:val="23"/>
          <w:szCs w:val="23"/>
          <w:rtl/>
        </w:rPr>
        <w:t xml:space="preserve"> </w:t>
      </w:r>
      <w:proofErr w:type="spellStart"/>
      <w:r w:rsidRPr="00BC6BB1">
        <w:rPr>
          <w:rFonts w:ascii="Calibri" w:eastAsia="Calibri" w:hAnsi="Calibri" w:cs="Guttman Drogolin" w:hint="cs"/>
          <w:sz w:val="23"/>
          <w:szCs w:val="23"/>
          <w:rtl/>
        </w:rPr>
        <w:t>דטעם</w:t>
      </w:r>
      <w:proofErr w:type="spellEnd"/>
      <w:r w:rsidRPr="00BC6BB1">
        <w:rPr>
          <w:rFonts w:ascii="Calibri" w:eastAsia="Calibri" w:hAnsi="Calibri" w:cs="Guttman Drogolin" w:hint="cs"/>
          <w:sz w:val="23"/>
          <w:szCs w:val="23"/>
          <w:rtl/>
        </w:rPr>
        <w:t xml:space="preserve"> הנטילה דהוי בריה חדשה, הרי כתב דהוי ככהן המקדש </w:t>
      </w:r>
      <w:del w:id="1549" w:author="מגיה" w:date="2026-10-15T09:00:00Z">
        <w:r w:rsidRPr="00BC6BB1">
          <w:rPr>
            <w:rFonts w:ascii="Calibri" w:eastAsia="Calibri" w:hAnsi="Calibri" w:cs="Guttman Drogolin" w:hint="cs"/>
            <w:sz w:val="23"/>
            <w:szCs w:val="23"/>
            <w:rtl/>
          </w:rPr>
          <w:delText xml:space="preserve">ידו</w:delText>
        </w:r>
      </w:del>
      <w:ins w:id="1550" w:author="מגיה" w:date="2026-10-15T09:00:00Z">
        <w:r>
          <w:rPr>
            <w:rFonts w:ascii="Calibri" w:eastAsia="Calibri" w:hAnsi="Calibri" w:cs="Guttman Drogolin" w:hint="cs"/>
            <w:sz w:val="23"/>
            <w:szCs w:val="23"/>
            <w:rtl/>
          </w:rPr>
          <w:t xml:space="preserve">ידיו</w:t>
        </w:r>
      </w:ins>
      <w:r w:rsidRPr="00BC6BB1">
        <w:rPr>
          <w:rFonts w:ascii="Calibri" w:eastAsia="Calibri" w:hAnsi="Calibri" w:cs="Guttman Drogolin" w:hint="cs"/>
          <w:sz w:val="23"/>
          <w:szCs w:val="23"/>
          <w:rtl/>
        </w:rPr>
        <w:t xml:space="preserve"> לעבודה וא"כ יש להסמיך </w:t>
      </w:r>
      <w:r w:rsidRPr="00BC6BB1">
        <w:rPr>
          <w:rFonts w:ascii="Calibri" w:eastAsia="Calibri" w:hAnsi="Calibri" w:cs="Guttman Drogolin" w:hint="cs"/>
          <w:sz w:val="23"/>
          <w:szCs w:val="23"/>
          <w:rtl/>
        </w:rPr>
        <w:lastRenderedPageBreak/>
        <w:t>הברכה לתפלה</w:t>
      </w:r>
      <w:r w:rsidRPr="006650A6">
        <w:rPr>
          <w:rFonts w:ascii="Calibri" w:eastAsia="Calibri" w:hAnsi="Calibri" w:cs="Guttman Drogolin" w:hint="cs"/>
          <w:sz w:val="21"/>
          <w:szCs w:val="21"/>
          <w:rtl/>
        </w:rPr>
        <w:t xml:space="preserve">. ולהלכה כתב </w:t>
      </w:r>
      <w:proofErr w:type="spellStart"/>
      <w:r w:rsidRPr="006650A6">
        <w:rPr>
          <w:rFonts w:ascii="Calibri" w:eastAsia="Calibri" w:hAnsi="Calibri" w:cs="Guttman Drogolin" w:hint="cs"/>
          <w:sz w:val="21"/>
          <w:szCs w:val="21"/>
          <w:rtl/>
        </w:rPr>
        <w:t>המ"ב</w:t>
      </w:r>
      <w:proofErr w:type="spellEnd"/>
      <w:r w:rsidRPr="006650A6">
        <w:rPr>
          <w:rFonts w:ascii="Calibri" w:eastAsia="Calibri" w:hAnsi="Calibri" w:cs="Guttman Drogolin" w:hint="cs"/>
          <w:sz w:val="21"/>
          <w:szCs w:val="21"/>
          <w:rtl/>
        </w:rPr>
        <w:t xml:space="preserve"> לעשות כדברי שניהם ע"י </w:t>
      </w:r>
      <w:r w:rsidRPr="00BC6BB1">
        <w:rPr>
          <w:rFonts w:ascii="Calibri" w:eastAsia="Calibri" w:hAnsi="Calibri" w:cs="Guttman Drogolin" w:hint="cs"/>
          <w:sz w:val="21"/>
          <w:szCs w:val="21"/>
          <w:rtl/>
        </w:rPr>
        <w:t>שיסמ</w:t>
      </w:r>
      <w:r w:rsidR="00BC6BB1" w:rsidRPr="00BC6BB1">
        <w:rPr>
          <w:rFonts w:ascii="Calibri" w:eastAsia="Calibri" w:hAnsi="Calibri" w:cs="Guttman Drogolin" w:hint="cs"/>
          <w:sz w:val="21"/>
          <w:szCs w:val="21"/>
          <w:rtl/>
        </w:rPr>
        <w:t>ו</w:t>
      </w:r>
      <w:r w:rsidRPr="00BC6BB1">
        <w:rPr>
          <w:rFonts w:ascii="Calibri" w:eastAsia="Calibri" w:hAnsi="Calibri" w:cs="Guttman Drogolin" w:hint="cs"/>
          <w:sz w:val="21"/>
          <w:szCs w:val="21"/>
          <w:rtl/>
        </w:rPr>
        <w:t xml:space="preserve">ך הברכה כמה שיותר לנטילה לאחר </w:t>
      </w:r>
      <w:del w:id="1547" w:author="מגיה" w:date="2026-10-15T09:00:00Z">
        <w:r w:rsidRPr="00BC6BB1">
          <w:rPr>
            <w:rFonts w:ascii="Calibri" w:eastAsia="Calibri" w:hAnsi="Calibri" w:cs="Guttman Drogolin" w:hint="cs"/>
            <w:sz w:val="21"/>
            <w:szCs w:val="21"/>
            <w:rtl/>
          </w:rPr>
          <w:delText xml:space="preserve">עשית</w:delText>
        </w:r>
      </w:del>
      <w:ins w:id="1548" w:author="מגיה" w:date="2026-10-15T09:00:00Z">
        <w:r>
          <w:rPr>
            <w:rFonts w:ascii="Calibri" w:eastAsia="Calibri" w:hAnsi="Calibri" w:cs="Guttman Drogolin" w:hint="cs"/>
            <w:sz w:val="21"/>
            <w:szCs w:val="21"/>
            <w:rtl/>
          </w:rPr>
          <w:t xml:space="preserve">עשיית</w:t>
        </w:r>
      </w:ins>
      <w:r w:rsidRPr="00BC6BB1">
        <w:rPr>
          <w:rFonts w:ascii="Calibri" w:eastAsia="Calibri" w:hAnsi="Calibri" w:cs="Guttman Drogolin" w:hint="cs"/>
          <w:sz w:val="21"/>
          <w:szCs w:val="21"/>
          <w:rtl/>
        </w:rPr>
        <w:t xml:space="preserve"> צרכיו, וגם להסמיך לברכה זו עוד </w:t>
      </w:r>
      <w:del w:id="1545" w:author="מגיה" w:date="2026-10-15T09:00:00Z">
        <w:r w:rsidRPr="00BC6BB1">
          <w:rPr>
            <w:rFonts w:ascii="Calibri" w:eastAsia="Calibri" w:hAnsi="Calibri" w:cs="Guttman Drogolin" w:hint="cs"/>
            <w:sz w:val="21"/>
            <w:szCs w:val="21"/>
            <w:rtl/>
          </w:rPr>
          <w:delText xml:space="preserve">איזה</w:delText>
        </w:r>
      </w:del>
      <w:ins w:id="1546" w:author="מגיה" w:date="2026-10-15T09:00:00Z">
        <w:r>
          <w:rPr>
            <w:rFonts w:ascii="Calibri" w:eastAsia="Calibri" w:hAnsi="Calibri" w:cs="Guttman Drogolin" w:hint="cs"/>
            <w:sz w:val="21"/>
            <w:szCs w:val="21"/>
            <w:rtl/>
          </w:rPr>
          <w:t xml:space="preserve">איזו</w:t>
        </w:r>
      </w:ins>
      <w:r w:rsidRPr="00BC6BB1">
        <w:rPr>
          <w:rFonts w:ascii="Calibri" w:eastAsia="Calibri" w:hAnsi="Calibri" w:cs="Guttman Drogolin" w:hint="cs"/>
          <w:sz w:val="21"/>
          <w:szCs w:val="21"/>
          <w:rtl/>
        </w:rPr>
        <w:t xml:space="preserve"> תפלה כגון ברכת אשר יצר </w:t>
      </w:r>
      <w:proofErr w:type="spellStart"/>
      <w:r w:rsidRPr="00BC6BB1">
        <w:rPr>
          <w:rFonts w:ascii="Calibri" w:eastAsia="Calibri" w:hAnsi="Calibri" w:cs="Guttman Drogolin" w:hint="cs"/>
          <w:sz w:val="21"/>
          <w:szCs w:val="21"/>
          <w:rtl/>
        </w:rPr>
        <w:t>אלקי</w:t>
      </w:r>
      <w:proofErr w:type="spellEnd"/>
      <w:r w:rsidRPr="00BC6BB1">
        <w:rPr>
          <w:rFonts w:ascii="Calibri" w:eastAsia="Calibri" w:hAnsi="Calibri" w:cs="Guttman Drogolin" w:hint="cs"/>
          <w:sz w:val="21"/>
          <w:szCs w:val="21"/>
          <w:rtl/>
        </w:rPr>
        <w:t xml:space="preserve"> נשמה וברכות התורה </w:t>
      </w:r>
      <w:r w:rsidRPr="006650A6">
        <w:rPr>
          <w:rFonts w:ascii="Calibri" w:eastAsia="Calibri" w:hAnsi="Calibri" w:cs="Guttman Drogolin" w:hint="cs"/>
          <w:sz w:val="21"/>
          <w:szCs w:val="21"/>
          <w:rtl/>
        </w:rPr>
        <w:t xml:space="preserve">כדי לקיים דברי הראשונים הנ"ל </w:t>
      </w:r>
      <w:proofErr w:type="spellStart"/>
      <w:r w:rsidRPr="006650A6">
        <w:rPr>
          <w:rFonts w:ascii="Calibri" w:eastAsia="Calibri" w:hAnsi="Calibri" w:cs="Guttman Drogolin" w:hint="cs"/>
          <w:sz w:val="21"/>
          <w:szCs w:val="21"/>
          <w:rtl/>
        </w:rPr>
        <w:t>דהעיקר</w:t>
      </w:r>
      <w:proofErr w:type="spellEnd"/>
      <w:r w:rsidRPr="006650A6">
        <w:rPr>
          <w:rFonts w:ascii="Calibri" w:eastAsia="Calibri" w:hAnsi="Calibri" w:cs="Guttman Drogolin" w:hint="cs"/>
          <w:sz w:val="21"/>
          <w:szCs w:val="21"/>
          <w:rtl/>
        </w:rPr>
        <w:t xml:space="preserve"> ברכה </w:t>
      </w:r>
      <w:del w:id="1543" w:author="מגיה" w:date="2026-10-15T09:00:00Z">
        <w:r w:rsidRPr="006650A6">
          <w:rPr>
            <w:rFonts w:ascii="Calibri" w:eastAsia="Calibri" w:hAnsi="Calibri" w:cs="Guttman Drogolin" w:hint="cs"/>
            <w:sz w:val="21"/>
            <w:szCs w:val="21"/>
            <w:rtl/>
          </w:rPr>
          <w:delText xml:space="preserve">נתקן</w:delText>
        </w:r>
      </w:del>
      <w:ins w:id="1544" w:author="מגיה" w:date="2026-10-15T09:00:00Z">
        <w:r>
          <w:rPr>
            <w:rFonts w:ascii="Calibri" w:eastAsia="Calibri" w:hAnsi="Calibri" w:cs="Guttman Drogolin" w:hint="cs"/>
            <w:sz w:val="21"/>
            <w:szCs w:val="21"/>
            <w:rtl/>
          </w:rPr>
          <w:t xml:space="preserve">נתקנה</w:t>
        </w:r>
      </w:ins>
      <w:r w:rsidRPr="006650A6">
        <w:rPr>
          <w:rFonts w:ascii="Calibri" w:eastAsia="Calibri" w:hAnsi="Calibri" w:cs="Guttman Drogolin" w:hint="cs"/>
          <w:sz w:val="21"/>
          <w:szCs w:val="21"/>
          <w:rtl/>
        </w:rPr>
        <w:t xml:space="preserve"> להודות לה' שבראנו לשרתו</w:t>
      </w:r>
      <w:r w:rsidRPr="006650A6">
        <w:rPr>
          <w:rFonts w:ascii="Calibri" w:eastAsia="Calibri" w:hAnsi="Calibri" w:cs="Guttman Drogolin"/>
          <w:sz w:val="21"/>
          <w:szCs w:val="21"/>
          <w:vertAlign w:val="superscript"/>
          <w:rtl/>
        </w:rPr>
        <w:footnoteReference w:id="77"/>
      </w:r>
      <w:r w:rsidRPr="006650A6">
        <w:rPr>
          <w:rFonts w:ascii="Calibri" w:eastAsia="Calibri" w:hAnsi="Calibri" w:cs="Guttman Drogolin" w:hint="cs"/>
          <w:sz w:val="21"/>
          <w:szCs w:val="21"/>
          <w:rtl/>
        </w:rPr>
        <w:t xml:space="preserve">.</w:t>
      </w:r>
      <w:del w:id="1542" w:author="מגיה" w:date="2026-10-15T09:00:00Z">
        <w:r w:rsidRPr="006650A6">
          <w:rPr>
            <w:rFonts w:ascii="Calibri" w:eastAsia="Calibri" w:hAnsi="Calibri" w:cs="Guttman Drogolin" w:hint="cs"/>
            <w:sz w:val="21"/>
            <w:szCs w:val="21"/>
            <w:rtl/>
          </w:rPr>
          <w:delText xml:space="preserve"> </w:delText>
        </w:r>
      </w:del>
    </w:p>
    <w:p w:rsidR="00FD31EB" w:rsidRDefault="00FD31EB" w:rsidP="001C2F4B">
      <w:pPr>
        <w:autoSpaceDE w:val="0"/>
        <w:autoSpaceDN w:val="0"/>
        <w:adjustRightInd w:val="0"/>
        <w:spacing w:before="240" w:after="0" w:line="330" w:lineRule="exact"/>
        <w:jc w:val="both"/>
        <w:rPr>
          <w:rFonts w:asciiTheme="minorBidi" w:eastAsia="Times New Roman" w:hAnsiTheme="minorBidi" w:cs="Guttman Drogolin"/>
          <w:b/>
          <w:bCs/>
          <w:color w:val="000000"/>
          <w:sz w:val="24"/>
          <w:szCs w:val="24"/>
        </w:rPr>
      </w:pPr>
      <w:r>
        <w:rPr>
          <w:rFonts w:asciiTheme="minorBidi" w:eastAsia="Times New Roman" w:hAnsiTheme="minorBidi" w:cs="Guttman Drogolin" w:hint="cs"/>
          <w:b/>
          <w:bCs/>
          <w:color w:val="000000"/>
          <w:sz w:val="24"/>
          <w:szCs w:val="24"/>
          <w:rtl/>
        </w:rPr>
        <w:t>מ</w:t>
      </w:r>
      <w:r w:rsidR="001C2F4B">
        <w:rPr>
          <w:rFonts w:asciiTheme="minorBidi" w:eastAsia="Times New Roman" w:hAnsiTheme="minorBidi" w:cs="Guttman Drogolin" w:hint="cs"/>
          <w:b/>
          <w:bCs/>
          <w:color w:val="000000"/>
          <w:sz w:val="24"/>
          <w:szCs w:val="24"/>
          <w:rtl/>
        </w:rPr>
        <w:t>ט</w:t>
      </w:r>
      <w:r>
        <w:rPr>
          <w:rFonts w:asciiTheme="minorBidi" w:eastAsia="Times New Roman" w:hAnsiTheme="minorBidi" w:cs="Guttman Drogolin" w:hint="cs"/>
          <w:b/>
          <w:bCs/>
          <w:color w:val="000000"/>
          <w:sz w:val="24"/>
          <w:szCs w:val="24"/>
          <w:rtl/>
        </w:rPr>
        <w:t xml:space="preserve">. שאלה. מתי לברך </w:t>
      </w:r>
      <w:proofErr w:type="spellStart"/>
      <w:r>
        <w:rPr>
          <w:rFonts w:asciiTheme="minorBidi" w:eastAsia="Times New Roman" w:hAnsiTheme="minorBidi" w:cs="Guttman Drogolin" w:hint="cs"/>
          <w:b/>
          <w:bCs/>
          <w:color w:val="000000"/>
          <w:sz w:val="24"/>
          <w:szCs w:val="24"/>
          <w:rtl/>
        </w:rPr>
        <w:t>ענט"י</w:t>
      </w:r>
      <w:proofErr w:type="spellEnd"/>
      <w:r>
        <w:rPr>
          <w:rFonts w:asciiTheme="minorBidi" w:eastAsia="Times New Roman" w:hAnsiTheme="minorBidi" w:cs="Guttman Drogolin" w:hint="cs"/>
          <w:b/>
          <w:bCs/>
          <w:color w:val="000000"/>
          <w:sz w:val="24"/>
          <w:szCs w:val="24"/>
          <w:rtl/>
        </w:rPr>
        <w:t xml:space="preserve"> למי שקם באמצע הלילה ללמוד ודעתו לחזור ולישון, אחר שקם</w:t>
      </w:r>
      <w:del w:id="1568" w:author="מגיה" w:date="2026-10-15T09:00:00Z">
        <w:r>
          <w:rPr>
            <w:rFonts w:asciiTheme="minorBidi" w:eastAsia="Times New Roman" w:hAnsiTheme="minorBidi" w:cs="Guttman Drogolin" w:hint="cs"/>
            <w:b/>
            <w:bCs/>
            <w:color w:val="000000"/>
            <w:sz w:val="24"/>
            <w:szCs w:val="24"/>
            <w:rtl/>
          </w:rPr>
          <w:delText xml:space="preserve">  </w:delText>
        </w:r>
      </w:del>
      <w:ins w:id="1569" w:author="מגיה" w:date="2026-10-15T09:00:00Z">
        <w:r>
          <w:rPr>
            <w:rFonts w:asciiTheme="minorBidi" w:eastAsia="Times New Roman" w:hAnsiTheme="minorBidi" w:cs="Guttman Drogolin" w:hint="cs"/>
            <w:b/>
            <w:bCs/>
            <w:color w:val="000000"/>
            <w:sz w:val="24"/>
            <w:szCs w:val="24"/>
            <w:rtl/>
          </w:rPr>
          <w:t xml:space="preserve"> </w:t>
        </w:r>
      </w:ins>
      <w:r>
        <w:rPr>
          <w:rFonts w:asciiTheme="minorBidi" w:eastAsia="Times New Roman" w:hAnsiTheme="minorBidi" w:cs="Guttman Drogolin" w:hint="cs"/>
          <w:b/>
          <w:bCs/>
          <w:color w:val="000000"/>
          <w:sz w:val="24"/>
          <w:szCs w:val="24"/>
          <w:rtl/>
        </w:rPr>
        <w:t xml:space="preserve">בפעם </w:t>
      </w:r>
      <w:del w:id="1566" w:author="מגיה" w:date="2026-10-15T09:00:00Z">
        <w:r>
          <w:rPr>
            <w:rFonts w:asciiTheme="minorBidi" w:eastAsia="Times New Roman" w:hAnsiTheme="minorBidi" w:cs="Guttman Drogolin" w:hint="cs"/>
            <w:b/>
            <w:bCs/>
            <w:color w:val="000000"/>
            <w:sz w:val="24"/>
            <w:szCs w:val="24"/>
            <w:rtl/>
          </w:rPr>
          <w:delText xml:space="preserve">ראשונה</w:delText>
        </w:r>
      </w:del>
      <w:ins w:id="1567" w:author="מגיה" w:date="2026-10-15T09:00:00Z">
        <w:r>
          <w:rPr>
            <w:rFonts w:asciiTheme="minorBidi" w:eastAsia="Times New Roman" w:hAnsiTheme="minorBidi" w:cs="Guttman Drogolin" w:hint="cs"/>
            <w:b/>
            <w:bCs/>
            <w:color w:val="000000"/>
            <w:sz w:val="24"/>
            <w:szCs w:val="24"/>
            <w:rtl/>
          </w:rPr>
          <w:t xml:space="preserve">הראשונה</w:t>
        </w:r>
      </w:ins>
      <w:r>
        <w:rPr>
          <w:rFonts w:asciiTheme="minorBidi" w:eastAsia="Times New Roman" w:hAnsiTheme="minorBidi" w:cs="Guttman Drogolin" w:hint="cs"/>
          <w:b/>
          <w:bCs/>
          <w:color w:val="000000"/>
          <w:sz w:val="24"/>
          <w:szCs w:val="24"/>
          <w:rtl/>
        </w:rPr>
        <w:t xml:space="preserve"> או אחר שקם בפעם </w:t>
      </w:r>
      <w:del w:id="1564" w:author="מגיה" w:date="2026-10-15T09:00:00Z">
        <w:r>
          <w:rPr>
            <w:rFonts w:asciiTheme="minorBidi" w:eastAsia="Times New Roman" w:hAnsiTheme="minorBidi" w:cs="Guttman Drogolin" w:hint="cs"/>
            <w:b/>
            <w:bCs/>
            <w:color w:val="000000"/>
            <w:sz w:val="24"/>
            <w:szCs w:val="24"/>
            <w:rtl/>
          </w:rPr>
          <w:delText xml:space="preserve">שניה</w:delText>
        </w:r>
      </w:del>
      <w:ins w:id="1565" w:author="מגיה" w:date="2026-10-15T09:00:00Z">
        <w:r>
          <w:rPr>
            <w:rFonts w:asciiTheme="minorBidi" w:eastAsia="Times New Roman" w:hAnsiTheme="minorBidi" w:cs="Guttman Drogolin" w:hint="cs"/>
            <w:b/>
            <w:bCs/>
            <w:color w:val="000000"/>
            <w:sz w:val="24"/>
            <w:szCs w:val="24"/>
            <w:rtl/>
          </w:rPr>
          <w:t xml:space="preserve">השניה</w:t>
        </w:r>
      </w:ins>
      <w:r>
        <w:rPr>
          <w:rFonts w:asciiTheme="minorBidi" w:eastAsia="Times New Roman" w:hAnsiTheme="minorBidi" w:cs="Guttman Drogolin" w:hint="cs"/>
          <w:b/>
          <w:bCs/>
          <w:color w:val="000000"/>
          <w:sz w:val="24"/>
          <w:szCs w:val="24"/>
          <w:rtl/>
        </w:rPr>
        <w:t xml:space="preserve">?</w:t>
      </w:r>
    </w:p>
    <w:p w:rsidR="006650A6" w:rsidRPr="006650A6" w:rsidRDefault="006650A6" w:rsidP="009E1E1A">
      <w:pPr>
        <w:spacing w:before="40" w:after="0" w:line="330" w:lineRule="exact"/>
        <w:jc w:val="both"/>
        <w:rPr>
          <w:rFonts w:ascii="Calibri" w:eastAsia="Calibri" w:hAnsi="Calibri" w:cs="Guttman Drogolin"/>
          <w:sz w:val="21"/>
          <w:szCs w:val="21"/>
          <w:rtl/>
        </w:rPr>
      </w:pPr>
      <w:r w:rsidRPr="007B778E">
        <w:rPr>
          <w:rFonts w:asciiTheme="minorBidi" w:eastAsia="Times New Roman" w:hAnsiTheme="minorBidi" w:cs="Guttman Drogolin" w:hint="cs"/>
          <w:b/>
          <w:bCs/>
          <w:color w:val="000000"/>
          <w:sz w:val="24"/>
          <w:szCs w:val="24"/>
          <w:rtl/>
        </w:rPr>
        <w:t>תשובה</w:t>
      </w:r>
      <w:r w:rsidRPr="006650A6">
        <w:rPr>
          <w:rFonts w:ascii="Calibri" w:eastAsia="Calibri" w:hAnsi="Calibri" w:cs="Guttman Drogolin" w:hint="cs"/>
          <w:sz w:val="21"/>
          <w:szCs w:val="21"/>
          <w:rtl/>
        </w:rPr>
        <w:t xml:space="preserve">. </w:t>
      </w:r>
      <w:r w:rsidRPr="009E1E1A">
        <w:rPr>
          <w:rFonts w:ascii="Arial" w:eastAsia="Calibri" w:hAnsi="Arial" w:cs="Guttman Drogolin" w:hint="cs"/>
          <w:color w:val="000000"/>
          <w:sz w:val="21"/>
          <w:szCs w:val="21"/>
          <w:rtl/>
        </w:rPr>
        <w:t>במ"ב</w:t>
      </w:r>
      <w:r w:rsidRPr="009E1E1A">
        <w:rPr>
          <w:rFonts w:ascii="Arial" w:eastAsia="Calibri" w:hAnsi="Arial" w:cs="Guttman Drogolin"/>
          <w:color w:val="000000"/>
          <w:sz w:val="21"/>
          <w:szCs w:val="21"/>
          <w:rtl/>
        </w:rPr>
        <w:t xml:space="preserve"> </w:t>
      </w:r>
      <w:r w:rsidR="009E1E1A">
        <w:rPr>
          <w:rFonts w:ascii="Arial" w:eastAsia="Calibri" w:hAnsi="Arial" w:cs="Guttman Drogolin" w:hint="cs"/>
          <w:color w:val="000000"/>
          <w:sz w:val="21"/>
          <w:szCs w:val="21"/>
          <w:rtl/>
        </w:rPr>
        <w:t>(</w:t>
      </w:r>
      <w:r w:rsidR="007B234A">
        <w:rPr>
          <w:rFonts w:ascii="Arial" w:eastAsia="Calibri" w:hAnsi="Arial" w:cs="Guttman Drogolin" w:hint="cs"/>
          <w:color w:val="000000"/>
          <w:sz w:val="21"/>
          <w:szCs w:val="21"/>
          <w:rtl/>
        </w:rPr>
        <w:t xml:space="preserve">ו' </w:t>
      </w:r>
      <w:proofErr w:type="spellStart"/>
      <w:r w:rsidRPr="006650A6">
        <w:rPr>
          <w:rFonts w:ascii="Arial" w:eastAsia="Calibri" w:hAnsi="Arial" w:cs="Guttman Drogolin" w:hint="cs"/>
          <w:color w:val="000000"/>
          <w:sz w:val="21"/>
          <w:szCs w:val="21"/>
          <w:rtl/>
        </w:rPr>
        <w:t>ס</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ק</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לג</w:t>
      </w:r>
      <w:r w:rsidR="009E1E1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כתב</w:t>
      </w:r>
      <w:r w:rsidR="007B234A">
        <w:rPr>
          <w:rFonts w:ascii="Arial" w:eastAsia="Calibri" w:hAnsi="Arial" w:cs="Guttman Drogolin" w:hint="cs"/>
          <w:color w:val="000000"/>
          <w:sz w:val="21"/>
          <w:szCs w:val="21"/>
          <w:rtl/>
        </w:rPr>
        <w:t>,</w:t>
      </w:r>
      <w:r w:rsidRPr="006650A6">
        <w:rPr>
          <w:rFonts w:ascii="Arial" w:eastAsia="Calibri" w:hAnsi="Arial" w:cs="Guttman Drogolin" w:hint="cs"/>
          <w:color w:val="000000"/>
          <w:sz w:val="21"/>
          <w:szCs w:val="21"/>
          <w:rtl/>
        </w:rPr>
        <w:t xml:space="preserve"> </w:t>
      </w:r>
      <w:proofErr w:type="spellStart"/>
      <w:r w:rsidRPr="006650A6">
        <w:rPr>
          <w:rFonts w:ascii="Arial" w:eastAsia="Calibri" w:hAnsi="Arial" w:cs="Guttman Drogolin" w:hint="cs"/>
          <w:color w:val="000000"/>
          <w:sz w:val="21"/>
          <w:szCs w:val="21"/>
          <w:rtl/>
        </w:rPr>
        <w:t>דאם</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בפעם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הראשונה</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כשנטל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ידיו</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לא</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בירך</w:t>
      </w:r>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hint="cs"/>
          <w:color w:val="000000"/>
          <w:sz w:val="21"/>
          <w:szCs w:val="21"/>
          <w:rtl/>
        </w:rPr>
        <w:t>ענט</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י</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לא</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יברך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עתה</w:t>
      </w:r>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hint="cs"/>
          <w:color w:val="000000"/>
          <w:sz w:val="21"/>
          <w:szCs w:val="21"/>
          <w:rtl/>
        </w:rPr>
        <w:t>דאיך</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יאמר</w:t>
      </w:r>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hint="cs"/>
          <w:color w:val="000000"/>
          <w:sz w:val="21"/>
          <w:szCs w:val="21"/>
          <w:rtl/>
        </w:rPr>
        <w:t>וציונו</w:t>
      </w:r>
      <w:proofErr w:type="spellEnd"/>
      <w:r w:rsidRPr="006650A6">
        <w:rPr>
          <w:rFonts w:ascii="Arial" w:eastAsia="Calibri" w:hAnsi="Arial" w:cs="Guttman Drogolin"/>
          <w:color w:val="000000"/>
          <w:sz w:val="21"/>
          <w:szCs w:val="21"/>
          <w:rtl/>
        </w:rPr>
        <w:t xml:space="preserve"> </w:t>
      </w:r>
      <w:proofErr w:type="spellStart"/>
      <w:r w:rsidRPr="006650A6">
        <w:rPr>
          <w:rFonts w:ascii="Arial" w:eastAsia="Calibri" w:hAnsi="Arial" w:cs="Guttman Drogolin" w:hint="cs"/>
          <w:color w:val="000000"/>
          <w:sz w:val="21"/>
          <w:szCs w:val="21"/>
          <w:rtl/>
        </w:rPr>
        <w:t>ענט</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י</w:t>
      </w:r>
      <w:proofErr w:type="spellEnd"/>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הלא</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כבר</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יצא</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ידי</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חובת</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הנטילה</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לתפלה.</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ומבואר מדבריו שיש לברך</w:t>
      </w:r>
      <w:r w:rsidRPr="006650A6">
        <w:rPr>
          <w:rFonts w:ascii="Calibri" w:eastAsia="Calibri" w:hAnsi="Calibri" w:cs="Guttman Drogolin" w:hint="cs"/>
          <w:sz w:val="21"/>
          <w:szCs w:val="21"/>
          <w:rtl/>
        </w:rPr>
        <w:t xml:space="preserve"> בפעם </w:t>
      </w:r>
      <w:del w:id="1582" w:author="מגיה" w:date="2026-10-15T09:00:00Z">
        <w:r w:rsidRPr="006650A6">
          <w:rPr>
            <w:rFonts w:ascii="Calibri" w:eastAsia="Calibri" w:hAnsi="Calibri" w:cs="Guttman Drogolin" w:hint="cs"/>
            <w:sz w:val="21"/>
            <w:szCs w:val="21"/>
            <w:rtl/>
          </w:rPr>
          <w:delText xml:space="preserve">ראשונה</w:delText>
        </w:r>
      </w:del>
      <w:ins w:id="1583" w:author="מגיה" w:date="2026-10-15T09:00:00Z">
        <w:r>
          <w:rPr>
            <w:rFonts w:ascii="Calibri" w:eastAsia="Calibri" w:hAnsi="Calibri" w:cs="Guttman Drogolin" w:hint="cs"/>
            <w:sz w:val="21"/>
            <w:szCs w:val="21"/>
            <w:rtl/>
          </w:rPr>
          <w:t xml:space="preserve">הראשונה</w:t>
        </w:r>
      </w:ins>
      <w:r w:rsidRPr="006650A6">
        <w:rPr>
          <w:rFonts w:ascii="Calibri" w:eastAsia="Calibri" w:hAnsi="Calibri" w:cs="Guttman Drogolin" w:hint="cs"/>
          <w:sz w:val="21"/>
          <w:szCs w:val="21"/>
          <w:rtl/>
        </w:rPr>
        <w:t xml:space="preserve"> כיון שחל עליו חיוב ליטול ידיו ללימוד, ואדרבה</w:t>
      </w:r>
      <w:ins w:id="1581" w:author="מגיה" w:date="2026-10-15T09:00:00Z">
        <w:r>
          <w:rPr>
            <w:rFonts w:ascii="Calibri" w:eastAsia="Calibri" w:hAnsi="Calibri" w:cs="Guttman Drogolin" w:hint="cs"/>
            <w:sz w:val="21"/>
            <w:szCs w:val="21"/>
            <w:rtl/>
          </w:rPr>
          <w:t xml:space="preserve">,</w:t>
        </w:r>
      </w:ins>
      <w:r w:rsidRPr="006650A6">
        <w:rPr>
          <w:rFonts w:ascii="Calibri" w:eastAsia="Calibri" w:hAnsi="Calibri" w:cs="Guttman Drogolin" w:hint="cs"/>
          <w:sz w:val="21"/>
          <w:szCs w:val="21"/>
          <w:rtl/>
        </w:rPr>
        <w:t xml:space="preserve"> אם לא יברך</w:t>
      </w:r>
      <w:ins w:id="1580" w:author="מגיה" w:date="2026-10-15T09:00:00Z">
        <w:r>
          <w:rPr>
            <w:rFonts w:ascii="Calibri" w:eastAsia="Calibri" w:hAnsi="Calibri" w:cs="Guttman Drogolin" w:hint="cs"/>
            <w:sz w:val="21"/>
            <w:szCs w:val="21"/>
            <w:rtl/>
          </w:rPr>
          <w:t xml:space="preserve"> בפעם הראשונה</w:t>
        </w:r>
      </w:ins>
      <w:r w:rsidRPr="006650A6">
        <w:rPr>
          <w:rFonts w:ascii="Calibri" w:eastAsia="Calibri" w:hAnsi="Calibri" w:cs="Guttman Drogolin" w:hint="cs"/>
          <w:sz w:val="21"/>
          <w:szCs w:val="21"/>
          <w:rtl/>
        </w:rPr>
        <w:t xml:space="preserve"> יש בעיה לברך בפעם </w:t>
      </w:r>
      <w:del w:id="1578" w:author="מגיה" w:date="2026-10-15T09:00:00Z">
        <w:r w:rsidRPr="006650A6">
          <w:rPr>
            <w:rFonts w:ascii="Calibri" w:eastAsia="Calibri" w:hAnsi="Calibri" w:cs="Guttman Drogolin" w:hint="cs"/>
            <w:sz w:val="21"/>
            <w:szCs w:val="21"/>
            <w:rtl/>
          </w:rPr>
          <w:delText xml:space="preserve">שניה</w:delText>
        </w:r>
      </w:del>
      <w:ins w:id="1579" w:author="מגיה" w:date="2026-10-15T09:00:00Z">
        <w:r>
          <w:rPr>
            <w:rFonts w:ascii="Calibri" w:eastAsia="Calibri" w:hAnsi="Calibri" w:cs="Guttman Drogolin" w:hint="cs"/>
            <w:sz w:val="21"/>
            <w:szCs w:val="21"/>
            <w:rtl/>
          </w:rPr>
          <w:t xml:space="preserve">השניה</w:t>
        </w:r>
      </w:ins>
      <w:r w:rsidRPr="006650A6">
        <w:rPr>
          <w:rFonts w:ascii="Calibri" w:eastAsia="Calibri" w:hAnsi="Calibri" w:cs="Guttman Drogolin" w:hint="cs"/>
          <w:sz w:val="21"/>
          <w:szCs w:val="21"/>
          <w:rtl/>
        </w:rPr>
        <w:t xml:space="preserve"> כיון דלפי </w:t>
      </w:r>
      <w:proofErr w:type="spellStart"/>
      <w:r w:rsidRPr="006650A6">
        <w:rPr>
          <w:rFonts w:ascii="Calibri" w:eastAsia="Calibri" w:hAnsi="Calibri" w:cs="Guttman Drogolin" w:hint="cs"/>
          <w:sz w:val="21"/>
          <w:szCs w:val="21"/>
          <w:rtl/>
        </w:rPr>
        <w:t>הרא"ש</w:t>
      </w:r>
      <w:proofErr w:type="spellEnd"/>
      <w:r w:rsidRPr="006650A6">
        <w:rPr>
          <w:rFonts w:ascii="Calibri" w:eastAsia="Calibri" w:hAnsi="Calibri" w:cs="Guttman Drogolin" w:hint="cs"/>
          <w:sz w:val="21"/>
          <w:szCs w:val="21"/>
          <w:rtl/>
        </w:rPr>
        <w:t xml:space="preserve"> כבר יצא ידי חובת נטילה בפעם ראשונה ואיך יאמר וציוונו</w:t>
      </w:r>
      <w:r w:rsidRPr="006650A6">
        <w:rPr>
          <w:rFonts w:ascii="Calibri" w:eastAsia="Calibri" w:hAnsi="Calibri" w:cs="Guttman Drogolin"/>
          <w:sz w:val="21"/>
          <w:szCs w:val="21"/>
          <w:vertAlign w:val="superscript"/>
          <w:rtl/>
        </w:rPr>
        <w:footnoteReference w:id="78"/>
      </w:r>
      <w:r w:rsidRPr="006650A6">
        <w:rPr>
          <w:rFonts w:ascii="Calibri" w:eastAsia="Calibri" w:hAnsi="Calibri" w:cs="Guttman Drogolin" w:hint="cs"/>
          <w:sz w:val="21"/>
          <w:szCs w:val="21"/>
          <w:rtl/>
        </w:rPr>
        <w:t xml:space="preserve">. ולאחר שבירך בפעם </w:t>
      </w:r>
      <w:del w:id="1576" w:author="מגיה" w:date="2026-10-15T09:00:00Z">
        <w:r w:rsidRPr="006650A6">
          <w:rPr>
            <w:rFonts w:ascii="Calibri" w:eastAsia="Calibri" w:hAnsi="Calibri" w:cs="Guttman Drogolin" w:hint="cs"/>
            <w:sz w:val="21"/>
            <w:szCs w:val="21"/>
            <w:rtl/>
          </w:rPr>
          <w:delText xml:space="preserve">ראשונה</w:delText>
        </w:r>
      </w:del>
      <w:ins w:id="1577" w:author="מגיה" w:date="2026-10-15T09:00:00Z">
        <w:r>
          <w:rPr>
            <w:rFonts w:ascii="Calibri" w:eastAsia="Calibri" w:hAnsi="Calibri" w:cs="Guttman Drogolin" w:hint="cs"/>
            <w:sz w:val="21"/>
            <w:szCs w:val="21"/>
            <w:rtl/>
          </w:rPr>
          <w:t xml:space="preserve">הראשונה</w:t>
        </w:r>
      </w:ins>
      <w:r w:rsidRPr="006650A6">
        <w:rPr>
          <w:rFonts w:ascii="Calibri" w:eastAsia="Calibri" w:hAnsi="Calibri" w:cs="Guttman Drogolin" w:hint="cs"/>
          <w:sz w:val="21"/>
          <w:szCs w:val="21"/>
          <w:rtl/>
        </w:rPr>
        <w:t xml:space="preserve"> שוב לא יברך </w:t>
      </w:r>
      <w:del w:id="1574" w:author="מגיה" w:date="2026-10-15T09:00:00Z">
        <w:r w:rsidRPr="006650A6">
          <w:rPr>
            <w:rFonts w:ascii="Calibri" w:eastAsia="Calibri" w:hAnsi="Calibri" w:cs="Guttman Drogolin" w:hint="cs"/>
            <w:sz w:val="21"/>
            <w:szCs w:val="21"/>
            <w:rtl/>
          </w:rPr>
          <w:delText xml:space="preserve">פעם</w:delText>
        </w:r>
      </w:del>
      <w:ins w:id="1575" w:author="מגיה" w:date="2026-10-15T09:00:00Z">
        <w:r>
          <w:rPr>
            <w:rFonts w:ascii="Calibri" w:eastAsia="Calibri" w:hAnsi="Calibri" w:cs="Guttman Drogolin" w:hint="cs"/>
            <w:sz w:val="21"/>
            <w:szCs w:val="21"/>
            <w:rtl/>
          </w:rPr>
          <w:t xml:space="preserve">בפעם</w:t>
        </w:r>
      </w:ins>
      <w:r w:rsidRPr="006650A6">
        <w:rPr>
          <w:rFonts w:ascii="Calibri" w:eastAsia="Calibri" w:hAnsi="Calibri" w:cs="Guttman Drogolin" w:hint="cs"/>
          <w:sz w:val="21"/>
          <w:szCs w:val="21"/>
          <w:rtl/>
        </w:rPr>
        <w:t xml:space="preserve"> </w:t>
      </w:r>
      <w:del w:id="1572" w:author="מגיה" w:date="2026-10-15T09:00:00Z">
        <w:r w:rsidRPr="006650A6">
          <w:rPr>
            <w:rFonts w:ascii="Calibri" w:eastAsia="Calibri" w:hAnsi="Calibri" w:cs="Guttman Drogolin" w:hint="cs"/>
            <w:sz w:val="21"/>
            <w:szCs w:val="21"/>
            <w:rtl/>
          </w:rPr>
          <w:delText xml:space="preserve">שניה</w:delText>
        </w:r>
      </w:del>
      <w:ins w:id="1573" w:author="מגיה" w:date="2026-10-15T09:00:00Z">
        <w:r>
          <w:rPr>
            <w:rFonts w:ascii="Calibri" w:eastAsia="Calibri" w:hAnsi="Calibri" w:cs="Guttman Drogolin" w:hint="cs"/>
            <w:sz w:val="21"/>
            <w:szCs w:val="21"/>
            <w:rtl/>
          </w:rPr>
          <w:t xml:space="preserve">השניה</w:t>
        </w:r>
      </w:ins>
      <w:r w:rsidRPr="006650A6">
        <w:rPr>
          <w:rFonts w:ascii="Calibri" w:eastAsia="Calibri" w:hAnsi="Calibri" w:cs="Guttman Drogolin" w:hint="cs"/>
          <w:sz w:val="21"/>
          <w:szCs w:val="21"/>
          <w:rtl/>
        </w:rPr>
        <w:t xml:space="preserve"> גם כשעשה צרכיו, וזה כדי לחשוש לשיטת </w:t>
      </w:r>
      <w:proofErr w:type="spellStart"/>
      <w:r w:rsidRPr="006650A6">
        <w:rPr>
          <w:rFonts w:ascii="Calibri" w:eastAsia="Calibri" w:hAnsi="Calibri" w:cs="Guttman Drogolin" w:hint="cs"/>
          <w:sz w:val="21"/>
          <w:szCs w:val="21"/>
          <w:rtl/>
        </w:rPr>
        <w:t>הרשב"א</w:t>
      </w:r>
      <w:proofErr w:type="spellEnd"/>
      <w:r w:rsidRPr="006650A6">
        <w:rPr>
          <w:rFonts w:ascii="Calibri" w:eastAsia="Calibri" w:hAnsi="Calibri" w:cs="Guttman Drogolin" w:hint="cs"/>
          <w:sz w:val="21"/>
          <w:szCs w:val="21"/>
          <w:rtl/>
        </w:rPr>
        <w:t xml:space="preserve"> </w:t>
      </w:r>
      <w:proofErr w:type="spellStart"/>
      <w:r w:rsidRPr="006650A6">
        <w:rPr>
          <w:rFonts w:ascii="Calibri" w:eastAsia="Calibri" w:hAnsi="Calibri" w:cs="Guttman Drogolin" w:hint="cs"/>
          <w:sz w:val="21"/>
          <w:szCs w:val="21"/>
          <w:rtl/>
        </w:rPr>
        <w:t>דטעם</w:t>
      </w:r>
      <w:proofErr w:type="spellEnd"/>
      <w:r w:rsidRPr="006650A6">
        <w:rPr>
          <w:rFonts w:ascii="Calibri" w:eastAsia="Calibri" w:hAnsi="Calibri" w:cs="Guttman Drogolin" w:hint="cs"/>
          <w:sz w:val="21"/>
          <w:szCs w:val="21"/>
          <w:rtl/>
        </w:rPr>
        <w:t xml:space="preserve"> הנטילה הוא משום בריה חדשה ופעם אחת נעשה אדם בריה חדשה ולא שתי פעמים. מיהו נראה </w:t>
      </w:r>
      <w:proofErr w:type="spellStart"/>
      <w:r w:rsidRPr="006650A6">
        <w:rPr>
          <w:rFonts w:ascii="Calibri" w:eastAsia="Calibri" w:hAnsi="Calibri" w:cs="Guttman Drogolin" w:hint="cs"/>
          <w:sz w:val="21"/>
          <w:szCs w:val="21"/>
          <w:rtl/>
        </w:rPr>
        <w:t>ד</w:t>
      </w:r>
      <w:r w:rsidRPr="006650A6">
        <w:rPr>
          <w:rFonts w:ascii="Arial" w:eastAsia="Calibri" w:hAnsi="Arial" w:cs="Guttman Drogolin"/>
          <w:sz w:val="21"/>
          <w:szCs w:val="21"/>
          <w:rtl/>
        </w:rPr>
        <w:t>אם</w:t>
      </w:r>
      <w:proofErr w:type="spellEnd"/>
      <w:r w:rsidRPr="006650A6">
        <w:rPr>
          <w:rFonts w:ascii="Arial" w:eastAsia="Calibri" w:hAnsi="Arial" w:cs="Guttman Drogolin"/>
          <w:sz w:val="21"/>
          <w:szCs w:val="21"/>
          <w:rtl/>
        </w:rPr>
        <w:t xml:space="preserve"> קם מחמת הכרח כגון לבית </w:t>
      </w:r>
      <w:proofErr w:type="spellStart"/>
      <w:r w:rsidRPr="006650A6">
        <w:rPr>
          <w:rFonts w:ascii="Arial" w:eastAsia="Calibri" w:hAnsi="Arial" w:cs="Guttman Drogolin" w:hint="cs"/>
          <w:sz w:val="21"/>
          <w:szCs w:val="21"/>
          <w:rtl/>
        </w:rPr>
        <w:t>ה</w:t>
      </w:r>
      <w:r w:rsidRPr="006650A6">
        <w:rPr>
          <w:rFonts w:ascii="Arial" w:eastAsia="Calibri" w:hAnsi="Arial" w:cs="Guttman Drogolin"/>
          <w:sz w:val="21"/>
          <w:szCs w:val="21"/>
          <w:rtl/>
        </w:rPr>
        <w:t>כסא</w:t>
      </w:r>
      <w:proofErr w:type="spellEnd"/>
      <w:r w:rsidRPr="006650A6">
        <w:rPr>
          <w:rFonts w:ascii="Arial" w:eastAsia="Calibri" w:hAnsi="Arial" w:cs="Guttman Drogolin"/>
          <w:sz w:val="21"/>
          <w:szCs w:val="21"/>
          <w:rtl/>
        </w:rPr>
        <w:t xml:space="preserve"> או לאכול לפני צום</w:t>
      </w:r>
      <w:ins w:id="1571" w:author="מגיה" w:date="2026-10-15T09:00:00Z">
        <w:r>
          <w:rPr>
            <w:rFonts w:ascii="Arial" w:eastAsia="Calibri" w:hAnsi="Arial" w:cs="Guttman Drogolin"/>
            <w:sz w:val="21"/>
            <w:szCs w:val="21"/>
            <w:rtl/>
          </w:rPr>
          <w:t xml:space="preserve">,</w:t>
        </w:r>
      </w:ins>
      <w:r w:rsidRPr="006650A6">
        <w:rPr>
          <w:rFonts w:ascii="Arial" w:eastAsia="Calibri" w:hAnsi="Arial" w:cs="Guttman Drogolin"/>
          <w:sz w:val="21"/>
          <w:szCs w:val="21"/>
          <w:rtl/>
        </w:rPr>
        <w:t xml:space="preserve"> </w:t>
      </w:r>
      <w:proofErr w:type="spellStart"/>
      <w:r w:rsidRPr="006650A6">
        <w:rPr>
          <w:rFonts w:ascii="Arial" w:eastAsia="Calibri" w:hAnsi="Arial" w:cs="Guttman Drogolin" w:hint="cs"/>
          <w:sz w:val="21"/>
          <w:szCs w:val="21"/>
          <w:rtl/>
        </w:rPr>
        <w:t>י"ל</w:t>
      </w:r>
      <w:proofErr w:type="spellEnd"/>
      <w:r w:rsidRPr="006650A6">
        <w:rPr>
          <w:rFonts w:ascii="Arial" w:eastAsia="Calibri" w:hAnsi="Arial" w:cs="Guttman Drogolin" w:hint="cs"/>
          <w:sz w:val="21"/>
          <w:szCs w:val="21"/>
          <w:rtl/>
        </w:rPr>
        <w:t xml:space="preserve"> דלא</w:t>
      </w:r>
      <w:r w:rsidRPr="006650A6">
        <w:rPr>
          <w:rFonts w:ascii="Arial" w:eastAsia="Calibri" w:hAnsi="Arial" w:cs="Guttman Drogolin"/>
          <w:sz w:val="21"/>
          <w:szCs w:val="21"/>
          <w:rtl/>
        </w:rPr>
        <w:t xml:space="preserve"> חל עליו חיוב נטילה גם לפי </w:t>
      </w:r>
      <w:proofErr w:type="spellStart"/>
      <w:r w:rsidRPr="006650A6">
        <w:rPr>
          <w:rFonts w:ascii="Arial" w:eastAsia="Calibri" w:hAnsi="Arial" w:cs="Guttman Drogolin"/>
          <w:sz w:val="21"/>
          <w:szCs w:val="21"/>
          <w:rtl/>
        </w:rPr>
        <w:t>הרא"ש</w:t>
      </w:r>
      <w:proofErr w:type="spellEnd"/>
      <w:r w:rsidRPr="006650A6">
        <w:rPr>
          <w:rFonts w:ascii="Arial" w:eastAsia="Calibri" w:hAnsi="Arial" w:cs="Guttman Drogolin" w:hint="cs"/>
          <w:sz w:val="21"/>
          <w:szCs w:val="21"/>
          <w:rtl/>
        </w:rPr>
        <w:t>,</w:t>
      </w:r>
      <w:r w:rsidRPr="006650A6">
        <w:rPr>
          <w:rFonts w:ascii="Arial" w:eastAsia="Calibri" w:hAnsi="Arial" w:cs="Guttman Drogolin"/>
          <w:sz w:val="21"/>
          <w:szCs w:val="21"/>
          <w:rtl/>
        </w:rPr>
        <w:t xml:space="preserve"> </w:t>
      </w:r>
      <w:proofErr w:type="spellStart"/>
      <w:r w:rsidRPr="006650A6">
        <w:rPr>
          <w:rFonts w:ascii="Arial" w:eastAsia="Calibri" w:hAnsi="Arial" w:cs="Guttman Drogolin" w:hint="cs"/>
          <w:sz w:val="21"/>
          <w:szCs w:val="21"/>
          <w:rtl/>
        </w:rPr>
        <w:t>ד</w:t>
      </w:r>
      <w:r w:rsidRPr="006650A6">
        <w:rPr>
          <w:rFonts w:ascii="Arial" w:eastAsia="Calibri" w:hAnsi="Arial" w:cs="Guttman Drogolin"/>
          <w:sz w:val="21"/>
          <w:szCs w:val="21"/>
          <w:rtl/>
        </w:rPr>
        <w:t>לברכ</w:t>
      </w:r>
      <w:r w:rsidRPr="006650A6">
        <w:rPr>
          <w:rFonts w:ascii="Arial" w:eastAsia="Calibri" w:hAnsi="Arial" w:cs="Guttman Drogolin" w:hint="cs"/>
          <w:sz w:val="21"/>
          <w:szCs w:val="21"/>
          <w:rtl/>
        </w:rPr>
        <w:t>ת</w:t>
      </w:r>
      <w:proofErr w:type="spellEnd"/>
      <w:r w:rsidRPr="006650A6">
        <w:rPr>
          <w:rFonts w:ascii="Arial" w:eastAsia="Calibri" w:hAnsi="Arial" w:cs="Guttman Drogolin"/>
          <w:sz w:val="21"/>
          <w:szCs w:val="21"/>
          <w:rtl/>
        </w:rPr>
        <w:t xml:space="preserve"> </w:t>
      </w:r>
      <w:proofErr w:type="spellStart"/>
      <w:r w:rsidRPr="006650A6">
        <w:rPr>
          <w:rFonts w:ascii="Arial" w:eastAsia="Calibri" w:hAnsi="Arial" w:cs="Guttman Drogolin"/>
          <w:sz w:val="21"/>
          <w:szCs w:val="21"/>
          <w:rtl/>
        </w:rPr>
        <w:t>הנהנין</w:t>
      </w:r>
      <w:proofErr w:type="spellEnd"/>
      <w:r w:rsidRPr="006650A6">
        <w:rPr>
          <w:rFonts w:ascii="Arial" w:eastAsia="Calibri" w:hAnsi="Arial" w:cs="Guttman Drogolin"/>
          <w:sz w:val="21"/>
          <w:szCs w:val="21"/>
          <w:rtl/>
        </w:rPr>
        <w:t xml:space="preserve"> לא תיקנו נטילה</w:t>
      </w:r>
      <w:r w:rsidRPr="006650A6">
        <w:rPr>
          <w:rFonts w:ascii="Arial" w:eastAsia="Calibri" w:hAnsi="Arial" w:cs="Guttman Drogolin" w:hint="cs"/>
          <w:sz w:val="21"/>
          <w:szCs w:val="21"/>
          <w:rtl/>
        </w:rPr>
        <w:t xml:space="preserve"> ולא יברך אלא בבוקר כשנוטל ידיו</w:t>
      </w:r>
      <w:r w:rsidRPr="006650A6">
        <w:rPr>
          <w:rFonts w:ascii="Arial" w:eastAsia="Calibri" w:hAnsi="Arial" w:cs="Guttman Drogolin"/>
          <w:sz w:val="21"/>
          <w:szCs w:val="21"/>
          <w:vertAlign w:val="superscript"/>
          <w:rtl/>
        </w:rPr>
        <w:footnoteReference w:id="79"/>
      </w:r>
      <w:r w:rsidRPr="006650A6">
        <w:rPr>
          <w:rFonts w:ascii="Arial" w:eastAsia="Calibri" w:hAnsi="Arial" w:cs="Guttman Drogolin"/>
          <w:sz w:val="21"/>
          <w:szCs w:val="21"/>
          <w:rtl/>
        </w:rPr>
        <w:t>.</w:t>
      </w:r>
      <w:del w:id="1570" w:author="מגיה" w:date="2026-10-15T09:00:00Z">
        <w:r w:rsidRPr="006650A6">
          <w:rPr>
            <w:rFonts w:ascii="Calibri" w:eastAsia="Calibri" w:hAnsi="Calibri" w:cs="Guttman Drogolin" w:hint="cs"/>
            <w:sz w:val="21"/>
            <w:szCs w:val="21"/>
            <w:rtl/>
          </w:rPr>
          <w:delText xml:space="preserve"> </w:delText>
        </w:r>
      </w:del>
    </w:p>
    <w:p w:rsidR="006650A6" w:rsidRPr="006650A6" w:rsidRDefault="006650A6" w:rsidP="006650A6">
      <w:pPr>
        <w:spacing w:before="360" w:after="0" w:line="330" w:lineRule="exact"/>
        <w:jc w:val="center"/>
        <w:rPr>
          <w:rFonts w:ascii="Calibri" w:eastAsia="Calibri" w:hAnsi="Calibri" w:cs="Guttman Drogolin"/>
          <w:b/>
          <w:bCs/>
          <w:sz w:val="28"/>
          <w:szCs w:val="28"/>
          <w:rtl/>
        </w:rPr>
      </w:pPr>
      <w:r w:rsidRPr="006650A6">
        <w:rPr>
          <w:rFonts w:ascii="Calibri" w:eastAsia="Calibri" w:hAnsi="Calibri" w:cs="Guttman Drogolin" w:hint="cs"/>
          <w:b/>
          <w:bCs/>
          <w:sz w:val="28"/>
          <w:szCs w:val="28"/>
          <w:rtl/>
        </w:rPr>
        <w:t>סימן</w:t>
      </w:r>
      <w:r w:rsidRPr="006650A6">
        <w:rPr>
          <w:rFonts w:ascii="Calibri" w:eastAsia="Calibri" w:hAnsi="Calibri" w:cs="Guttman Drogolin"/>
          <w:b/>
          <w:bCs/>
          <w:sz w:val="28"/>
          <w:szCs w:val="28"/>
          <w:rtl/>
        </w:rPr>
        <w:t xml:space="preserve"> </w:t>
      </w:r>
      <w:r w:rsidRPr="006650A6">
        <w:rPr>
          <w:rFonts w:ascii="Calibri" w:eastAsia="Calibri" w:hAnsi="Calibri" w:cs="Guttman Drogolin" w:hint="cs"/>
          <w:b/>
          <w:bCs/>
          <w:sz w:val="28"/>
          <w:szCs w:val="28"/>
          <w:rtl/>
        </w:rPr>
        <w:t>ז'</w:t>
      </w:r>
      <w:del w:id="1729" w:author="מגיה" w:date="2026-10-15T09:00:00Z">
        <w:r w:rsidRPr="006650A6">
          <w:rPr>
            <w:rFonts w:ascii="Calibri" w:eastAsia="Calibri" w:hAnsi="Calibri" w:cs="Guttman Drogolin"/>
            <w:b/>
            <w:bCs/>
            <w:sz w:val="28"/>
            <w:szCs w:val="28"/>
            <w:rtl/>
          </w:rPr>
          <w:delText xml:space="preserve"> </w:delText>
        </w:r>
      </w:del>
    </w:p>
    <w:p w:rsidR="006650A6" w:rsidRPr="006650A6" w:rsidRDefault="006650A6" w:rsidP="006650A6">
      <w:pPr>
        <w:autoSpaceDE w:val="0"/>
        <w:autoSpaceDN w:val="0"/>
        <w:adjustRightInd w:val="0"/>
        <w:spacing w:before="40" w:after="0" w:line="330" w:lineRule="exact"/>
        <w:jc w:val="center"/>
        <w:rPr>
          <w:rFonts w:ascii="Arial" w:eastAsia="Calibri" w:hAnsi="Arial" w:cs="Guttman Drogolin"/>
          <w:bCs/>
          <w:color w:val="000000"/>
          <w:sz w:val="26"/>
          <w:szCs w:val="26"/>
          <w:rtl/>
        </w:rPr>
      </w:pPr>
      <w:r w:rsidRPr="006650A6">
        <w:rPr>
          <w:rFonts w:ascii="Arial" w:eastAsia="Calibri" w:hAnsi="Arial" w:cs="Guttman Drogolin" w:hint="cs"/>
          <w:bCs/>
          <w:color w:val="000000"/>
          <w:sz w:val="26"/>
          <w:szCs w:val="26"/>
          <w:rtl/>
        </w:rPr>
        <w:t>דין ברכת אשר יצר</w:t>
      </w:r>
    </w:p>
    <w:p w:rsidR="006650A6" w:rsidRPr="006650A6" w:rsidRDefault="001C2F4B" w:rsidP="00377DCA">
      <w:pPr>
        <w:autoSpaceDE w:val="0"/>
        <w:autoSpaceDN w:val="0"/>
        <w:adjustRightInd w:val="0"/>
        <w:spacing w:before="120" w:after="0" w:line="330" w:lineRule="exact"/>
        <w:jc w:val="both"/>
        <w:rPr>
          <w:rFonts w:asciiTheme="minorBidi" w:eastAsia="Times New Roman" w:hAnsiTheme="minorBidi" w:cs="Guttman Drogolin"/>
          <w:b/>
          <w:bCs/>
          <w:color w:val="000000"/>
          <w:sz w:val="24"/>
          <w:szCs w:val="24"/>
          <w:rtl/>
        </w:rPr>
      </w:pPr>
      <w:r>
        <w:rPr>
          <w:rFonts w:asciiTheme="minorBidi" w:eastAsia="Times New Roman" w:hAnsiTheme="minorBidi" w:cs="Guttman Drogolin" w:hint="cs"/>
          <w:b/>
          <w:bCs/>
          <w:color w:val="000000"/>
          <w:sz w:val="24"/>
          <w:szCs w:val="24"/>
          <w:rtl/>
        </w:rPr>
        <w:lastRenderedPageBreak/>
        <w:t>נ</w:t>
      </w:r>
      <w:r w:rsidR="006650A6" w:rsidRPr="006650A6">
        <w:rPr>
          <w:rFonts w:asciiTheme="minorBidi" w:eastAsia="Times New Roman" w:hAnsiTheme="minorBidi" w:cs="Guttman Drogolin" w:hint="cs"/>
          <w:b/>
          <w:bCs/>
          <w:color w:val="000000"/>
          <w:sz w:val="24"/>
          <w:szCs w:val="24"/>
          <w:rtl/>
        </w:rPr>
        <w:t xml:space="preserve">. </w:t>
      </w:r>
      <w:r w:rsidR="006650A6" w:rsidRPr="006650A6">
        <w:rPr>
          <w:rFonts w:asciiTheme="minorBidi" w:eastAsia="Times New Roman" w:hAnsiTheme="minorBidi" w:cs="Guttman Drogolin"/>
          <w:b/>
          <w:bCs/>
          <w:color w:val="000000"/>
          <w:sz w:val="24"/>
          <w:szCs w:val="24"/>
          <w:rtl/>
        </w:rPr>
        <w:t xml:space="preserve">שאלה. </w:t>
      </w:r>
      <w:r w:rsidR="004D0D39" w:rsidRPr="006650A6">
        <w:rPr>
          <w:rFonts w:asciiTheme="minorBidi" w:eastAsia="Times New Roman" w:hAnsiTheme="minorBidi" w:cs="Guttman Drogolin" w:hint="cs"/>
          <w:b/>
          <w:bCs/>
          <w:color w:val="000000"/>
          <w:sz w:val="24"/>
          <w:szCs w:val="24"/>
          <w:rtl/>
        </w:rPr>
        <w:t xml:space="preserve">האם </w:t>
      </w:r>
      <w:r w:rsidR="004D0D39">
        <w:rPr>
          <w:rFonts w:asciiTheme="minorBidi" w:eastAsia="Times New Roman" w:hAnsiTheme="minorBidi" w:cs="Guttman Drogolin" w:hint="cs"/>
          <w:b/>
          <w:bCs/>
          <w:color w:val="000000"/>
          <w:sz w:val="24"/>
          <w:szCs w:val="24"/>
          <w:rtl/>
        </w:rPr>
        <w:t xml:space="preserve">מי שמחמת חולי או זקנה </w:t>
      </w:r>
      <w:r w:rsidR="006650A6" w:rsidRPr="006650A6">
        <w:rPr>
          <w:rFonts w:asciiTheme="minorBidi" w:eastAsia="Times New Roman" w:hAnsiTheme="minorBidi" w:cs="Guttman Drogolin" w:hint="cs"/>
          <w:b/>
          <w:bCs/>
          <w:color w:val="000000"/>
          <w:sz w:val="24"/>
          <w:szCs w:val="24"/>
          <w:rtl/>
        </w:rPr>
        <w:t>צריך</w:t>
      </w:r>
      <w:r w:rsidR="006650A6" w:rsidRPr="006650A6">
        <w:rPr>
          <w:rFonts w:asciiTheme="minorBidi" w:eastAsia="Times New Roman" w:hAnsiTheme="minorBidi" w:cs="Guttman Drogolin"/>
          <w:b/>
          <w:bCs/>
          <w:color w:val="000000"/>
          <w:sz w:val="24"/>
          <w:szCs w:val="24"/>
          <w:rtl/>
        </w:rPr>
        <w:t xml:space="preserve"> </w:t>
      </w:r>
      <w:r w:rsidR="004D0D39">
        <w:rPr>
          <w:rFonts w:asciiTheme="minorBidi" w:eastAsia="Times New Roman" w:hAnsiTheme="minorBidi" w:cs="Guttman Drogolin" w:hint="cs"/>
          <w:b/>
          <w:bCs/>
          <w:color w:val="000000"/>
          <w:sz w:val="24"/>
          <w:szCs w:val="24"/>
          <w:rtl/>
        </w:rPr>
        <w:t xml:space="preserve">להתפנות כל כמה דקות</w:t>
      </w:r>
      <w:ins w:id="1584" w:author="מגיה" w:date="2026-10-15T09:00:00Z">
        <w:r>
          <w:rPr>
            <w:rFonts w:asciiTheme="minorBidi" w:eastAsia="Times New Roman" w:hAnsiTheme="minorBidi" w:cs="Guttman Drogolin" w:hint="cs"/>
            <w:b/>
            <w:bCs/>
            <w:color w:val="000000"/>
            <w:sz w:val="24"/>
            <w:szCs w:val="24"/>
            <w:rtl/>
          </w:rPr>
          <w:t xml:space="preserve">,</w:t>
        </w:r>
      </w:ins>
      <w:r w:rsidR="004D0D39">
        <w:rPr>
          <w:rFonts w:asciiTheme="minorBidi" w:eastAsia="Times New Roman" w:hAnsiTheme="minorBidi" w:cs="Guttman Drogolin" w:hint="cs"/>
          <w:b/>
          <w:bCs/>
          <w:color w:val="000000"/>
          <w:sz w:val="24"/>
          <w:szCs w:val="24"/>
          <w:rtl/>
        </w:rPr>
        <w:t xml:space="preserve"> צריך </w:t>
      </w:r>
      <w:r w:rsidR="006650A6" w:rsidRPr="006650A6">
        <w:rPr>
          <w:rFonts w:asciiTheme="minorBidi" w:eastAsia="Times New Roman" w:hAnsiTheme="minorBidi" w:cs="Guttman Drogolin" w:hint="cs"/>
          <w:b/>
          <w:bCs/>
          <w:color w:val="000000"/>
          <w:sz w:val="24"/>
          <w:szCs w:val="24"/>
          <w:rtl/>
        </w:rPr>
        <w:t>לברך כל פעם אשר יצר?</w:t>
      </w:r>
    </w:p>
    <w:p w:rsidR="00BC6BB1" w:rsidRDefault="006650A6" w:rsidP="00BC6BB1">
      <w:pPr>
        <w:spacing w:before="40" w:after="0" w:line="330" w:lineRule="exact"/>
        <w:jc w:val="both"/>
        <w:rPr>
          <w:rFonts w:ascii="Calibri" w:eastAsia="Calibri" w:hAnsi="Calibri" w:cs="Guttman Drogolin"/>
          <w:sz w:val="21"/>
          <w:szCs w:val="21"/>
          <w:rtl/>
        </w:rPr>
      </w:pPr>
      <w:r w:rsidRPr="007B778E">
        <w:rPr>
          <w:rFonts w:asciiTheme="minorBidi" w:eastAsia="Times New Roman" w:hAnsiTheme="minorBidi" w:cs="Guttman Drogolin"/>
          <w:b/>
          <w:bCs/>
          <w:color w:val="000000"/>
          <w:sz w:val="24"/>
          <w:szCs w:val="24"/>
          <w:rtl/>
        </w:rPr>
        <w:t>תשובה</w:t>
      </w:r>
      <w:r w:rsidRPr="006650A6">
        <w:rPr>
          <w:rFonts w:ascii="Calibri" w:eastAsia="Calibri" w:hAnsi="Calibri" w:cs="Guttman Drogolin"/>
          <w:b/>
          <w:bCs/>
          <w:sz w:val="21"/>
          <w:szCs w:val="21"/>
          <w:rtl/>
        </w:rPr>
        <w:t>.</w:t>
      </w:r>
      <w:r w:rsidRPr="006650A6">
        <w:rPr>
          <w:rFonts w:ascii="Arial" w:eastAsia="Calibri" w:hAnsi="Arial" w:cs="Guttman Drogolin"/>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hint="cs"/>
          <w:color w:val="000000"/>
          <w:sz w:val="21"/>
          <w:szCs w:val="21"/>
          <w:rtl/>
        </w:rPr>
        <w:t xml:space="preserve"> </w:t>
      </w:r>
      <w:r w:rsidRPr="006650A6">
        <w:rPr>
          <w:rFonts w:ascii="Arial" w:eastAsia="Calibri" w:hAnsi="Arial" w:cs="Guttman Drogolin" w:hint="cs"/>
          <w:color w:val="000000"/>
          <w:sz w:val="21"/>
          <w:szCs w:val="21"/>
          <w:rtl/>
        </w:rPr>
        <w:t xml:space="preserve">ס"ג </w:t>
      </w:r>
      <w:r w:rsidR="007B234A">
        <w:rPr>
          <w:rFonts w:ascii="Arial" w:eastAsia="Calibri" w:hAnsi="Arial" w:cs="Guttman Drogolin" w:hint="cs"/>
          <w:color w:val="000000"/>
          <w:sz w:val="21"/>
          <w:szCs w:val="21"/>
          <w:rtl/>
        </w:rPr>
        <w:t xml:space="preserve">כתב, </w:t>
      </w:r>
      <w:r w:rsidRPr="006650A6">
        <w:rPr>
          <w:rFonts w:ascii="Arial" w:eastAsia="Calibri" w:hAnsi="Arial" w:cs="Guttman Drogolin" w:hint="cs"/>
          <w:color w:val="000000"/>
          <w:sz w:val="21"/>
          <w:szCs w:val="21"/>
          <w:rtl/>
        </w:rPr>
        <w:t>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והסיח</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דעתו</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מלהטיל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ואח</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כ</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נמלך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פעם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אחרת</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צריך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לברך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ב</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פעמים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אשר</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יצר</w:t>
      </w:r>
      <w:r w:rsidRPr="006650A6">
        <w:rPr>
          <w:rFonts w:ascii="Arial" w:eastAsia="Calibri" w:hAnsi="Arial" w:cs="Guttman Drogolin"/>
          <w:color w:val="000000"/>
          <w:sz w:val="21"/>
          <w:szCs w:val="21"/>
          <w:rtl/>
        </w:rPr>
        <w:t>. ו</w:t>
      </w:r>
      <w:r w:rsidRPr="006650A6">
        <w:rPr>
          <w:rFonts w:ascii="Arial" w:eastAsia="Calibri" w:hAnsi="Arial" w:cs="Guttman Drogolin" w:hint="cs"/>
          <w:color w:val="000000"/>
          <w:sz w:val="21"/>
          <w:szCs w:val="21"/>
          <w:rtl/>
        </w:rPr>
        <w:t xml:space="preserve">מבואר שהקובע הוא היסח </w:t>
      </w:r>
      <w:del w:id="1590" w:author="מגיה" w:date="2026-10-15T09:00:00Z">
        <w:r w:rsidRPr="006650A6">
          <w:rPr>
            <w:rFonts w:ascii="Arial" w:eastAsia="Calibri" w:hAnsi="Arial" w:cs="Guttman Drogolin" w:hint="cs"/>
            <w:color w:val="000000"/>
            <w:sz w:val="21"/>
            <w:szCs w:val="21"/>
            <w:rtl/>
          </w:rPr>
          <w:delText xml:space="preserve">דעת</w:delText>
        </w:r>
      </w:del>
      <w:ins w:id="1591" w:author="מגיה" w:date="2026-10-15T09:00:00Z">
        <w:r>
          <w:rPr>
            <w:rFonts w:ascii="Arial" w:eastAsia="Calibri" w:hAnsi="Arial" w:cs="Guttman Drogolin" w:hint="cs"/>
            <w:color w:val="000000"/>
            <w:sz w:val="21"/>
            <w:szCs w:val="21"/>
            <w:rtl/>
          </w:rPr>
          <w:t xml:space="preserve">הדעת,</w:t>
        </w:r>
      </w:ins>
      <w:r w:rsidRPr="006650A6">
        <w:rPr>
          <w:rFonts w:ascii="Arial" w:eastAsia="Calibri" w:hAnsi="Arial" w:cs="Guttman Drogolin" w:hint="cs"/>
          <w:color w:val="000000"/>
          <w:sz w:val="21"/>
          <w:szCs w:val="21"/>
          <w:rtl/>
        </w:rPr>
        <w:t xml:space="preserve"> ואם </w:t>
      </w:r>
      <w:r w:rsidRPr="006650A6">
        <w:rPr>
          <w:rFonts w:ascii="Arial" w:eastAsia="Calibri" w:hAnsi="Arial" w:cs="Guttman Drogolin"/>
          <w:color w:val="000000"/>
          <w:sz w:val="21"/>
          <w:szCs w:val="21"/>
          <w:rtl/>
        </w:rPr>
        <w:t xml:space="preserve">לא הסיח דעתו </w:t>
      </w:r>
      <w:r w:rsidRPr="006650A6">
        <w:rPr>
          <w:rFonts w:ascii="Arial" w:eastAsia="Calibri" w:hAnsi="Arial" w:cs="Guttman Drogolin" w:hint="cs"/>
          <w:color w:val="000000"/>
          <w:sz w:val="21"/>
          <w:szCs w:val="21"/>
          <w:rtl/>
        </w:rPr>
        <w:t>אינו מברך אלא</w:t>
      </w:r>
      <w:r w:rsidRPr="006650A6">
        <w:rPr>
          <w:rFonts w:ascii="Arial" w:eastAsia="Calibri" w:hAnsi="Arial" w:cs="Guttman Drogolin"/>
          <w:color w:val="000000"/>
          <w:sz w:val="21"/>
          <w:szCs w:val="21"/>
          <w:rtl/>
        </w:rPr>
        <w:t xml:space="preserve"> פעם</w:t>
      </w:r>
      <w:r w:rsidRPr="006650A6">
        <w:rPr>
          <w:rFonts w:ascii="Calibri" w:eastAsia="Calibri" w:hAnsi="Calibri" w:cs="Guttman Drogolin"/>
          <w:sz w:val="21"/>
          <w:szCs w:val="21"/>
          <w:rtl/>
        </w:rPr>
        <w:t xml:space="preserve"> אח</w:t>
      </w:r>
      <w:r w:rsidRPr="006650A6">
        <w:rPr>
          <w:rFonts w:ascii="Calibri" w:eastAsia="Calibri" w:hAnsi="Calibri" w:cs="Guttman Drogolin" w:hint="cs"/>
          <w:sz w:val="21"/>
          <w:szCs w:val="21"/>
          <w:rtl/>
        </w:rPr>
        <w:t xml:space="preserve">ת</w:t>
      </w:r>
      <w:ins w:id="1589" w:author="מגיה" w:date="2026-10-15T09:00:00Z">
        <w:r>
          <w:rPr>
            <w:rFonts w:ascii="Calibri" w:eastAsia="Calibri" w:hAnsi="Calibri" w:cs="Guttman Drogolin" w:hint="cs"/>
            <w:sz w:val="21"/>
            <w:szCs w:val="21"/>
            <w:rtl/>
          </w:rPr>
          <w:t xml:space="preserve">.</w:t>
        </w:r>
      </w:ins>
      <w:r w:rsidRPr="006650A6">
        <w:rPr>
          <w:rFonts w:ascii="Calibri" w:eastAsia="Calibri" w:hAnsi="Calibri" w:cs="Guttman Drogolin" w:hint="cs"/>
          <w:sz w:val="21"/>
          <w:szCs w:val="21"/>
          <w:rtl/>
        </w:rPr>
        <w:t xml:space="preserve"> והנה בנידון </w:t>
      </w:r>
      <w:proofErr w:type="spellStart"/>
      <w:r w:rsidRPr="006650A6">
        <w:rPr>
          <w:rFonts w:ascii="Calibri" w:eastAsia="Calibri" w:hAnsi="Calibri" w:cs="Guttman Drogolin" w:hint="cs"/>
          <w:sz w:val="21"/>
          <w:szCs w:val="21"/>
          <w:rtl/>
        </w:rPr>
        <w:t>דידן</w:t>
      </w:r>
      <w:ins w:id="1588" w:author="מגיה" w:date="2026-10-15T09:00:00Z">
        <w:r>
          <w:rPr>
            <w:rFonts w:ascii="Calibri" w:eastAsia="Calibri" w:hAnsi="Calibri" w:cs="Guttman Drogolin" w:hint="cs"/>
            <w:sz w:val="21"/>
            <w:szCs w:val="21"/>
            <w:rtl/>
          </w:rPr>
          <w:t xml:space="preserve">,</w:t>
        </w:r>
      </w:ins>
      <w:proofErr w:type="spellEnd"/>
      <w:r w:rsidRPr="006650A6">
        <w:rPr>
          <w:rFonts w:ascii="Calibri" w:eastAsia="Calibri" w:hAnsi="Calibri" w:cs="Guttman Drogolin" w:hint="cs"/>
          <w:sz w:val="21"/>
          <w:szCs w:val="21"/>
          <w:rtl/>
        </w:rPr>
        <w:t xml:space="preserve"> כש</w:t>
      </w:r>
      <w:r w:rsidRPr="006650A6">
        <w:rPr>
          <w:rFonts w:ascii="Calibri" w:eastAsia="Calibri" w:hAnsi="Calibri" w:cs="Guttman Drogolin"/>
          <w:sz w:val="21"/>
          <w:szCs w:val="21"/>
          <w:rtl/>
        </w:rPr>
        <w:t xml:space="preserve">יודע מראש שיצטרך </w:t>
      </w:r>
      <w:r w:rsidRPr="006650A6">
        <w:rPr>
          <w:rFonts w:ascii="Calibri" w:eastAsia="Calibri" w:hAnsi="Calibri" w:cs="Guttman Drogolin" w:hint="cs"/>
          <w:sz w:val="21"/>
          <w:szCs w:val="21"/>
          <w:rtl/>
        </w:rPr>
        <w:t>כמה פעמים</w:t>
      </w:r>
      <w:ins w:id="1587" w:author="מגיה" w:date="2026-10-15T09:00:00Z">
        <w:r>
          <w:rPr>
            <w:rFonts w:ascii="Calibri" w:eastAsia="Calibri" w:hAnsi="Calibri" w:cs="Guttman Drogolin" w:hint="cs"/>
            <w:sz w:val="21"/>
            <w:szCs w:val="21"/>
            <w:rtl/>
          </w:rPr>
          <w:t xml:space="preserve">,</w:t>
        </w:r>
      </w:ins>
      <w:r w:rsidRPr="006650A6">
        <w:rPr>
          <w:rFonts w:ascii="Calibri" w:eastAsia="Calibri" w:hAnsi="Calibri" w:cs="Guttman Drogolin"/>
          <w:sz w:val="21"/>
          <w:szCs w:val="21"/>
          <w:rtl/>
        </w:rPr>
        <w:t xml:space="preserve"> </w:t>
      </w:r>
      <w:proofErr w:type="spellStart"/>
      <w:r w:rsidRPr="006650A6">
        <w:rPr>
          <w:rFonts w:ascii="Calibri" w:eastAsia="Calibri" w:hAnsi="Calibri" w:cs="Guttman Drogolin" w:hint="cs"/>
          <w:sz w:val="21"/>
          <w:szCs w:val="21"/>
          <w:rtl/>
        </w:rPr>
        <w:t>י"ל</w:t>
      </w:r>
      <w:proofErr w:type="spellEnd"/>
      <w:r w:rsidRPr="006650A6">
        <w:rPr>
          <w:rFonts w:ascii="Calibri" w:eastAsia="Calibri" w:hAnsi="Calibri" w:cs="Guttman Drogolin" w:hint="cs"/>
          <w:sz w:val="21"/>
          <w:szCs w:val="21"/>
          <w:rtl/>
        </w:rPr>
        <w:t xml:space="preserve"> דלא נחשב היסח </w:t>
      </w:r>
      <w:r w:rsidRPr="006650A6">
        <w:rPr>
          <w:rFonts w:ascii="Calibri" w:eastAsia="Calibri" w:hAnsi="Calibri" w:cs="Guttman Drogolin"/>
          <w:sz w:val="21"/>
          <w:szCs w:val="21"/>
          <w:rtl/>
        </w:rPr>
        <w:t xml:space="preserve">הדעת </w:t>
      </w:r>
      <w:proofErr w:type="spellStart"/>
      <w:r w:rsidRPr="006650A6">
        <w:rPr>
          <w:rFonts w:ascii="Calibri" w:eastAsia="Calibri" w:hAnsi="Calibri" w:cs="Guttman Drogolin" w:hint="cs"/>
          <w:sz w:val="21"/>
          <w:szCs w:val="21"/>
          <w:rtl/>
        </w:rPr>
        <w:t>ו</w:t>
      </w:r>
      <w:r w:rsidRPr="006650A6">
        <w:rPr>
          <w:rFonts w:ascii="Calibri" w:eastAsia="Calibri" w:hAnsi="Calibri" w:cs="Guttman Drogolin"/>
          <w:sz w:val="21"/>
          <w:szCs w:val="21"/>
          <w:rtl/>
        </w:rPr>
        <w:t>סגי</w:t>
      </w:r>
      <w:proofErr w:type="spellEnd"/>
      <w:r w:rsidRPr="006650A6">
        <w:rPr>
          <w:rFonts w:ascii="Calibri" w:eastAsia="Calibri" w:hAnsi="Calibri" w:cs="Guttman Drogolin"/>
          <w:sz w:val="21"/>
          <w:szCs w:val="21"/>
          <w:rtl/>
        </w:rPr>
        <w:t xml:space="preserve"> לברך בסוף</w:t>
      </w:r>
      <w:r w:rsidRPr="006650A6">
        <w:rPr>
          <w:rFonts w:ascii="Calibri" w:eastAsia="Calibri" w:hAnsi="Calibri" w:cs="Guttman Drogolin" w:hint="cs"/>
          <w:sz w:val="21"/>
          <w:szCs w:val="21"/>
          <w:rtl/>
        </w:rPr>
        <w:t xml:space="preserve">, אלא שיותר נוטה לומר </w:t>
      </w:r>
      <w:proofErr w:type="spellStart"/>
      <w:r w:rsidRPr="00BC6BB1">
        <w:rPr>
          <w:rFonts w:ascii="Calibri" w:eastAsia="Calibri" w:hAnsi="Calibri" w:cs="Guttman Drogolin" w:hint="cs"/>
          <w:sz w:val="23"/>
          <w:szCs w:val="23"/>
          <w:rtl/>
        </w:rPr>
        <w:t>דאם</w:t>
      </w:r>
      <w:proofErr w:type="spellEnd"/>
      <w:r w:rsidRPr="00BC6BB1">
        <w:rPr>
          <w:rFonts w:ascii="Calibri" w:eastAsia="Calibri" w:hAnsi="Calibri" w:cs="Guttman Drogolin" w:hint="cs"/>
          <w:sz w:val="23"/>
          <w:szCs w:val="23"/>
          <w:rtl/>
        </w:rPr>
        <w:t xml:space="preserve"> כעת מרגיש שסיים</w:t>
      </w:r>
      <w:ins w:id="1586" w:author="מגיה" w:date="2026-10-15T09:00:00Z">
        <w:r>
          <w:rPr>
            <w:rFonts w:ascii="Calibri" w:eastAsia="Calibri" w:hAnsi="Calibri" w:cs="Guttman Drogolin" w:hint="cs"/>
            <w:sz w:val="23"/>
            <w:szCs w:val="23"/>
            <w:rtl/>
          </w:rPr>
          <w:t xml:space="preserve">,</w:t>
        </w:r>
      </w:ins>
      <w:r w:rsidRPr="00BC6BB1">
        <w:rPr>
          <w:rFonts w:ascii="Calibri" w:eastAsia="Calibri" w:hAnsi="Calibri" w:cs="Guttman Drogolin" w:hint="cs"/>
          <w:sz w:val="23"/>
          <w:szCs w:val="23"/>
          <w:rtl/>
        </w:rPr>
        <w:t xml:space="preserve"> נחשב היסח הדעת ויש עליו לברך</w:t>
      </w:r>
      <w:r w:rsidR="00BC6BB1" w:rsidRPr="00BC6BB1">
        <w:rPr>
          <w:rFonts w:ascii="Calibri" w:eastAsia="Calibri" w:hAnsi="Calibri" w:cs="Guttman Drogolin" w:hint="cs"/>
          <w:sz w:val="23"/>
          <w:szCs w:val="23"/>
          <w:rtl/>
        </w:rPr>
        <w:t>.</w:t>
      </w:r>
      <w:del w:id="1585" w:author="מגיה" w:date="2026-10-15T09:00:00Z">
        <w:r w:rsidRPr="006650A6">
          <w:rPr>
            <w:rFonts w:ascii="Calibri" w:eastAsia="Calibri" w:hAnsi="Calibri" w:cs="Guttman Drogolin" w:hint="cs"/>
            <w:sz w:val="21"/>
            <w:szCs w:val="21"/>
            <w:rtl/>
          </w:rPr>
          <w:delText xml:space="preserve"> </w:delText>
        </w:r>
      </w:del>
    </w:p>
    <w:p w:rsidR="00BC6BB1" w:rsidRPr="006650A6" w:rsidRDefault="00BC6BB1" w:rsidP="001C2F4B">
      <w:pPr>
        <w:spacing w:before="240" w:after="0" w:line="330" w:lineRule="exact"/>
        <w:jc w:val="both"/>
        <w:rPr>
          <w:rFonts w:ascii="Arial" w:eastAsia="Calibri" w:hAnsi="Arial" w:cs="Guttman Drogolin"/>
          <w:b/>
          <w:bCs/>
          <w:sz w:val="24"/>
          <w:szCs w:val="24"/>
          <w:rtl/>
        </w:rPr>
      </w:pPr>
      <w:r>
        <w:rPr>
          <w:rFonts w:ascii="Arial" w:eastAsia="Calibri" w:hAnsi="Arial" w:cs="Guttman Drogolin" w:hint="cs"/>
          <w:b/>
          <w:bCs/>
          <w:sz w:val="24"/>
          <w:szCs w:val="24"/>
          <w:rtl/>
        </w:rPr>
        <w:t>נ</w:t>
      </w:r>
      <w:r w:rsidR="001C2F4B">
        <w:rPr>
          <w:rFonts w:ascii="Arial" w:eastAsia="Calibri" w:hAnsi="Arial" w:cs="Guttman Drogolin" w:hint="cs"/>
          <w:b/>
          <w:bCs/>
          <w:sz w:val="24"/>
          <w:szCs w:val="24"/>
          <w:rtl/>
        </w:rPr>
        <w:t>א</w:t>
      </w:r>
      <w:r w:rsidRPr="006650A6">
        <w:rPr>
          <w:rFonts w:ascii="Arial" w:eastAsia="Calibri" w:hAnsi="Arial" w:cs="Guttman Drogolin" w:hint="cs"/>
          <w:b/>
          <w:bCs/>
          <w:sz w:val="24"/>
          <w:szCs w:val="24"/>
          <w:rtl/>
        </w:rPr>
        <w:t xml:space="preserve">. שאלה. </w:t>
      </w:r>
      <w:r>
        <w:rPr>
          <w:rFonts w:ascii="Arial" w:eastAsia="Calibri" w:hAnsi="Arial" w:cs="Guttman Drogolin" w:hint="cs"/>
          <w:b/>
          <w:bCs/>
          <w:sz w:val="24"/>
          <w:szCs w:val="24"/>
          <w:rtl/>
        </w:rPr>
        <w:t xml:space="preserve">לא </w:t>
      </w:r>
      <w:r w:rsidRPr="006650A6">
        <w:rPr>
          <w:rFonts w:ascii="Arial" w:eastAsia="Calibri" w:hAnsi="Arial" w:cs="Guttman Drogolin" w:hint="cs"/>
          <w:b/>
          <w:bCs/>
          <w:sz w:val="24"/>
          <w:szCs w:val="24"/>
          <w:rtl/>
        </w:rPr>
        <w:t xml:space="preserve">הספיק לברך </w:t>
      </w:r>
      <w:r>
        <w:rPr>
          <w:rFonts w:ascii="Arial" w:eastAsia="Calibri" w:hAnsi="Arial" w:cs="Guttman Drogolin" w:hint="cs"/>
          <w:b/>
          <w:bCs/>
          <w:sz w:val="24"/>
          <w:szCs w:val="24"/>
          <w:rtl/>
        </w:rPr>
        <w:t xml:space="preserve">אשר יצר </w:t>
      </w:r>
      <w:r w:rsidRPr="006650A6">
        <w:rPr>
          <w:rFonts w:ascii="Arial" w:eastAsia="Calibri" w:hAnsi="Arial" w:cs="Guttman Drogolin" w:hint="cs"/>
          <w:b/>
          <w:bCs/>
          <w:sz w:val="24"/>
          <w:szCs w:val="24"/>
          <w:rtl/>
        </w:rPr>
        <w:t>עד ש</w:t>
      </w:r>
      <w:r>
        <w:rPr>
          <w:rFonts w:ascii="Arial" w:eastAsia="Calibri" w:hAnsi="Arial" w:cs="Guttman Drogolin" w:hint="cs"/>
          <w:b/>
          <w:bCs/>
          <w:sz w:val="24"/>
          <w:szCs w:val="24"/>
          <w:rtl/>
        </w:rPr>
        <w:t xml:space="preserve">מרגיש </w:t>
      </w:r>
      <w:r w:rsidRPr="006650A6">
        <w:rPr>
          <w:rFonts w:ascii="Arial" w:eastAsia="Calibri" w:hAnsi="Arial" w:cs="Guttman Drogolin" w:hint="cs"/>
          <w:b/>
          <w:bCs/>
          <w:sz w:val="24"/>
          <w:szCs w:val="24"/>
          <w:rtl/>
        </w:rPr>
        <w:t>שוב צורך</w:t>
      </w:r>
      <w:ins w:id="1594" w:author="מגיה" w:date="2026-10-15T09:00:00Z">
        <w:r>
          <w:rPr>
            <w:rFonts w:ascii="Arial" w:eastAsia="Calibri" w:hAnsi="Arial" w:cs="Guttman Drogolin" w:hint="cs"/>
            <w:b/>
            <w:bCs/>
            <w:sz w:val="24"/>
            <w:szCs w:val="24"/>
            <w:rtl/>
          </w:rPr>
          <w:t xml:space="preserve">,</w:t>
        </w:r>
      </w:ins>
      <w:r>
        <w:rPr>
          <w:rFonts w:ascii="Arial" w:eastAsia="Calibri" w:hAnsi="Arial" w:cs="Guttman Drogolin" w:hint="cs"/>
          <w:b/>
          <w:bCs/>
          <w:sz w:val="24"/>
          <w:szCs w:val="24"/>
          <w:rtl/>
        </w:rPr>
        <w:t xml:space="preserve"> האם מברך </w:t>
      </w:r>
      <w:del w:id="1592" w:author="מגיה" w:date="2026-10-15T09:00:00Z">
        <w:r>
          <w:rPr>
            <w:rFonts w:ascii="Arial" w:eastAsia="Calibri" w:hAnsi="Arial" w:cs="Guttman Drogolin" w:hint="cs"/>
            <w:b/>
            <w:bCs/>
            <w:sz w:val="24"/>
            <w:szCs w:val="24"/>
            <w:rtl/>
          </w:rPr>
          <w:delText xml:space="preserve">פעמים</w:delText>
        </w:r>
      </w:del>
      <w:ins w:id="1593" w:author="מגיה" w:date="2026-10-15T09:00:00Z">
        <w:r>
          <w:rPr>
            <w:rFonts w:ascii="Arial" w:eastAsia="Calibri" w:hAnsi="Arial" w:cs="Guttman Drogolin" w:hint="cs"/>
            <w:b/>
            <w:bCs/>
            <w:sz w:val="24"/>
            <w:szCs w:val="24"/>
            <w:rtl/>
          </w:rPr>
          <w:t xml:space="preserve">פעמיים</w:t>
        </w:r>
      </w:ins>
      <w:r w:rsidRPr="006650A6">
        <w:rPr>
          <w:rFonts w:ascii="Arial" w:eastAsia="Calibri" w:hAnsi="Arial" w:cs="Guttman Drogolin" w:hint="cs"/>
          <w:b/>
          <w:bCs/>
          <w:sz w:val="24"/>
          <w:szCs w:val="24"/>
          <w:rtl/>
        </w:rPr>
        <w:t>?</w:t>
      </w:r>
    </w:p>
    <w:p w:rsidR="00D65418" w:rsidRPr="00377DCA" w:rsidRDefault="00BC6BB1" w:rsidP="00377DCA">
      <w:pPr>
        <w:spacing w:before="40" w:after="0" w:line="330" w:lineRule="exact"/>
        <w:jc w:val="both"/>
        <w:rPr>
          <w:rFonts w:ascii="Calibri" w:eastAsia="Calibri" w:hAnsi="Calibri" w:cs="Guttman Drogolin"/>
          <w:sz w:val="21"/>
          <w:szCs w:val="21"/>
        </w:rPr>
      </w:pPr>
      <w:r w:rsidRPr="001C2F4B">
        <w:rPr>
          <w:rFonts w:asciiTheme="minorBidi" w:eastAsia="Times New Roman" w:hAnsiTheme="minorBidi" w:cs="Guttman Drogolin" w:hint="cs"/>
          <w:b/>
          <w:bCs/>
          <w:color w:val="000000"/>
          <w:sz w:val="24"/>
          <w:szCs w:val="24"/>
          <w:rtl/>
        </w:rPr>
        <w:t>תשובה</w:t>
      </w:r>
      <w:r>
        <w:rPr>
          <w:rFonts w:ascii="Arial" w:eastAsia="Calibri" w:hAnsi="Arial" w:cs="Guttman Drogolin" w:hint="cs"/>
          <w:color w:val="000000"/>
          <w:sz w:val="21"/>
          <w:szCs w:val="21"/>
          <w:rtl/>
        </w:rPr>
        <w:t xml:space="preserve">. </w:t>
      </w:r>
      <w:r w:rsidRPr="00BC6BB1">
        <w:rPr>
          <w:rFonts w:ascii="Arial" w:eastAsia="Calibri" w:hAnsi="Arial" w:cs="Guttman Drogolin" w:hint="cs"/>
          <w:color w:val="000000"/>
          <w:sz w:val="23"/>
          <w:szCs w:val="23"/>
          <w:rtl/>
        </w:rPr>
        <w:t xml:space="preserve">שנוי במחלוקת וספק ברכות להקל. </w:t>
      </w:r>
      <w:proofErr w:type="spellStart"/>
      <w:r>
        <w:rPr>
          <w:rFonts w:ascii="Arial" w:eastAsia="Calibri" w:hAnsi="Arial" w:cs="Guttman Drogolin" w:hint="cs"/>
          <w:color w:val="000000"/>
          <w:sz w:val="21"/>
          <w:szCs w:val="21"/>
          <w:rtl/>
        </w:rPr>
        <w:t>דהנה</w:t>
      </w:r>
      <w:proofErr w:type="spellEnd"/>
      <w:r>
        <w:rPr>
          <w:rFonts w:ascii="Arial" w:eastAsia="Calibri" w:hAnsi="Arial" w:cs="Guttman Drogolin" w:hint="cs"/>
          <w:color w:val="000000"/>
          <w:sz w:val="21"/>
          <w:szCs w:val="21"/>
          <w:rtl/>
        </w:rPr>
        <w:t xml:space="preserve"> </w:t>
      </w:r>
      <w:proofErr w:type="spellStart"/>
      <w:r w:rsidRPr="009E1E1A">
        <w:rPr>
          <w:rFonts w:ascii="Arial" w:eastAsia="Calibri" w:hAnsi="Arial" w:cs="Guttman Drogolin" w:hint="cs"/>
          <w:color w:val="000000"/>
          <w:sz w:val="21"/>
          <w:szCs w:val="21"/>
          <w:rtl/>
        </w:rPr>
        <w:t>בשו"ע</w:t>
      </w:r>
      <w:proofErr w:type="spellEnd"/>
      <w:r w:rsidRPr="009E1E1A">
        <w:rPr>
          <w:rFonts w:ascii="Arial" w:eastAsia="Calibri" w:hAnsi="Arial" w:cs="Guttman Drogolin" w:hint="cs"/>
          <w:color w:val="000000"/>
          <w:sz w:val="21"/>
          <w:szCs w:val="21"/>
          <w:rtl/>
        </w:rPr>
        <w:t xml:space="preserve"> </w:t>
      </w:r>
      <w:r w:rsidRPr="006650A6">
        <w:rPr>
          <w:rFonts w:ascii="Arial" w:eastAsia="Calibri" w:hAnsi="Arial" w:cs="Guttman Drogolin" w:hint="cs"/>
          <w:color w:val="000000"/>
          <w:sz w:val="21"/>
          <w:szCs w:val="21"/>
          <w:rtl/>
        </w:rPr>
        <w:t xml:space="preserve">ס"ג </w:t>
      </w:r>
      <w:r>
        <w:rPr>
          <w:rFonts w:ascii="Arial" w:eastAsia="Calibri" w:hAnsi="Arial" w:cs="Guttman Drogolin" w:hint="cs"/>
          <w:color w:val="000000"/>
          <w:sz w:val="21"/>
          <w:szCs w:val="21"/>
          <w:rtl/>
        </w:rPr>
        <w:t xml:space="preserve">כתב, </w:t>
      </w:r>
      <w:r w:rsidRPr="006650A6">
        <w:rPr>
          <w:rFonts w:ascii="Arial" w:eastAsia="Calibri" w:hAnsi="Arial" w:cs="Guttman Drogolin" w:hint="cs"/>
          <w:color w:val="000000"/>
          <w:sz w:val="21"/>
          <w:szCs w:val="21"/>
          <w:rtl/>
        </w:rPr>
        <w:t>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והסיח</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דעתו</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מלהטיל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ואח</w:t>
      </w:r>
      <w:r w:rsidRPr="006650A6">
        <w:rPr>
          <w:rFonts w:ascii="Arial" w:eastAsia="Calibri" w:hAnsi="Arial" w:cs="Guttman Drogolin"/>
          <w:color w:val="000000"/>
          <w:sz w:val="21"/>
          <w:szCs w:val="21"/>
          <w:rtl/>
        </w:rPr>
        <w:t>"</w:t>
      </w:r>
      <w:r w:rsidRPr="006650A6">
        <w:rPr>
          <w:rFonts w:ascii="Arial" w:eastAsia="Calibri" w:hAnsi="Arial" w:cs="Guttman Drogolin" w:hint="cs"/>
          <w:color w:val="000000"/>
          <w:sz w:val="21"/>
          <w:szCs w:val="21"/>
          <w:rtl/>
        </w:rPr>
        <w:t>כ</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נמלך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והטיל</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פעם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אחרת</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צריך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לברך</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ב</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פעמים</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אשר</w:t>
      </w:r>
      <w:r w:rsidRPr="006650A6">
        <w:rPr>
          <w:rFonts w:ascii="Arial" w:eastAsia="Calibri" w:hAnsi="Arial" w:cs="Guttman Drogolin"/>
          <w:color w:val="000000"/>
          <w:sz w:val="21"/>
          <w:szCs w:val="21"/>
          <w:rtl/>
        </w:rPr>
        <w:t xml:space="preserve"> </w:t>
      </w:r>
      <w:r w:rsidRPr="006650A6">
        <w:rPr>
          <w:rFonts w:ascii="Arial" w:eastAsia="Calibri" w:hAnsi="Arial" w:cs="Guttman Drogolin" w:hint="cs"/>
          <w:color w:val="000000"/>
          <w:sz w:val="21"/>
          <w:szCs w:val="21"/>
          <w:rtl/>
        </w:rPr>
        <w:t>יצר</w:t>
      </w:r>
      <w:r>
        <w:rPr>
          <w:rFonts w:ascii="Calibri" w:eastAsia="Calibri" w:hAnsi="Calibri" w:cs="Guttman Drogolin" w:hint="cs"/>
          <w:sz w:val="21"/>
          <w:szCs w:val="21"/>
          <w:rtl/>
        </w:rPr>
        <w:t>. ומבואר ש</w:t>
      </w:r>
      <w:r w:rsidR="006650A6" w:rsidRPr="006650A6">
        <w:rPr>
          <w:rFonts w:ascii="Calibri" w:eastAsia="Calibri" w:hAnsi="Calibri" w:cs="Guttman Drogolin" w:hint="cs"/>
          <w:sz w:val="21"/>
          <w:szCs w:val="21"/>
          <w:rtl/>
        </w:rPr>
        <w:t xml:space="preserve">אם טרם הספיק לברך </w:t>
      </w:r>
      <w:del w:id="1607" w:author="מגיה" w:date="2026-10-15T09:00:00Z">
        <w:r w:rsidR="006650A6" w:rsidRPr="006650A6">
          <w:rPr>
            <w:rFonts w:ascii="Calibri" w:eastAsia="Calibri" w:hAnsi="Calibri" w:cs="Guttman Drogolin" w:hint="cs"/>
            <w:sz w:val="21"/>
            <w:szCs w:val="21"/>
            <w:rtl/>
          </w:rPr>
          <w:delText xml:space="preserve">מרגיש</w:delText>
        </w:r>
      </w:del>
      <w:ins w:id="1608" w:author="מגיה" w:date="2026-10-15T09:00:00Z">
        <w:r>
          <w:rPr>
            <w:rFonts w:ascii="Calibri" w:eastAsia="Calibri" w:hAnsi="Calibri" w:cs="Guttman Drogolin" w:hint="cs"/>
            <w:sz w:val="21"/>
            <w:szCs w:val="21"/>
            <w:rtl/>
          </w:rPr>
          <w:t xml:space="preserve">והרגיש</w:t>
        </w:r>
      </w:ins>
      <w:r w:rsidR="006650A6" w:rsidRPr="006650A6">
        <w:rPr>
          <w:rFonts w:ascii="Calibri" w:eastAsia="Calibri" w:hAnsi="Calibri" w:cs="Guttman Drogolin" w:hint="cs"/>
          <w:sz w:val="21"/>
          <w:szCs w:val="21"/>
          <w:rtl/>
        </w:rPr>
        <w:t xml:space="preserve"> שוב צורך, צריך לברך פעמיים</w:t>
      </w:r>
      <w:ins w:id="1606" w:author="מגיה" w:date="2026-10-15T09:00:00Z">
        <w:r>
          <w:rPr>
            <w:rFonts w:ascii="Calibri" w:eastAsia="Calibri" w:hAnsi="Calibri" w:cs="Guttman Drogolin" w:hint="cs"/>
            <w:sz w:val="21"/>
            <w:szCs w:val="21"/>
            <w:rtl/>
          </w:rPr>
          <w:t xml:space="preserve">,</w:t>
        </w:r>
      </w:ins>
      <w:r w:rsidR="006650A6" w:rsidRPr="006650A6">
        <w:rPr>
          <w:rFonts w:ascii="Calibri" w:eastAsia="Calibri" w:hAnsi="Calibri" w:cs="Guttman Drogolin" w:hint="cs"/>
          <w:sz w:val="21"/>
          <w:szCs w:val="21"/>
          <w:rtl/>
        </w:rPr>
        <w:t xml:space="preserve"> </w:t>
      </w:r>
      <w:proofErr w:type="spellStart"/>
      <w:r w:rsidR="006650A6" w:rsidRPr="006650A6">
        <w:rPr>
          <w:rFonts w:ascii="Calibri" w:eastAsia="Calibri" w:hAnsi="Calibri" w:cs="Guttman Drogolin" w:hint="cs"/>
          <w:sz w:val="21"/>
          <w:szCs w:val="21"/>
          <w:rtl/>
        </w:rPr>
        <w:t>כדמצינו</w:t>
      </w:r>
      <w:proofErr w:type="spellEnd"/>
      <w:r w:rsidR="006650A6" w:rsidRPr="006650A6">
        <w:rPr>
          <w:rFonts w:ascii="Calibri" w:eastAsia="Calibri" w:hAnsi="Calibri" w:cs="Guttman Drogolin"/>
          <w:sz w:val="21"/>
          <w:szCs w:val="21"/>
          <w:rtl/>
        </w:rPr>
        <w:t xml:space="preserve"> </w:t>
      </w:r>
      <w:proofErr w:type="spellStart"/>
      <w:r w:rsidR="006650A6" w:rsidRPr="006650A6">
        <w:rPr>
          <w:rFonts w:ascii="Calibri" w:eastAsia="Calibri" w:hAnsi="Calibri" w:cs="Guttman Drogolin" w:hint="cs"/>
          <w:sz w:val="21"/>
          <w:szCs w:val="21"/>
          <w:rtl/>
        </w:rPr>
        <w:t>לענין</w:t>
      </w:r>
      <w:proofErr w:type="spellEnd"/>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תפלה</w:t>
      </w:r>
      <w:ins w:id="1605" w:author="מגיה" w:date="2026-10-15T09:00:00Z">
        <w:r>
          <w:rPr>
            <w:rFonts w:ascii="Calibri" w:eastAsia="Calibri" w:hAnsi="Calibri" w:cs="Guttman Drogolin" w:hint="cs"/>
            <w:sz w:val="21"/>
            <w:szCs w:val="21"/>
            <w:rtl/>
          </w:rPr>
          <w:t xml:space="preserve">,</w:t>
        </w:r>
      </w:ins>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שאם</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טעה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ולא</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התפלל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שחרית</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מתפלל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מנחה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 xml:space="preserve">שתים, ואפילו </w:t>
      </w:r>
      <w:del w:id="1603" w:author="מגיה" w:date="2026-10-15T09:00:00Z">
        <w:r w:rsidR="006650A6" w:rsidRPr="006650A6">
          <w:rPr>
            <w:rFonts w:ascii="Calibri" w:eastAsia="Calibri" w:hAnsi="Calibri" w:cs="Guttman Drogolin" w:hint="cs"/>
            <w:sz w:val="21"/>
            <w:szCs w:val="21"/>
            <w:rtl/>
          </w:rPr>
          <w:delText xml:space="preserve">כשפעם</w:delText>
        </w:r>
      </w:del>
      <w:ins w:id="1604" w:author="מגיה" w:date="2026-10-15T09:00:00Z">
        <w:r>
          <w:rPr>
            <w:rFonts w:ascii="Calibri" w:eastAsia="Calibri" w:hAnsi="Calibri" w:cs="Guttman Drogolin" w:hint="cs"/>
            <w:sz w:val="21"/>
            <w:szCs w:val="21"/>
            <w:rtl/>
          </w:rPr>
          <w:t xml:space="preserve">כשבפעם</w:t>
        </w:r>
      </w:ins>
      <w:r w:rsidR="006650A6" w:rsidRPr="006650A6">
        <w:rPr>
          <w:rFonts w:ascii="Calibri" w:eastAsia="Calibri" w:hAnsi="Calibri" w:cs="Guttman Drogolin" w:hint="cs"/>
          <w:sz w:val="21"/>
          <w:szCs w:val="21"/>
          <w:rtl/>
        </w:rPr>
        <w:t xml:space="preserve"> </w:t>
      </w:r>
      <w:proofErr w:type="spellStart"/>
      <w:r w:rsidR="006650A6" w:rsidRPr="006650A6">
        <w:rPr>
          <w:rFonts w:ascii="Calibri" w:eastAsia="Calibri" w:hAnsi="Calibri" w:cs="Guttman Drogolin" w:hint="cs"/>
          <w:sz w:val="21"/>
          <w:szCs w:val="21"/>
          <w:rtl/>
        </w:rPr>
        <w:t>השניה</w:t>
      </w:r>
      <w:proofErr w:type="spellEnd"/>
      <w:r w:rsidR="006650A6" w:rsidRPr="006650A6">
        <w:rPr>
          <w:rFonts w:ascii="Calibri" w:eastAsia="Calibri" w:hAnsi="Calibri" w:cs="Guttman Drogolin" w:hint="cs"/>
          <w:sz w:val="21"/>
          <w:szCs w:val="21"/>
          <w:rtl/>
        </w:rPr>
        <w:t xml:space="preserve"> לא הטיל אלא טיפה אחת</w:t>
      </w:r>
      <w:ins w:id="1602" w:author="מגיה" w:date="2026-10-15T09:00:00Z">
        <w:r>
          <w:rPr>
            <w:rFonts w:ascii="Calibri" w:eastAsia="Calibri" w:hAnsi="Calibri" w:cs="Guttman Drogolin" w:hint="cs"/>
            <w:sz w:val="21"/>
            <w:szCs w:val="21"/>
            <w:rtl/>
          </w:rPr>
          <w:t xml:space="preserve">,</w:t>
        </w:r>
      </w:ins>
      <w:r w:rsidR="006650A6" w:rsidRPr="006650A6">
        <w:rPr>
          <w:rFonts w:ascii="Calibri" w:eastAsia="Calibri" w:hAnsi="Calibri" w:cs="Guttman Drogolin" w:hint="cs"/>
          <w:sz w:val="21"/>
          <w:szCs w:val="21"/>
          <w:rtl/>
        </w:rPr>
        <w:t xml:space="preserve"> צריך לברך</w:t>
      </w:r>
      <w:r w:rsidR="006650A6" w:rsidRPr="006650A6">
        <w:rPr>
          <w:rFonts w:ascii="Calibri" w:eastAsia="Calibri" w:hAnsi="Calibri" w:cs="Guttman Drogolin"/>
          <w:sz w:val="21"/>
          <w:szCs w:val="21"/>
          <w:vertAlign w:val="superscript"/>
          <w:rtl/>
        </w:rPr>
        <w:footnoteReference w:id="80"/>
      </w:r>
      <w:r w:rsidR="006650A6" w:rsidRPr="006650A6">
        <w:rPr>
          <w:rFonts w:ascii="Calibri" w:eastAsia="Calibri" w:hAnsi="Calibri" w:cs="Guttman Drogolin" w:hint="cs"/>
          <w:sz w:val="21"/>
          <w:szCs w:val="21"/>
          <w:rtl/>
        </w:rPr>
        <w:t xml:space="preserve">, אלא </w:t>
      </w:r>
      <w:proofErr w:type="spellStart"/>
      <w:r w:rsidR="006650A6" w:rsidRPr="006650A6">
        <w:rPr>
          <w:rFonts w:ascii="Calibri" w:eastAsia="Calibri" w:hAnsi="Calibri" w:cs="Guttman Drogolin" w:hint="cs"/>
          <w:sz w:val="21"/>
          <w:szCs w:val="21"/>
          <w:rtl/>
        </w:rPr>
        <w:t>שהמג"א</w:t>
      </w:r>
      <w:proofErr w:type="spellEnd"/>
      <w:r w:rsidR="006650A6" w:rsidRPr="006650A6">
        <w:rPr>
          <w:rFonts w:ascii="Calibri" w:eastAsia="Calibri" w:hAnsi="Calibri" w:cs="Guttman Drogolin" w:hint="cs"/>
          <w:sz w:val="21"/>
          <w:szCs w:val="21"/>
          <w:rtl/>
        </w:rPr>
        <w:t xml:space="preserve"> </w:t>
      </w:r>
      <w:proofErr w:type="spellStart"/>
      <w:r w:rsidR="006650A6" w:rsidRPr="006650A6">
        <w:rPr>
          <w:rFonts w:ascii="Calibri" w:eastAsia="Calibri" w:hAnsi="Calibri" w:cs="Guttman Drogolin" w:hint="cs"/>
          <w:sz w:val="21"/>
          <w:szCs w:val="21"/>
          <w:rtl/>
        </w:rPr>
        <w:t>סק"א</w:t>
      </w:r>
      <w:proofErr w:type="spellEnd"/>
      <w:r w:rsidR="006650A6" w:rsidRPr="006650A6">
        <w:rPr>
          <w:rFonts w:ascii="Calibri" w:eastAsia="Calibri" w:hAnsi="Calibri" w:cs="Guttman Drogolin" w:hint="cs"/>
          <w:sz w:val="21"/>
          <w:szCs w:val="21"/>
          <w:rtl/>
        </w:rPr>
        <w:t xml:space="preserve"> הביא </w:t>
      </w:r>
      <w:proofErr w:type="spellStart"/>
      <w:r w:rsidR="006650A6" w:rsidRPr="006650A6">
        <w:rPr>
          <w:rFonts w:ascii="Calibri" w:eastAsia="Calibri" w:hAnsi="Calibri" w:cs="Guttman Drogolin" w:hint="cs"/>
          <w:sz w:val="21"/>
          <w:szCs w:val="21"/>
          <w:rtl/>
        </w:rPr>
        <w:t>מהב"ח</w:t>
      </w:r>
      <w:proofErr w:type="spellEnd"/>
      <w:r w:rsidR="006650A6" w:rsidRPr="006650A6">
        <w:rPr>
          <w:rFonts w:ascii="Calibri" w:eastAsia="Calibri" w:hAnsi="Calibri" w:cs="Guttman Drogolin" w:hint="cs"/>
          <w:sz w:val="21"/>
          <w:szCs w:val="21"/>
          <w:rtl/>
        </w:rPr>
        <w:t xml:space="preserve"> לחלוק </w:t>
      </w:r>
      <w:proofErr w:type="spellStart"/>
      <w:r w:rsidR="006650A6" w:rsidRPr="006650A6">
        <w:rPr>
          <w:rFonts w:ascii="Calibri" w:eastAsia="Calibri" w:hAnsi="Calibri" w:cs="Guttman Drogolin" w:hint="cs"/>
          <w:sz w:val="21"/>
          <w:szCs w:val="21"/>
          <w:rtl/>
        </w:rPr>
        <w:t>דאין</w:t>
      </w:r>
      <w:proofErr w:type="spellEnd"/>
      <w:r w:rsidR="006650A6" w:rsidRPr="006650A6">
        <w:rPr>
          <w:rFonts w:ascii="Calibri" w:eastAsia="Calibri" w:hAnsi="Calibri" w:cs="Guttman Drogolin" w:hint="cs"/>
          <w:sz w:val="21"/>
          <w:szCs w:val="21"/>
          <w:rtl/>
        </w:rPr>
        <w:t xml:space="preserve"> אפשרות להשלים אשר יצר כשלא בירך </w:t>
      </w:r>
      <w:del w:id="1600" w:author="מגיה" w:date="2026-10-15T09:00:00Z">
        <w:r w:rsidR="006650A6" w:rsidRPr="006650A6">
          <w:rPr>
            <w:rFonts w:ascii="Calibri" w:eastAsia="Calibri" w:hAnsi="Calibri" w:cs="Guttman Drogolin" w:hint="cs"/>
            <w:sz w:val="21"/>
            <w:szCs w:val="21"/>
            <w:rtl/>
          </w:rPr>
          <w:delText xml:space="preserve">פעם</w:delText>
        </w:r>
      </w:del>
      <w:ins w:id="1601" w:author="מגיה" w:date="2026-10-15T09:00:00Z">
        <w:r>
          <w:rPr>
            <w:rFonts w:ascii="Calibri" w:eastAsia="Calibri" w:hAnsi="Calibri" w:cs="Guttman Drogolin" w:hint="cs"/>
            <w:sz w:val="21"/>
            <w:szCs w:val="21"/>
            <w:rtl/>
          </w:rPr>
          <w:t xml:space="preserve">בפעם</w:t>
        </w:r>
      </w:ins>
      <w:r w:rsidR="006650A6" w:rsidRPr="006650A6">
        <w:rPr>
          <w:rFonts w:ascii="Calibri" w:eastAsia="Calibri" w:hAnsi="Calibri" w:cs="Guttman Drogolin" w:hint="cs"/>
          <w:sz w:val="21"/>
          <w:szCs w:val="21"/>
          <w:rtl/>
        </w:rPr>
        <w:t xml:space="preserve"> הראשונה, ושאני</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תפלה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שהיא</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במקום</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קרבן</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ושייך</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בו</w:t>
      </w:r>
      <w:r w:rsidR="006650A6" w:rsidRPr="006650A6">
        <w:rPr>
          <w:rFonts w:ascii="Calibri" w:eastAsia="Calibri" w:hAnsi="Calibri" w:cs="Guttman Drogolin"/>
          <w:sz w:val="21"/>
          <w:szCs w:val="21"/>
          <w:rtl/>
        </w:rPr>
        <w:t xml:space="preserve"> </w:t>
      </w:r>
      <w:proofErr w:type="spellStart"/>
      <w:r w:rsidR="006650A6" w:rsidRPr="006650A6">
        <w:rPr>
          <w:rFonts w:ascii="Calibri" w:eastAsia="Calibri" w:hAnsi="Calibri" w:cs="Guttman Drogolin" w:hint="cs"/>
          <w:sz w:val="21"/>
          <w:szCs w:val="21"/>
          <w:rtl/>
        </w:rPr>
        <w:t>תשלומין</w:t>
      </w:r>
      <w:proofErr w:type="spellEnd"/>
      <w:r w:rsidR="006650A6" w:rsidRPr="006650A6">
        <w:rPr>
          <w:rFonts w:ascii="Calibri" w:eastAsia="Calibri" w:hAnsi="Calibri" w:cs="Guttman Drogolin" w:hint="cs"/>
          <w:sz w:val="21"/>
          <w:szCs w:val="21"/>
          <w:rtl/>
        </w:rPr>
        <w:t>,</w:t>
      </w:r>
      <w:r w:rsidR="006650A6" w:rsidRPr="006650A6">
        <w:rPr>
          <w:rFonts w:ascii="Calibri" w:eastAsia="Calibri" w:hAnsi="Calibri" w:cs="Guttman Drogolin"/>
          <w:sz w:val="21"/>
          <w:szCs w:val="21"/>
          <w:rtl/>
        </w:rPr>
        <w:t xml:space="preserve"> </w:t>
      </w:r>
      <w:proofErr w:type="spellStart"/>
      <w:r w:rsidR="006650A6" w:rsidRPr="006650A6">
        <w:rPr>
          <w:rFonts w:ascii="Calibri" w:eastAsia="Calibri" w:hAnsi="Calibri" w:cs="Guttman Drogolin" w:hint="cs"/>
          <w:sz w:val="21"/>
          <w:szCs w:val="21"/>
          <w:rtl/>
        </w:rPr>
        <w:t>משא</w:t>
      </w:r>
      <w:r w:rsidR="006650A6" w:rsidRPr="006650A6">
        <w:rPr>
          <w:rFonts w:ascii="Calibri" w:eastAsia="Calibri" w:hAnsi="Calibri" w:cs="Guttman Drogolin"/>
          <w:sz w:val="21"/>
          <w:szCs w:val="21"/>
          <w:rtl/>
        </w:rPr>
        <w:t>"</w:t>
      </w:r>
      <w:r w:rsidR="006650A6" w:rsidRPr="006650A6">
        <w:rPr>
          <w:rFonts w:ascii="Calibri" w:eastAsia="Calibri" w:hAnsi="Calibri" w:cs="Guttman Drogolin" w:hint="cs"/>
          <w:sz w:val="21"/>
          <w:szCs w:val="21"/>
          <w:rtl/>
        </w:rPr>
        <w:t>כ</w:t>
      </w:r>
      <w:proofErr w:type="spellEnd"/>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באשר</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יצר</w:t>
      </w:r>
      <w:ins w:id="1599" w:author="מגיה" w:date="2026-10-15T09:00:00Z">
        <w:r>
          <w:rPr>
            <w:rFonts w:ascii="Calibri" w:eastAsia="Calibri" w:hAnsi="Calibri" w:cs="Guttman Drogolin" w:hint="cs"/>
            <w:sz w:val="21"/>
            <w:szCs w:val="21"/>
            <w:rtl/>
          </w:rPr>
          <w:t xml:space="preserve">,</w:t>
        </w:r>
      </w:ins>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שהיא</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ברכת</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הודאה</w:t>
      </w:r>
      <w:ins w:id="1598" w:author="מגיה" w:date="2026-10-15T09:00:00Z">
        <w:r>
          <w:rPr>
            <w:rFonts w:ascii="Calibri" w:eastAsia="Calibri" w:hAnsi="Calibri" w:cs="Guttman Drogolin" w:hint="cs"/>
            <w:sz w:val="21"/>
            <w:szCs w:val="21"/>
            <w:rtl/>
          </w:rPr>
          <w:t xml:space="preserve">,</w:t>
        </w:r>
      </w:ins>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יוצא</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בהודאה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אחת</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על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הרבה</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פעמים</w:t>
      </w:r>
      <w:ins w:id="1597" w:author="מגיה" w:date="2026-10-15T09:00:00Z">
        <w:r>
          <w:rPr>
            <w:rFonts w:ascii="Calibri" w:eastAsia="Calibri" w:hAnsi="Calibri" w:cs="Guttman Drogolin" w:hint="cs"/>
            <w:sz w:val="21"/>
            <w:szCs w:val="21"/>
            <w:rtl/>
          </w:rPr>
          <w:t xml:space="preserve">,</w:t>
        </w:r>
      </w:ins>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כמי</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שאכל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שתי</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פעמים</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והסיח</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דעתו</w:t>
      </w:r>
      <w:r w:rsidR="006650A6" w:rsidRPr="006650A6">
        <w:rPr>
          <w:rFonts w:ascii="Calibri" w:eastAsia="Calibri" w:hAnsi="Calibri" w:cs="Guttman Drogolin"/>
          <w:sz w:val="21"/>
          <w:szCs w:val="21"/>
          <w:rtl/>
        </w:rPr>
        <w:t xml:space="preserve"> </w:t>
      </w:r>
      <w:proofErr w:type="spellStart"/>
      <w:del w:id="1595" w:author="מגיה" w:date="2026-10-15T09:00:00Z">
        <w:r w:rsidR="006650A6" w:rsidRPr="006650A6">
          <w:rPr>
            <w:rFonts w:ascii="Calibri" w:eastAsia="Calibri" w:hAnsi="Calibri" w:cs="Guttman Drogolin" w:hint="cs"/>
            <w:sz w:val="21"/>
            <w:szCs w:val="21"/>
            <w:rtl/>
          </w:rPr>
          <w:delText xml:space="preserve">בינתים</w:delText>
        </w:r>
      </w:del>
      <w:ins w:id="1596" w:author="מגיה" w:date="2026-10-15T09:00:00Z">
        <w:r>
          <w:rPr>
            <w:rFonts w:ascii="Calibri" w:eastAsia="Calibri" w:hAnsi="Calibri" w:cs="Guttman Drogolin" w:hint="cs"/>
            <w:sz w:val="21"/>
            <w:szCs w:val="21"/>
            <w:rtl/>
          </w:rPr>
          <w:t xml:space="preserve">בינתיים,</w:t>
        </w:r>
      </w:ins>
      <w:proofErr w:type="spellEnd"/>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שמברך</w:t>
      </w:r>
      <w:r w:rsidR="006650A6" w:rsidRPr="006650A6">
        <w:rPr>
          <w:rFonts w:ascii="Calibri" w:eastAsia="Calibri" w:hAnsi="Calibri" w:cs="Guttman Drogolin"/>
          <w:sz w:val="21"/>
          <w:szCs w:val="21"/>
          <w:rtl/>
        </w:rPr>
        <w:t xml:space="preserve"> </w:t>
      </w:r>
      <w:proofErr w:type="spellStart"/>
      <w:r w:rsidR="006650A6" w:rsidRPr="006650A6">
        <w:rPr>
          <w:rFonts w:ascii="Calibri" w:eastAsia="Calibri" w:hAnsi="Calibri" w:cs="Guttman Drogolin" w:hint="cs"/>
          <w:sz w:val="21"/>
          <w:szCs w:val="21"/>
          <w:rtl/>
        </w:rPr>
        <w:t>בהמ</w:t>
      </w:r>
      <w:r w:rsidR="006650A6" w:rsidRPr="006650A6">
        <w:rPr>
          <w:rFonts w:ascii="Calibri" w:eastAsia="Calibri" w:hAnsi="Calibri" w:cs="Guttman Drogolin"/>
          <w:sz w:val="21"/>
          <w:szCs w:val="21"/>
          <w:rtl/>
        </w:rPr>
        <w:t>"</w:t>
      </w:r>
      <w:r w:rsidR="006650A6" w:rsidRPr="006650A6">
        <w:rPr>
          <w:rFonts w:ascii="Calibri" w:eastAsia="Calibri" w:hAnsi="Calibri" w:cs="Guttman Drogolin" w:hint="cs"/>
          <w:sz w:val="21"/>
          <w:szCs w:val="21"/>
          <w:rtl/>
        </w:rPr>
        <w:t>ז</w:t>
      </w:r>
      <w:proofErr w:type="spellEnd"/>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אחת</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על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שתיהן</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 xml:space="preserve">וסיים </w:t>
      </w:r>
      <w:proofErr w:type="spellStart"/>
      <w:r w:rsidR="006650A6" w:rsidRPr="006650A6">
        <w:rPr>
          <w:rFonts w:ascii="Calibri" w:eastAsia="Calibri" w:hAnsi="Calibri" w:cs="Guttman Drogolin" w:hint="cs"/>
          <w:sz w:val="21"/>
          <w:szCs w:val="21"/>
          <w:rtl/>
        </w:rPr>
        <w:t>המג"א</w:t>
      </w:r>
      <w:proofErr w:type="spellEnd"/>
      <w:r w:rsidR="006650A6" w:rsidRPr="006650A6">
        <w:rPr>
          <w:rFonts w:ascii="Calibri" w:eastAsia="Calibri" w:hAnsi="Calibri" w:cs="Guttman Drogolin" w:hint="cs"/>
          <w:sz w:val="21"/>
          <w:szCs w:val="21"/>
          <w:rtl/>
        </w:rPr>
        <w:t xml:space="preserve"> דיש</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להקל</w:t>
      </w:r>
      <w:r w:rsidR="006650A6" w:rsidRPr="006650A6">
        <w:rPr>
          <w:rFonts w:ascii="Calibri" w:eastAsia="Calibri" w:hAnsi="Calibri" w:cs="Guttman Drogolin"/>
          <w:sz w:val="21"/>
          <w:szCs w:val="21"/>
          <w:rtl/>
        </w:rPr>
        <w:t xml:space="preserve"> </w:t>
      </w:r>
      <w:r w:rsidR="006650A6" w:rsidRPr="006650A6">
        <w:rPr>
          <w:rFonts w:ascii="Calibri" w:eastAsia="Calibri" w:hAnsi="Calibri" w:cs="Guttman Drogolin" w:hint="cs"/>
          <w:sz w:val="21"/>
          <w:szCs w:val="21"/>
          <w:rtl/>
        </w:rPr>
        <w:t>בספק</w:t>
      </w:r>
      <w:r w:rsidR="006650A6" w:rsidRPr="006650A6">
        <w:rPr>
          <w:rFonts w:ascii="Calibri" w:eastAsia="Calibri" w:hAnsi="Calibri" w:cs="Guttman Drogolin"/>
          <w:sz w:val="21"/>
          <w:szCs w:val="21"/>
          <w:rtl/>
        </w:rPr>
        <w:t xml:space="preserve"> </w:t>
      </w:r>
      <w:r w:rsidR="007B234A">
        <w:rPr>
          <w:rFonts w:ascii="Calibri" w:eastAsia="Calibri" w:hAnsi="Calibri" w:cs="Guttman Drogolin" w:hint="cs"/>
          <w:sz w:val="21"/>
          <w:szCs w:val="21"/>
          <w:rtl/>
        </w:rPr>
        <w:t xml:space="preserve">ברכות וכן כתב </w:t>
      </w:r>
      <w:proofErr w:type="spellStart"/>
      <w:r w:rsidR="007B234A">
        <w:rPr>
          <w:rFonts w:ascii="Calibri" w:eastAsia="Calibri" w:hAnsi="Calibri" w:cs="Guttman Drogolin" w:hint="cs"/>
          <w:sz w:val="21"/>
          <w:szCs w:val="21"/>
          <w:rtl/>
        </w:rPr>
        <w:t>המ"ב</w:t>
      </w:r>
      <w:proofErr w:type="spellEnd"/>
      <w:r w:rsidR="007B234A">
        <w:rPr>
          <w:rFonts w:ascii="Calibri" w:eastAsia="Calibri" w:hAnsi="Calibri" w:cs="Guttman Drogolin" w:hint="cs"/>
          <w:sz w:val="21"/>
          <w:szCs w:val="21"/>
          <w:rtl/>
        </w:rPr>
        <w:t xml:space="preserve"> </w:t>
      </w:r>
      <w:proofErr w:type="spellStart"/>
      <w:r w:rsidR="007B234A">
        <w:rPr>
          <w:rFonts w:ascii="Calibri" w:eastAsia="Calibri" w:hAnsi="Calibri" w:cs="Guttman Drogolin" w:hint="cs"/>
          <w:sz w:val="21"/>
          <w:szCs w:val="21"/>
          <w:rtl/>
        </w:rPr>
        <w:t>סק"ו</w:t>
      </w:r>
      <w:proofErr w:type="spellEnd"/>
      <w:r w:rsidR="006650A6" w:rsidRPr="006650A6">
        <w:rPr>
          <w:rFonts w:ascii="Calibri" w:eastAsia="Calibri" w:hAnsi="Calibri" w:cs="Guttman Drogolin"/>
          <w:sz w:val="21"/>
          <w:szCs w:val="21"/>
          <w:vertAlign w:val="superscript"/>
          <w:rtl/>
        </w:rPr>
        <w:footnoteReference w:id="81"/>
      </w:r>
      <w:r w:rsidR="006650A6" w:rsidRPr="006650A6">
        <w:rPr>
          <w:rFonts w:ascii="Calibri" w:eastAsia="Calibri" w:hAnsi="Calibri" w:cs="Guttman Drogolin" w:hint="cs"/>
          <w:sz w:val="21"/>
          <w:szCs w:val="21"/>
          <w:rtl/>
        </w:rPr>
        <w:t>.</w:t>
      </w:r>
    </w:p>
    <w:sectPr w:rsidR="00D65418" w:rsidRPr="00377DCA" w:rsidSect="000215C3">
      <w:headerReference w:type="even" r:id="rId7"/>
      <w:headerReference w:type="default" r:id="rId8"/>
      <w:footerReference w:type="even" r:id="rId9"/>
      <w:footnotePr>
        <w:numFmt w:val="hebrew1"/>
      </w:footnotePr>
      <w:pgSz w:w="8392" w:h="11907" w:code="11"/>
      <w:pgMar w:top="1304" w:right="1021" w:bottom="510" w:left="1021" w:header="709" w:footer="709" w:gutter="0"/>
      <w:pgNumType w:fmt="hebrew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55F0" w:rsidRDefault="00BA55F0" w:rsidP="002B3875">
      <w:pPr>
        <w:spacing w:after="0" w:line="240" w:lineRule="auto"/>
      </w:pPr>
      <w:r>
        <w:separator/>
      </w:r>
    </w:p>
  </w:endnote>
  <w:endnote w:type="continuationSeparator" w:id="0">
    <w:p w:rsidR="00BA55F0" w:rsidRDefault="00BA55F0" w:rsidP="002B3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Drogolin">
    <w:panose1 w:val="02010401010101010101"/>
    <w:charset w:val="B1"/>
    <w:family w:val="auto"/>
    <w:pitch w:val="variable"/>
    <w:sig w:usb0="00000801" w:usb1="4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Guttman Keren">
    <w:altName w:val="Arial"/>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13F" w:rsidRDefault="00A4713F" w:rsidP="003C2787">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352F82">
      <w:rPr>
        <w:rStyle w:val="ac"/>
        <w:rFonts w:hint="cs"/>
        <w:noProof/>
        <w:rtl/>
      </w:rPr>
      <w:t>לא</w:t>
    </w:r>
    <w:r>
      <w:rPr>
        <w:rStyle w:val="ac"/>
      </w:rPr>
      <w:fldChar w:fldCharType="end"/>
    </w:r>
  </w:p>
  <w:p w:rsidR="00A4713F" w:rsidRDefault="00A4713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55F0" w:rsidRDefault="00BA55F0" w:rsidP="002B3875">
      <w:pPr>
        <w:spacing w:after="0" w:line="240" w:lineRule="auto"/>
      </w:pPr>
      <w:r>
        <w:separator/>
      </w:r>
    </w:p>
  </w:footnote>
  <w:footnote w:type="continuationSeparator" w:id="0">
    <w:p w:rsidR="00BA55F0" w:rsidRDefault="00BA55F0" w:rsidP="002B3875">
      <w:pPr>
        <w:spacing w:after="0" w:line="240" w:lineRule="auto"/>
      </w:pPr>
      <w:r>
        <w:continuationSeparator/>
      </w:r>
    </w:p>
  </w:footnote>
  <w:footnote w:id="1">
    <w:p w:rsidR="007A27E1" w:rsidRPr="007A27E1" w:rsidRDefault="008B2EF1" w:rsidP="007A27E1">
      <w:pPr>
        <w:spacing w:after="0" w:line="300" w:lineRule="atLeast"/>
        <w:jc w:val="both"/>
        <w:rPr>
          <w:rFonts w:asciiTheme="minorBidi" w:eastAsia="Times New Roman" w:hAnsiTheme="minorBidi"/>
          <w:sz w:val="19"/>
          <w:szCs w:val="19"/>
          <w:rtl/>
        </w:rPr>
      </w:pPr>
      <w:r>
        <w:rPr>
          <w:rStyle w:val="a7"/>
        </w:rPr>
        <w:footnoteRef/>
      </w:r>
      <w:r>
        <w:t xml:space="preserve"> </w:t>
      </w:r>
      <w:r w:rsidRPr="007A27E1">
        <w:rPr>
          <w:rFonts w:asciiTheme="minorBidi" w:eastAsia="Times New Roman" w:hAnsiTheme="minorBidi"/>
          <w:sz w:val="19"/>
          <w:szCs w:val="19"/>
          <w:rtl/>
        </w:rPr>
        <w:t xml:space="preserve">וזה הטעם שכתב </w:t>
      </w:r>
      <w:proofErr w:type="spellStart"/>
      <w:r w:rsidRPr="007A27E1">
        <w:rPr>
          <w:rFonts w:asciiTheme="minorBidi" w:eastAsia="Times New Roman" w:hAnsiTheme="minorBidi"/>
          <w:sz w:val="19"/>
          <w:szCs w:val="19"/>
          <w:rtl/>
        </w:rPr>
        <w:t>בשו"ע</w:t>
      </w:r>
      <w:proofErr w:type="spellEnd"/>
      <w:r w:rsidRPr="007A27E1">
        <w:rPr>
          <w:rFonts w:asciiTheme="minorBidi" w:eastAsia="Times New Roman" w:hAnsiTheme="minorBidi"/>
          <w:sz w:val="19"/>
          <w:szCs w:val="19"/>
          <w:rtl/>
        </w:rPr>
        <w:t xml:space="preserve"> (סי' ב') שאסור לילך בקומה זקופה, שנאמר: מלא כל הארץ כבודו, וכל ההולך בקומה זקופה כאילו דוחק רגלי שכינה. וכתב שם </w:t>
      </w:r>
      <w:proofErr w:type="spellStart"/>
      <w:r w:rsidRPr="007A27E1">
        <w:rPr>
          <w:rFonts w:asciiTheme="minorBidi" w:eastAsia="Times New Roman" w:hAnsiTheme="minorBidi"/>
          <w:sz w:val="19"/>
          <w:szCs w:val="19"/>
          <w:rtl/>
        </w:rPr>
        <w:t>המג"א</w:t>
      </w:r>
      <w:proofErr w:type="spellEnd"/>
      <w:r w:rsidRPr="007A27E1">
        <w:rPr>
          <w:rFonts w:asciiTheme="minorBidi" w:eastAsia="Times New Roman" w:hAnsiTheme="minorBidi"/>
          <w:sz w:val="19"/>
          <w:szCs w:val="19"/>
          <w:rtl/>
        </w:rPr>
        <w:t xml:space="preserve"> (</w:t>
      </w:r>
      <w:proofErr w:type="spellStart"/>
      <w:r w:rsidRPr="007A27E1">
        <w:rPr>
          <w:rFonts w:asciiTheme="minorBidi" w:eastAsia="Times New Roman" w:hAnsiTheme="minorBidi"/>
          <w:sz w:val="19"/>
          <w:szCs w:val="19"/>
          <w:rtl/>
        </w:rPr>
        <w:t>סק"ה</w:t>
      </w:r>
      <w:proofErr w:type="spellEnd"/>
      <w:r w:rsidRPr="007A27E1">
        <w:rPr>
          <w:rFonts w:asciiTheme="minorBidi" w:eastAsia="Times New Roman" w:hAnsiTheme="minorBidi"/>
          <w:sz w:val="19"/>
          <w:szCs w:val="19"/>
          <w:rtl/>
        </w:rPr>
        <w:t xml:space="preserve">), </w:t>
      </w:r>
      <w:proofErr w:type="spellStart"/>
      <w:r w:rsidRPr="007A27E1">
        <w:rPr>
          <w:rFonts w:asciiTheme="minorBidi" w:eastAsia="Times New Roman" w:hAnsiTheme="minorBidi"/>
          <w:sz w:val="19"/>
          <w:szCs w:val="19"/>
          <w:rtl/>
        </w:rPr>
        <w:t>דאפילו</w:t>
      </w:r>
      <w:proofErr w:type="spellEnd"/>
      <w:r w:rsidRPr="007A27E1">
        <w:rPr>
          <w:rFonts w:asciiTheme="minorBidi" w:eastAsia="Times New Roman" w:hAnsiTheme="minorBidi"/>
          <w:sz w:val="19"/>
          <w:szCs w:val="19"/>
          <w:rtl/>
        </w:rPr>
        <w:t xml:space="preserve"> פחות מד' אמות אסור</w:t>
      </w:r>
      <w:r w:rsidRPr="007A27E1">
        <w:rPr>
          <w:rFonts w:asciiTheme="minorBidi" w:eastAsia="Times New Roman" w:hAnsiTheme="minorBidi"/>
          <w:sz w:val="19"/>
          <w:szCs w:val="19"/>
        </w:rPr>
        <w:t>.</w:t>
      </w:r>
      <w:del w:id="1730" w:author="מגיה" w:date="2026-10-15T09:00:00Z">
        <w:r w:rsidR="007A27E1" w:rsidRPr="007A27E1">
          <w:rPr>
            <w:rFonts w:asciiTheme="minorBidi" w:eastAsia="Times New Roman" w:hAnsiTheme="minorBidi"/>
            <w:sz w:val="19"/>
            <w:szCs w:val="19"/>
            <w:rtl/>
          </w:rPr>
          <w:delText xml:space="preserve"> </w:delText>
        </w:r>
      </w:del>
    </w:p>
    <w:p w:rsidR="008B2EF1" w:rsidRPr="007A27E1" w:rsidRDefault="008B2EF1" w:rsidP="007A27E1">
      <w:pPr>
        <w:spacing w:after="0" w:line="300" w:lineRule="atLeast"/>
        <w:jc w:val="both"/>
        <w:rPr>
          <w:rFonts w:asciiTheme="minorBidi" w:eastAsia="Times New Roman" w:hAnsiTheme="minorBidi"/>
          <w:sz w:val="19"/>
          <w:szCs w:val="19"/>
          <w:rtl/>
        </w:rPr>
      </w:pPr>
      <w:r w:rsidRPr="008B2EF1">
        <w:rPr>
          <w:rFonts w:asciiTheme="minorBidi" w:eastAsia="Times New Roman" w:hAnsiTheme="minorBidi"/>
          <w:sz w:val="19"/>
          <w:szCs w:val="19"/>
          <w:rtl/>
        </w:rPr>
        <w:t xml:space="preserve">גדר של קומה זקופה כתב </w:t>
      </w:r>
      <w:proofErr w:type="spellStart"/>
      <w:r w:rsidRPr="008B2EF1">
        <w:rPr>
          <w:rFonts w:asciiTheme="minorBidi" w:eastAsia="Times New Roman" w:hAnsiTheme="minorBidi"/>
          <w:sz w:val="19"/>
          <w:szCs w:val="19"/>
          <w:rtl/>
        </w:rPr>
        <w:t>בשו"ע</w:t>
      </w:r>
      <w:proofErr w:type="spellEnd"/>
      <w:r w:rsidRPr="008B2EF1">
        <w:rPr>
          <w:rFonts w:asciiTheme="minorBidi" w:eastAsia="Times New Roman" w:hAnsiTheme="minorBidi"/>
          <w:sz w:val="19"/>
          <w:szCs w:val="19"/>
          <w:rtl/>
        </w:rPr>
        <w:t xml:space="preserve"> הרב (תניא סי' ב'), שלא יוכלו עיניו לראות למטה בסמוך לרגליו, וצריך מחמת זה לילך בנחת, שלא ייכשל בהליכתו. ומכל מקום, לא </w:t>
      </w:r>
      <w:proofErr w:type="spellStart"/>
      <w:r w:rsidRPr="008B2EF1">
        <w:rPr>
          <w:rFonts w:asciiTheme="minorBidi" w:eastAsia="Times New Roman" w:hAnsiTheme="minorBidi"/>
          <w:sz w:val="19"/>
          <w:szCs w:val="19"/>
          <w:rtl/>
        </w:rPr>
        <w:t>יכוף</w:t>
      </w:r>
      <w:proofErr w:type="spellEnd"/>
      <w:r w:rsidRPr="008B2EF1">
        <w:rPr>
          <w:rFonts w:asciiTheme="minorBidi" w:eastAsia="Times New Roman" w:hAnsiTheme="minorBidi"/>
          <w:sz w:val="19"/>
          <w:szCs w:val="19"/>
          <w:rtl/>
        </w:rPr>
        <w:t xml:space="preserve"> קומתו או ראשו יותר </w:t>
      </w:r>
      <w:proofErr w:type="spellStart"/>
      <w:r w:rsidRPr="008B2EF1">
        <w:rPr>
          <w:rFonts w:asciiTheme="minorBidi" w:eastAsia="Times New Roman" w:hAnsiTheme="minorBidi"/>
          <w:sz w:val="19"/>
          <w:szCs w:val="19"/>
          <w:rtl/>
        </w:rPr>
        <w:t>מדאי</w:t>
      </w:r>
      <w:proofErr w:type="spellEnd"/>
      <w:r w:rsidRPr="008B2EF1">
        <w:rPr>
          <w:rFonts w:asciiTheme="minorBidi" w:eastAsia="Times New Roman" w:hAnsiTheme="minorBidi"/>
          <w:sz w:val="19"/>
          <w:szCs w:val="19"/>
          <w:rtl/>
        </w:rPr>
        <w:t xml:space="preserve">, אלא במידה בינונית, בכדי שיראה את הבא כנגדו בפניו, בלי שיזקיף עיניו למעלה יותר </w:t>
      </w:r>
      <w:proofErr w:type="spellStart"/>
      <w:r w:rsidRPr="008B2EF1">
        <w:rPr>
          <w:rFonts w:asciiTheme="minorBidi" w:eastAsia="Times New Roman" w:hAnsiTheme="minorBidi"/>
          <w:sz w:val="19"/>
          <w:szCs w:val="19"/>
          <w:rtl/>
        </w:rPr>
        <w:t>מדאי</w:t>
      </w:r>
      <w:proofErr w:type="spellEnd"/>
      <w:r w:rsidRPr="008B2EF1">
        <w:rPr>
          <w:rFonts w:asciiTheme="minorBidi" w:eastAsia="Times New Roman" w:hAnsiTheme="minorBidi"/>
          <w:sz w:val="19"/>
          <w:szCs w:val="19"/>
        </w:rPr>
        <w:t>.</w:t>
      </w:r>
    </w:p>
  </w:footnote>
  <w:footnote w:id="2">
    <w:p w:rsidR="007A27E1" w:rsidRPr="007A27E1" w:rsidRDefault="007A27E1" w:rsidP="0047415C">
      <w:pPr>
        <w:spacing w:after="0" w:line="300" w:lineRule="atLeast"/>
        <w:jc w:val="both"/>
        <w:rPr>
          <w:rFonts w:asciiTheme="minorBidi" w:eastAsia="Times New Roman" w:hAnsiTheme="minorBidi"/>
          <w:sz w:val="19"/>
          <w:szCs w:val="19"/>
          <w:rtl/>
        </w:rPr>
      </w:pPr>
      <w:r w:rsidRPr="007A27E1">
        <w:rPr>
          <w:rStyle w:val="a7"/>
          <w:rFonts w:asciiTheme="minorBidi" w:hAnsiTheme="minorBidi"/>
          <w:sz w:val="19"/>
          <w:szCs w:val="19"/>
        </w:rPr>
        <w:footnoteRef/>
      </w:r>
      <w:r w:rsidRPr="007A27E1">
        <w:rPr>
          <w:rFonts w:asciiTheme="minorBidi" w:hAnsiTheme="minorBidi"/>
          <w:sz w:val="19"/>
          <w:szCs w:val="19"/>
        </w:rPr>
        <w:t xml:space="preserve"> </w:t>
      </w:r>
      <w:r w:rsidRPr="008B2EF1">
        <w:rPr>
          <w:rFonts w:asciiTheme="minorBidi" w:eastAsia="Times New Roman" w:hAnsiTheme="minorBidi"/>
          <w:sz w:val="19"/>
          <w:szCs w:val="19"/>
          <w:rtl/>
        </w:rPr>
        <w:t xml:space="preserve">וכתב </w:t>
      </w:r>
      <w:proofErr w:type="spellStart"/>
      <w:r w:rsidRPr="008B2EF1">
        <w:rPr>
          <w:rFonts w:asciiTheme="minorBidi" w:eastAsia="Times New Roman" w:hAnsiTheme="minorBidi"/>
          <w:sz w:val="19"/>
          <w:szCs w:val="19"/>
          <w:rtl/>
        </w:rPr>
        <w:t>המ"ב</w:t>
      </w:r>
      <w:proofErr w:type="spellEnd"/>
      <w:r w:rsidRPr="008B2EF1">
        <w:rPr>
          <w:rFonts w:asciiTheme="minorBidi" w:eastAsia="Times New Roman" w:hAnsiTheme="minorBidi"/>
          <w:sz w:val="19"/>
          <w:szCs w:val="19"/>
          <w:rtl/>
        </w:rPr>
        <w:t xml:space="preserve"> שם עוד בשם האר"י ז"ל, שיצייר שם </w:t>
      </w:r>
      <w:proofErr w:type="spellStart"/>
      <w:r w:rsidRPr="008B2EF1">
        <w:rPr>
          <w:rFonts w:asciiTheme="minorBidi" w:eastAsia="Times New Roman" w:hAnsiTheme="minorBidi"/>
          <w:sz w:val="19"/>
          <w:szCs w:val="19"/>
          <w:rtl/>
        </w:rPr>
        <w:t>הוי"ה</w:t>
      </w:r>
      <w:proofErr w:type="spellEnd"/>
      <w:r w:rsidRPr="008B2EF1">
        <w:rPr>
          <w:rFonts w:asciiTheme="minorBidi" w:eastAsia="Times New Roman" w:hAnsiTheme="minorBidi"/>
          <w:sz w:val="19"/>
          <w:szCs w:val="19"/>
          <w:rtl/>
        </w:rPr>
        <w:t xml:space="preserve"> תמיד נגד עיניו בניקוד יראה כזה: יִהְוָה, וזהו סוד "</w:t>
      </w:r>
      <w:proofErr w:type="spellStart"/>
      <w:r w:rsidRPr="008B2EF1">
        <w:rPr>
          <w:rFonts w:asciiTheme="minorBidi" w:eastAsia="Times New Roman" w:hAnsiTheme="minorBidi"/>
          <w:sz w:val="19"/>
          <w:szCs w:val="19"/>
          <w:rtl/>
        </w:rPr>
        <w:t>שויתי</w:t>
      </w:r>
      <w:proofErr w:type="spellEnd"/>
      <w:r w:rsidRPr="008B2EF1">
        <w:rPr>
          <w:rFonts w:asciiTheme="minorBidi" w:eastAsia="Times New Roman" w:hAnsiTheme="minorBidi"/>
          <w:sz w:val="19"/>
          <w:szCs w:val="19"/>
          <w:rtl/>
        </w:rPr>
        <w:t xml:space="preserve"> ה' לנגדי תמיד", </w:t>
      </w:r>
      <w:del w:id="1613" w:author="מגיה" w:date="2026-10-15T09:00:00Z">
        <w:r w:rsidRPr="008B2EF1">
          <w:rPr>
            <w:rFonts w:asciiTheme="minorBidi" w:eastAsia="Times New Roman" w:hAnsiTheme="minorBidi"/>
            <w:sz w:val="19"/>
            <w:szCs w:val="19"/>
            <w:rtl/>
          </w:rPr>
          <w:delText xml:space="preserve">וזה</w:delText>
        </w:r>
      </w:del>
      <w:ins w:id="1614" w:author="מגיה" w:date="2026-10-15T09:00:00Z">
        <w:r>
          <w:rPr>
            <w:rFonts w:asciiTheme="minorBidi" w:eastAsia="Times New Roman" w:hAnsiTheme="minorBidi"/>
            <w:sz w:val="19"/>
            <w:szCs w:val="19"/>
            <w:rtl/>
          </w:rPr>
          <w:t xml:space="preserve">וזו</w:t>
        </w:r>
      </w:ins>
      <w:r w:rsidRPr="008B2EF1">
        <w:rPr>
          <w:rFonts w:asciiTheme="minorBidi" w:eastAsia="Times New Roman" w:hAnsiTheme="minorBidi"/>
          <w:sz w:val="19"/>
          <w:szCs w:val="19"/>
          <w:rtl/>
        </w:rPr>
        <w:t xml:space="preserve"> תועלת גדולה </w:t>
      </w:r>
      <w:proofErr w:type="spellStart"/>
      <w:r w:rsidRPr="008B2EF1">
        <w:rPr>
          <w:rFonts w:asciiTheme="minorBidi" w:eastAsia="Times New Roman" w:hAnsiTheme="minorBidi"/>
          <w:sz w:val="19"/>
          <w:szCs w:val="19"/>
          <w:rtl/>
        </w:rPr>
        <w:t>לענין</w:t>
      </w:r>
      <w:proofErr w:type="spellEnd"/>
      <w:r w:rsidRPr="008B2EF1">
        <w:rPr>
          <w:rFonts w:asciiTheme="minorBidi" w:eastAsia="Times New Roman" w:hAnsiTheme="minorBidi"/>
          <w:sz w:val="19"/>
          <w:szCs w:val="19"/>
          <w:rtl/>
        </w:rPr>
        <w:t xml:space="preserve"> היראה</w:t>
      </w:r>
      <w:r w:rsidRPr="008B2EF1">
        <w:rPr>
          <w:rFonts w:asciiTheme="minorBidi" w:eastAsia="Times New Roman" w:hAnsiTheme="minorBidi"/>
          <w:sz w:val="19"/>
          <w:szCs w:val="19"/>
        </w:rPr>
        <w:t>.</w:t>
      </w:r>
      <w:r w:rsidRPr="007A27E1">
        <w:rPr>
          <w:rFonts w:asciiTheme="minorBidi" w:eastAsia="Times New Roman" w:hAnsiTheme="minorBidi"/>
          <w:sz w:val="19"/>
          <w:szCs w:val="19"/>
          <w:rtl/>
        </w:rPr>
        <w:t xml:space="preserve"> </w:t>
      </w:r>
      <w:r w:rsidRPr="008B2EF1">
        <w:rPr>
          <w:rFonts w:asciiTheme="minorBidi" w:eastAsia="Times New Roman" w:hAnsiTheme="minorBidi"/>
          <w:sz w:val="19"/>
          <w:szCs w:val="19"/>
          <w:rtl/>
        </w:rPr>
        <w:t xml:space="preserve">עוד כתב </w:t>
      </w:r>
      <w:proofErr w:type="spellStart"/>
      <w:r w:rsidRPr="008B2EF1">
        <w:rPr>
          <w:rFonts w:asciiTheme="minorBidi" w:eastAsia="Times New Roman" w:hAnsiTheme="minorBidi"/>
          <w:sz w:val="19"/>
          <w:szCs w:val="19"/>
          <w:rtl/>
        </w:rPr>
        <w:t>המ"ב</w:t>
      </w:r>
      <w:proofErr w:type="spellEnd"/>
      <w:r w:rsidRPr="008B2EF1">
        <w:rPr>
          <w:rFonts w:asciiTheme="minorBidi" w:eastAsia="Times New Roman" w:hAnsiTheme="minorBidi"/>
          <w:sz w:val="19"/>
          <w:szCs w:val="19"/>
          <w:rtl/>
        </w:rPr>
        <w:t xml:space="preserve"> שם, </w:t>
      </w:r>
      <w:proofErr w:type="spellStart"/>
      <w:r w:rsidRPr="008B2EF1">
        <w:rPr>
          <w:rFonts w:asciiTheme="minorBidi" w:eastAsia="Times New Roman" w:hAnsiTheme="minorBidi"/>
          <w:sz w:val="19"/>
          <w:szCs w:val="19"/>
          <w:rtl/>
        </w:rPr>
        <w:t>שהקובעין</w:t>
      </w:r>
      <w:proofErr w:type="spellEnd"/>
      <w:r w:rsidRPr="008B2EF1">
        <w:rPr>
          <w:rFonts w:asciiTheme="minorBidi" w:eastAsia="Times New Roman" w:hAnsiTheme="minorBidi"/>
          <w:sz w:val="19"/>
          <w:szCs w:val="19"/>
          <w:rtl/>
        </w:rPr>
        <w:t xml:space="preserve"> "</w:t>
      </w:r>
      <w:proofErr w:type="spellStart"/>
      <w:r w:rsidRPr="008B2EF1">
        <w:rPr>
          <w:rFonts w:asciiTheme="minorBidi" w:eastAsia="Times New Roman" w:hAnsiTheme="minorBidi"/>
          <w:sz w:val="19"/>
          <w:szCs w:val="19"/>
          <w:rtl/>
        </w:rPr>
        <w:t>שויתי</w:t>
      </w:r>
      <w:proofErr w:type="spellEnd"/>
      <w:r w:rsidRPr="008B2EF1">
        <w:rPr>
          <w:rFonts w:asciiTheme="minorBidi" w:eastAsia="Times New Roman" w:hAnsiTheme="minorBidi"/>
          <w:sz w:val="19"/>
          <w:szCs w:val="19"/>
          <w:rtl/>
        </w:rPr>
        <w:t xml:space="preserve">" בעמוד בלא </w:t>
      </w:r>
      <w:proofErr w:type="spellStart"/>
      <w:r w:rsidRPr="008B2EF1">
        <w:rPr>
          <w:rFonts w:asciiTheme="minorBidi" w:eastAsia="Times New Roman" w:hAnsiTheme="minorBidi"/>
          <w:sz w:val="19"/>
          <w:szCs w:val="19"/>
          <w:rtl/>
        </w:rPr>
        <w:t>טבלא</w:t>
      </w:r>
      <w:proofErr w:type="spellEnd"/>
      <w:r w:rsidRPr="008B2EF1">
        <w:rPr>
          <w:rFonts w:asciiTheme="minorBidi" w:eastAsia="Times New Roman" w:hAnsiTheme="minorBidi"/>
          <w:sz w:val="19"/>
          <w:szCs w:val="19"/>
          <w:rtl/>
        </w:rPr>
        <w:t xml:space="preserve">, יש למחות בידם, כי ע"י הנרות </w:t>
      </w:r>
      <w:proofErr w:type="spellStart"/>
      <w:r w:rsidRPr="008B2EF1">
        <w:rPr>
          <w:rFonts w:asciiTheme="minorBidi" w:eastAsia="Times New Roman" w:hAnsiTheme="minorBidi"/>
          <w:sz w:val="19"/>
          <w:szCs w:val="19"/>
          <w:rtl/>
        </w:rPr>
        <w:t>שקובעין</w:t>
      </w:r>
      <w:proofErr w:type="spellEnd"/>
      <w:r w:rsidRPr="008B2EF1">
        <w:rPr>
          <w:rFonts w:asciiTheme="minorBidi" w:eastAsia="Times New Roman" w:hAnsiTheme="minorBidi"/>
          <w:sz w:val="19"/>
          <w:szCs w:val="19"/>
          <w:rtl/>
        </w:rPr>
        <w:t xml:space="preserve"> בעמוד בא ברוב העתים לידי מחיקת השם ח"ו. ואף שהמחיקה אינה נעשית מיד בעת הדלקת הנרות, אלא נעשית במשך הזמן ע"י ריבוי נרות הדולקים, מ"מ הביא </w:t>
      </w:r>
      <w:proofErr w:type="spellStart"/>
      <w:r w:rsidRPr="008B2EF1">
        <w:rPr>
          <w:rFonts w:asciiTheme="minorBidi" w:eastAsia="Times New Roman" w:hAnsiTheme="minorBidi"/>
          <w:sz w:val="19"/>
          <w:szCs w:val="19"/>
          <w:rtl/>
        </w:rPr>
        <w:t>המ"ב</w:t>
      </w:r>
      <w:proofErr w:type="spellEnd"/>
      <w:r w:rsidRPr="008B2EF1">
        <w:rPr>
          <w:rFonts w:asciiTheme="minorBidi" w:eastAsia="Times New Roman" w:hAnsiTheme="minorBidi"/>
          <w:sz w:val="19"/>
          <w:szCs w:val="19"/>
          <w:rtl/>
        </w:rPr>
        <w:t xml:space="preserve"> דיש למחות, כיון </w:t>
      </w:r>
      <w:proofErr w:type="spellStart"/>
      <w:r w:rsidRPr="008B2EF1">
        <w:rPr>
          <w:rFonts w:asciiTheme="minorBidi" w:eastAsia="Times New Roman" w:hAnsiTheme="minorBidi"/>
          <w:sz w:val="19"/>
          <w:szCs w:val="19"/>
          <w:rtl/>
        </w:rPr>
        <w:t>דאיסורא</w:t>
      </w:r>
      <w:proofErr w:type="spellEnd"/>
      <w:r w:rsidRPr="008B2EF1">
        <w:rPr>
          <w:rFonts w:asciiTheme="minorBidi" w:eastAsia="Times New Roman" w:hAnsiTheme="minorBidi"/>
          <w:sz w:val="19"/>
          <w:szCs w:val="19"/>
          <w:rtl/>
        </w:rPr>
        <w:t xml:space="preserve"> </w:t>
      </w:r>
      <w:proofErr w:type="spellStart"/>
      <w:r w:rsidRPr="008B2EF1">
        <w:rPr>
          <w:rFonts w:asciiTheme="minorBidi" w:eastAsia="Times New Roman" w:hAnsiTheme="minorBidi"/>
          <w:sz w:val="19"/>
          <w:szCs w:val="19"/>
          <w:rtl/>
        </w:rPr>
        <w:t>מיהא</w:t>
      </w:r>
      <w:proofErr w:type="spellEnd"/>
      <w:r w:rsidRPr="008B2EF1">
        <w:rPr>
          <w:rFonts w:asciiTheme="minorBidi" w:eastAsia="Times New Roman" w:hAnsiTheme="minorBidi"/>
          <w:sz w:val="19"/>
          <w:szCs w:val="19"/>
          <w:rtl/>
        </w:rPr>
        <w:t xml:space="preserve"> איכא</w:t>
      </w:r>
      <w:r w:rsidRPr="008B2EF1">
        <w:rPr>
          <w:rFonts w:asciiTheme="minorBidi" w:eastAsia="Times New Roman" w:hAnsiTheme="minorBidi"/>
          <w:sz w:val="19"/>
          <w:szCs w:val="19"/>
        </w:rPr>
        <w:t>.</w:t>
      </w:r>
      <w:r>
        <w:rPr>
          <w:rFonts w:asciiTheme="minorBidi" w:eastAsia="Times New Roman" w:hAnsiTheme="minorBidi" w:hint="cs"/>
          <w:sz w:val="19"/>
          <w:szCs w:val="19"/>
          <w:rtl/>
        </w:rPr>
        <w:t xml:space="preserve"> </w:t>
      </w:r>
      <w:r w:rsidR="0066187C" w:rsidRPr="00E608DA">
        <w:rPr>
          <w:rFonts w:asciiTheme="minorBidi" w:hAnsiTheme="minorBidi"/>
          <w:b/>
          <w:color w:val="000000"/>
          <w:sz w:val="19"/>
          <w:szCs w:val="19"/>
          <w:rtl/>
        </w:rPr>
        <w:t xml:space="preserve">ונראה שאין </w:t>
      </w:r>
      <w:proofErr w:type="spellStart"/>
      <w:r w:rsidR="0066187C" w:rsidRPr="00E608DA">
        <w:rPr>
          <w:rFonts w:asciiTheme="minorBidi" w:hAnsiTheme="minorBidi"/>
          <w:b/>
          <w:color w:val="000000"/>
          <w:sz w:val="19"/>
          <w:szCs w:val="19"/>
          <w:rtl/>
        </w:rPr>
        <w:t>קפידא</w:t>
      </w:r>
      <w:proofErr w:type="spellEnd"/>
      <w:r w:rsidR="0066187C" w:rsidRPr="00E608DA">
        <w:rPr>
          <w:rFonts w:asciiTheme="minorBidi" w:hAnsiTheme="minorBidi"/>
          <w:b/>
          <w:color w:val="000000"/>
          <w:sz w:val="19"/>
          <w:szCs w:val="19"/>
          <w:rtl/>
        </w:rPr>
        <w:t xml:space="preserve"> אלא על הדלקת הנרות במקום זה, אבל</w:t>
      </w:r>
      <w:r w:rsidR="0066187C">
        <w:rPr>
          <w:rFonts w:asciiTheme="minorBidi" w:eastAsia="Times New Roman" w:hAnsiTheme="minorBidi" w:hint="cs"/>
          <w:sz w:val="19"/>
          <w:szCs w:val="19"/>
          <w:rtl/>
        </w:rPr>
        <w:t xml:space="preserve"> </w:t>
      </w:r>
      <w:r>
        <w:rPr>
          <w:rFonts w:asciiTheme="minorBidi" w:eastAsia="Times New Roman" w:hAnsiTheme="minorBidi" w:hint="cs"/>
          <w:sz w:val="19"/>
          <w:szCs w:val="19"/>
          <w:rtl/>
        </w:rPr>
        <w:t xml:space="preserve">לנקות </w:t>
      </w:r>
      <w:r w:rsidRPr="008B2EF1">
        <w:rPr>
          <w:rFonts w:asciiTheme="minorBidi" w:eastAsia="Times New Roman" w:hAnsiTheme="minorBidi"/>
          <w:sz w:val="19"/>
          <w:szCs w:val="19"/>
          <w:rtl/>
        </w:rPr>
        <w:t xml:space="preserve">ה"שויתי" מלכלוך שהצטבר שם, נראה שמותר, כמו שמבואר </w:t>
      </w:r>
      <w:proofErr w:type="spellStart"/>
      <w:r w:rsidRPr="008B2EF1">
        <w:rPr>
          <w:rFonts w:asciiTheme="minorBidi" w:eastAsia="Times New Roman" w:hAnsiTheme="minorBidi"/>
          <w:sz w:val="19"/>
          <w:szCs w:val="19"/>
          <w:rtl/>
        </w:rPr>
        <w:t>בש"ך</w:t>
      </w:r>
      <w:proofErr w:type="spellEnd"/>
      <w:r w:rsidRPr="008B2EF1">
        <w:rPr>
          <w:rFonts w:asciiTheme="minorBidi" w:eastAsia="Times New Roman" w:hAnsiTheme="minorBidi"/>
          <w:sz w:val="19"/>
          <w:szCs w:val="19"/>
          <w:rtl/>
        </w:rPr>
        <w:t xml:space="preserve"> יו"ד סי' רעד, והביאו </w:t>
      </w:r>
      <w:proofErr w:type="spellStart"/>
      <w:r w:rsidRPr="008B2EF1">
        <w:rPr>
          <w:rFonts w:asciiTheme="minorBidi" w:eastAsia="Times New Roman" w:hAnsiTheme="minorBidi"/>
          <w:sz w:val="19"/>
          <w:szCs w:val="19"/>
          <w:rtl/>
        </w:rPr>
        <w:t>המ"ב</w:t>
      </w:r>
      <w:proofErr w:type="spellEnd"/>
      <w:r w:rsidRPr="008B2EF1">
        <w:rPr>
          <w:rFonts w:asciiTheme="minorBidi" w:eastAsia="Times New Roman" w:hAnsiTheme="minorBidi"/>
          <w:sz w:val="19"/>
          <w:szCs w:val="19"/>
          <w:rtl/>
        </w:rPr>
        <w:t xml:space="preserve"> </w:t>
      </w:r>
      <w:r w:rsidR="0047415C">
        <w:rPr>
          <w:rFonts w:asciiTheme="minorBidi" w:eastAsia="Times New Roman" w:hAnsiTheme="minorBidi" w:hint="cs"/>
          <w:sz w:val="19"/>
          <w:szCs w:val="19"/>
          <w:rtl/>
        </w:rPr>
        <w:t>(</w:t>
      </w:r>
      <w:r w:rsidRPr="008B2EF1">
        <w:rPr>
          <w:rFonts w:asciiTheme="minorBidi" w:eastAsia="Times New Roman" w:hAnsiTheme="minorBidi"/>
          <w:sz w:val="19"/>
          <w:szCs w:val="19"/>
          <w:rtl/>
        </w:rPr>
        <w:t xml:space="preserve">לב </w:t>
      </w:r>
      <w:proofErr w:type="spellStart"/>
      <w:r w:rsidRPr="008B2EF1">
        <w:rPr>
          <w:rFonts w:asciiTheme="minorBidi" w:eastAsia="Times New Roman" w:hAnsiTheme="minorBidi"/>
          <w:sz w:val="19"/>
          <w:szCs w:val="19"/>
          <w:rtl/>
        </w:rPr>
        <w:t>ס"ק</w:t>
      </w:r>
      <w:proofErr w:type="spellEnd"/>
      <w:r w:rsidRPr="008B2EF1">
        <w:rPr>
          <w:rFonts w:asciiTheme="minorBidi" w:eastAsia="Times New Roman" w:hAnsiTheme="minorBidi"/>
          <w:sz w:val="19"/>
          <w:szCs w:val="19"/>
          <w:rtl/>
        </w:rPr>
        <w:t xml:space="preserve"> </w:t>
      </w:r>
      <w:proofErr w:type="spellStart"/>
      <w:r w:rsidRPr="008B2EF1">
        <w:rPr>
          <w:rFonts w:asciiTheme="minorBidi" w:eastAsia="Times New Roman" w:hAnsiTheme="minorBidi"/>
          <w:sz w:val="19"/>
          <w:szCs w:val="19"/>
          <w:rtl/>
        </w:rPr>
        <w:t>קז</w:t>
      </w:r>
      <w:proofErr w:type="spellEnd"/>
      <w:r w:rsidR="0047415C">
        <w:rPr>
          <w:rFonts w:asciiTheme="minorBidi" w:eastAsia="Times New Roman" w:hAnsiTheme="minorBidi" w:hint="cs"/>
          <w:sz w:val="19"/>
          <w:szCs w:val="19"/>
          <w:rtl/>
        </w:rPr>
        <w:t>)</w:t>
      </w:r>
      <w:r w:rsidRPr="008B2EF1">
        <w:rPr>
          <w:rFonts w:asciiTheme="minorBidi" w:eastAsia="Times New Roman" w:hAnsiTheme="minorBidi"/>
          <w:sz w:val="19"/>
          <w:szCs w:val="19"/>
          <w:rtl/>
        </w:rPr>
        <w:t>, שמותר להוריד דיו מהשם לצורך השם. וכאן עדיף טפי, כי אדרבה, מנקה את השם שיראו יותר, והלכלוך רק מכחיש את מראיתו</w:t>
      </w:r>
      <w:r w:rsidRPr="008B2EF1">
        <w:rPr>
          <w:rFonts w:asciiTheme="minorBidi" w:eastAsia="Times New Roman" w:hAnsiTheme="minorBidi"/>
          <w:sz w:val="19"/>
          <w:szCs w:val="19"/>
        </w:rPr>
        <w:t>.</w:t>
      </w:r>
      <w:del w:id="1612" w:author="מגיה" w:date="2026-10-15T09:00:00Z">
        <w:r>
          <w:rPr>
            <w:rFonts w:asciiTheme="minorBidi" w:eastAsia="Times New Roman" w:hAnsiTheme="minorBidi" w:hint="cs"/>
            <w:sz w:val="19"/>
            <w:szCs w:val="19"/>
            <w:rtl/>
          </w:rPr>
          <w:delText xml:space="preserve"> </w:delText>
        </w:r>
      </w:del>
    </w:p>
  </w:footnote>
  <w:footnote w:id="3">
    <w:p w:rsidR="007A27E1" w:rsidRPr="007A27E1" w:rsidRDefault="007A27E1" w:rsidP="007A27E1">
      <w:pPr>
        <w:spacing w:after="0" w:line="300" w:lineRule="atLeast"/>
        <w:jc w:val="both"/>
        <w:rPr>
          <w:rFonts w:asciiTheme="minorBidi" w:eastAsia="Times New Roman" w:hAnsiTheme="minorBidi"/>
          <w:sz w:val="19"/>
          <w:szCs w:val="19"/>
          <w:rtl/>
        </w:rPr>
      </w:pPr>
      <w:r w:rsidRPr="007A27E1">
        <w:rPr>
          <w:rStyle w:val="a7"/>
          <w:rFonts w:asciiTheme="minorBidi" w:hAnsiTheme="minorBidi"/>
          <w:sz w:val="19"/>
          <w:szCs w:val="19"/>
        </w:rPr>
        <w:footnoteRef/>
      </w:r>
      <w:r w:rsidRPr="007A27E1">
        <w:rPr>
          <w:rFonts w:asciiTheme="minorBidi" w:hAnsiTheme="minorBidi"/>
          <w:sz w:val="19"/>
          <w:szCs w:val="19"/>
        </w:rPr>
        <w:t xml:space="preserve"> </w:t>
      </w:r>
      <w:r w:rsidRPr="008B2EF1">
        <w:rPr>
          <w:rFonts w:asciiTheme="minorBidi" w:eastAsia="Times New Roman" w:hAnsiTheme="minorBidi"/>
          <w:sz w:val="19"/>
          <w:szCs w:val="19"/>
          <w:rtl/>
        </w:rPr>
        <w:t xml:space="preserve">כ"ז כתב </w:t>
      </w:r>
      <w:proofErr w:type="spellStart"/>
      <w:r w:rsidRPr="008B2EF1">
        <w:rPr>
          <w:rFonts w:asciiTheme="minorBidi" w:eastAsia="Times New Roman" w:hAnsiTheme="minorBidi"/>
          <w:sz w:val="19"/>
          <w:szCs w:val="19"/>
          <w:rtl/>
        </w:rPr>
        <w:t>הביה"ל</w:t>
      </w:r>
      <w:proofErr w:type="spellEnd"/>
      <w:r w:rsidRPr="008B2EF1">
        <w:rPr>
          <w:rFonts w:asciiTheme="minorBidi" w:eastAsia="Times New Roman" w:hAnsiTheme="minorBidi"/>
          <w:sz w:val="19"/>
          <w:szCs w:val="19"/>
          <w:rtl/>
        </w:rPr>
        <w:t xml:space="preserve">, מה שליקט מלשונו הנחמד של ספר החינוך, ומסיים: "ואשרי </w:t>
      </w:r>
      <w:proofErr w:type="spellStart"/>
      <w:r w:rsidRPr="008B2EF1">
        <w:rPr>
          <w:rFonts w:asciiTheme="minorBidi" w:eastAsia="Times New Roman" w:hAnsiTheme="minorBidi"/>
          <w:sz w:val="19"/>
          <w:szCs w:val="19"/>
          <w:rtl/>
        </w:rPr>
        <w:t>המקיימם</w:t>
      </w:r>
      <w:proofErr w:type="spellEnd"/>
      <w:r w:rsidRPr="008B2EF1">
        <w:rPr>
          <w:rFonts w:asciiTheme="minorBidi" w:eastAsia="Times New Roman" w:hAnsiTheme="minorBidi"/>
          <w:sz w:val="19"/>
          <w:szCs w:val="19"/>
          <w:rtl/>
        </w:rPr>
        <w:t xml:space="preserve"> כראוי</w:t>
      </w:r>
      <w:r w:rsidRPr="008B2EF1">
        <w:rPr>
          <w:rFonts w:asciiTheme="minorBidi" w:eastAsia="Times New Roman" w:hAnsiTheme="minorBidi"/>
          <w:sz w:val="19"/>
          <w:szCs w:val="19"/>
        </w:rPr>
        <w:t>".</w:t>
      </w:r>
    </w:p>
  </w:footnote>
  <w:footnote w:id="4">
    <w:p w:rsidR="007A27E1" w:rsidRPr="008B2EF1" w:rsidRDefault="007A27E1" w:rsidP="007A27E1">
      <w:pPr>
        <w:spacing w:after="0" w:line="300" w:lineRule="atLeast"/>
        <w:jc w:val="both"/>
        <w:rPr>
          <w:rFonts w:asciiTheme="minorBidi" w:eastAsia="Times New Roman" w:hAnsiTheme="minorBidi"/>
          <w:sz w:val="19"/>
          <w:szCs w:val="19"/>
        </w:rPr>
      </w:pPr>
      <w:r w:rsidRPr="007A27E1">
        <w:rPr>
          <w:rStyle w:val="a7"/>
          <w:rFonts w:asciiTheme="minorBidi" w:hAnsiTheme="minorBidi"/>
          <w:sz w:val="19"/>
          <w:szCs w:val="19"/>
        </w:rPr>
        <w:footnoteRef/>
      </w:r>
      <w:r w:rsidRPr="007A27E1">
        <w:rPr>
          <w:rFonts w:asciiTheme="minorBidi" w:hAnsiTheme="minorBidi"/>
          <w:sz w:val="19"/>
          <w:szCs w:val="19"/>
        </w:rPr>
        <w:t xml:space="preserve"> </w:t>
      </w:r>
      <w:r w:rsidRPr="008B2EF1">
        <w:rPr>
          <w:rFonts w:asciiTheme="minorBidi" w:eastAsia="Times New Roman" w:hAnsiTheme="minorBidi"/>
          <w:sz w:val="19"/>
          <w:szCs w:val="19"/>
          <w:rtl/>
        </w:rPr>
        <w:t xml:space="preserve">וכתב עוד החינוך: כיצד יגיע האדם לאהבה? הוא ע"י התורה, </w:t>
      </w:r>
      <w:proofErr w:type="spellStart"/>
      <w:r w:rsidRPr="008B2EF1">
        <w:rPr>
          <w:rFonts w:asciiTheme="minorBidi" w:eastAsia="Times New Roman" w:hAnsiTheme="minorBidi"/>
          <w:sz w:val="19"/>
          <w:szCs w:val="19"/>
          <w:rtl/>
        </w:rPr>
        <w:t>וכדאיתא</w:t>
      </w:r>
      <w:proofErr w:type="spellEnd"/>
      <w:r w:rsidRPr="008B2EF1">
        <w:rPr>
          <w:rFonts w:asciiTheme="minorBidi" w:eastAsia="Times New Roman" w:hAnsiTheme="minorBidi"/>
          <w:sz w:val="19"/>
          <w:szCs w:val="19"/>
          <w:rtl/>
        </w:rPr>
        <w:t xml:space="preserve"> בספרי: לפי שנאמר "ואהבת", איני יודע כיצד לאהוב את המקום; ת"ל: "והיו הדברים האלה אשר אנכי </w:t>
      </w:r>
      <w:proofErr w:type="spellStart"/>
      <w:r w:rsidRPr="008B2EF1">
        <w:rPr>
          <w:rFonts w:asciiTheme="minorBidi" w:eastAsia="Times New Roman" w:hAnsiTheme="minorBidi"/>
          <w:sz w:val="19"/>
          <w:szCs w:val="19"/>
          <w:rtl/>
        </w:rPr>
        <w:t>מצוך</w:t>
      </w:r>
      <w:proofErr w:type="spellEnd"/>
      <w:r w:rsidRPr="008B2EF1">
        <w:rPr>
          <w:rFonts w:asciiTheme="minorBidi" w:eastAsia="Times New Roman" w:hAnsiTheme="minorBidi"/>
          <w:sz w:val="19"/>
          <w:szCs w:val="19"/>
          <w:rtl/>
        </w:rPr>
        <w:t xml:space="preserve"> היום על לבבך", שמתוך כך אתה מכיר את מי שאמר והיה העולם</w:t>
      </w:r>
      <w:r w:rsidRPr="008B2EF1">
        <w:rPr>
          <w:rFonts w:asciiTheme="minorBidi" w:eastAsia="Times New Roman" w:hAnsiTheme="minorBidi"/>
          <w:sz w:val="19"/>
          <w:szCs w:val="19"/>
        </w:rPr>
        <w:t>.</w:t>
      </w:r>
      <w:r w:rsidRPr="007A27E1">
        <w:rPr>
          <w:rFonts w:asciiTheme="minorBidi" w:eastAsia="Times New Roman" w:hAnsiTheme="minorBidi"/>
          <w:sz w:val="19"/>
          <w:szCs w:val="19"/>
          <w:rtl/>
        </w:rPr>
        <w:t xml:space="preserve"> </w:t>
      </w:r>
      <w:r w:rsidRPr="008B2EF1">
        <w:rPr>
          <w:rFonts w:asciiTheme="minorBidi" w:eastAsia="Times New Roman" w:hAnsiTheme="minorBidi"/>
          <w:sz w:val="19"/>
          <w:szCs w:val="19"/>
          <w:rtl/>
        </w:rPr>
        <w:t>כלומר, שע"י ההתבוננות בתורה יכיר את גדולתו של הקדוש ברוך הוא, שאין לו ערך ואין לו קץ, ותתיישב האהבה בלבו בהכרח</w:t>
      </w:r>
      <w:r w:rsidRPr="008B2EF1">
        <w:rPr>
          <w:rFonts w:asciiTheme="minorBidi" w:eastAsia="Times New Roman" w:hAnsiTheme="minorBidi"/>
          <w:sz w:val="19"/>
          <w:szCs w:val="19"/>
        </w:rPr>
        <w:t>.</w:t>
      </w:r>
    </w:p>
    <w:p w:rsidR="007A27E1" w:rsidRPr="007A27E1" w:rsidRDefault="007A27E1" w:rsidP="007A27E1">
      <w:pPr>
        <w:pStyle w:val="a5"/>
        <w:bidi/>
        <w:rPr>
          <w:rtl/>
        </w:rPr>
      </w:pPr>
    </w:p>
  </w:footnote>
  <w:footnote w:id="5">
    <w:p w:rsidR="00DE03B2" w:rsidRPr="00DE03B2" w:rsidRDefault="00DE03B2" w:rsidP="00DE03B2">
      <w:pPr>
        <w:spacing w:after="0" w:line="300" w:lineRule="atLeast"/>
        <w:jc w:val="both"/>
        <w:rPr>
          <w:rFonts w:asciiTheme="minorBidi" w:eastAsia="Times New Roman" w:hAnsiTheme="minorBidi"/>
          <w:sz w:val="19"/>
          <w:szCs w:val="19"/>
          <w:rtl/>
        </w:rPr>
      </w:pPr>
      <w:r>
        <w:rPr>
          <w:rStyle w:val="a7"/>
        </w:rPr>
        <w:footnoteRef/>
      </w:r>
      <w:r>
        <w:t xml:space="preserve"> </w:t>
      </w:r>
      <w:r w:rsidRPr="00DE03B2">
        <w:rPr>
          <w:rFonts w:asciiTheme="minorBidi" w:eastAsia="Times New Roman" w:hAnsiTheme="minorBidi"/>
          <w:sz w:val="19"/>
          <w:szCs w:val="19"/>
          <w:rtl/>
        </w:rPr>
        <w:t xml:space="preserve">ועוד ראיה כתב מגמ' יומא (ז), שביאר רבי שמעון את הפסוק "והיה על מצחו תמיד". מהו תמיד? </w:t>
      </w:r>
      <w:proofErr w:type="spellStart"/>
      <w:r w:rsidRPr="00DE03B2">
        <w:rPr>
          <w:rFonts w:asciiTheme="minorBidi" w:eastAsia="Times New Roman" w:hAnsiTheme="minorBidi"/>
          <w:sz w:val="19"/>
          <w:szCs w:val="19"/>
          <w:rtl/>
        </w:rPr>
        <w:t>אילימא</w:t>
      </w:r>
      <w:proofErr w:type="spellEnd"/>
      <w:r w:rsidRPr="00DE03B2">
        <w:rPr>
          <w:rFonts w:asciiTheme="minorBidi" w:eastAsia="Times New Roman" w:hAnsiTheme="minorBidi"/>
          <w:sz w:val="19"/>
          <w:szCs w:val="19"/>
          <w:rtl/>
        </w:rPr>
        <w:t xml:space="preserve"> תמיד ממש, מי לא בעי מינם פורתא, מי לא בעי עייל </w:t>
      </w:r>
      <w:proofErr w:type="spellStart"/>
      <w:r w:rsidRPr="00DE03B2">
        <w:rPr>
          <w:rFonts w:asciiTheme="minorBidi" w:eastAsia="Times New Roman" w:hAnsiTheme="minorBidi"/>
          <w:sz w:val="19"/>
          <w:szCs w:val="19"/>
          <w:rtl/>
        </w:rPr>
        <w:t>לביהכ"ס</w:t>
      </w:r>
      <w:proofErr w:type="spellEnd"/>
      <w:r w:rsidRPr="00DE03B2">
        <w:rPr>
          <w:rFonts w:asciiTheme="minorBidi" w:eastAsia="Times New Roman" w:hAnsiTheme="minorBidi"/>
          <w:sz w:val="19"/>
          <w:szCs w:val="19"/>
          <w:rtl/>
        </w:rPr>
        <w:t xml:space="preserve">? אלא לתמיד מרצה הוא </w:t>
      </w:r>
      <w:proofErr w:type="spellStart"/>
      <w:r w:rsidRPr="00DE03B2">
        <w:rPr>
          <w:rFonts w:asciiTheme="minorBidi" w:eastAsia="Times New Roman" w:hAnsiTheme="minorBidi"/>
          <w:sz w:val="19"/>
          <w:szCs w:val="19"/>
          <w:rtl/>
        </w:rPr>
        <w:t>דאתי</w:t>
      </w:r>
      <w:proofErr w:type="spellEnd"/>
      <w:r w:rsidRPr="00DE03B2">
        <w:rPr>
          <w:rFonts w:asciiTheme="minorBidi" w:eastAsia="Times New Roman" w:hAnsiTheme="minorBidi"/>
          <w:sz w:val="19"/>
          <w:szCs w:val="19"/>
          <w:rtl/>
        </w:rPr>
        <w:t xml:space="preserve">. </w:t>
      </w:r>
      <w:proofErr w:type="spellStart"/>
      <w:r w:rsidRPr="00DE03B2">
        <w:rPr>
          <w:rFonts w:asciiTheme="minorBidi" w:eastAsia="Times New Roman" w:hAnsiTheme="minorBidi"/>
          <w:sz w:val="19"/>
          <w:szCs w:val="19"/>
          <w:rtl/>
        </w:rPr>
        <w:t>ור"י</w:t>
      </w:r>
      <w:proofErr w:type="spellEnd"/>
      <w:r w:rsidRPr="00DE03B2">
        <w:rPr>
          <w:rFonts w:asciiTheme="minorBidi" w:eastAsia="Times New Roman" w:hAnsiTheme="minorBidi"/>
          <w:sz w:val="19"/>
          <w:szCs w:val="19"/>
          <w:rtl/>
        </w:rPr>
        <w:t xml:space="preserve"> סבר: ההוא תמיד, שלא יסיח דעתו ממנו </w:t>
      </w:r>
      <w:proofErr w:type="spellStart"/>
      <w:r w:rsidRPr="00DE03B2">
        <w:rPr>
          <w:rFonts w:asciiTheme="minorBidi" w:eastAsia="Times New Roman" w:hAnsiTheme="minorBidi"/>
          <w:sz w:val="19"/>
          <w:szCs w:val="19"/>
          <w:rtl/>
        </w:rPr>
        <w:t>וכו</w:t>
      </w:r>
      <w:proofErr w:type="spellEnd"/>
      <w:r w:rsidRPr="00DE03B2">
        <w:rPr>
          <w:rFonts w:asciiTheme="minorBidi" w:eastAsia="Times New Roman" w:hAnsiTheme="minorBidi"/>
          <w:sz w:val="19"/>
          <w:szCs w:val="19"/>
          <w:rtl/>
        </w:rPr>
        <w:t>'.</w:t>
      </w:r>
      <w:r w:rsidRPr="00DE03B2">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 xml:space="preserve">וקשה, </w:t>
      </w:r>
      <w:proofErr w:type="spellStart"/>
      <w:r w:rsidRPr="00DE03B2">
        <w:rPr>
          <w:rFonts w:asciiTheme="minorBidi" w:eastAsia="Times New Roman" w:hAnsiTheme="minorBidi"/>
          <w:sz w:val="19"/>
          <w:szCs w:val="19"/>
          <w:rtl/>
        </w:rPr>
        <w:t>דהו"ל</w:t>
      </w:r>
      <w:proofErr w:type="spellEnd"/>
      <w:r w:rsidRPr="00DE03B2">
        <w:rPr>
          <w:rFonts w:asciiTheme="minorBidi" w:eastAsia="Times New Roman" w:hAnsiTheme="minorBidi"/>
          <w:sz w:val="19"/>
          <w:szCs w:val="19"/>
          <w:rtl/>
        </w:rPr>
        <w:t xml:space="preserve"> להקשות </w:t>
      </w:r>
      <w:proofErr w:type="spellStart"/>
      <w:r w:rsidRPr="00DE03B2">
        <w:rPr>
          <w:rFonts w:asciiTheme="minorBidi" w:eastAsia="Times New Roman" w:hAnsiTheme="minorBidi"/>
          <w:sz w:val="19"/>
          <w:szCs w:val="19"/>
          <w:rtl/>
        </w:rPr>
        <w:t>לר"ש</w:t>
      </w:r>
      <w:proofErr w:type="spellEnd"/>
      <w:r w:rsidRPr="00DE03B2">
        <w:rPr>
          <w:rFonts w:asciiTheme="minorBidi" w:eastAsia="Times New Roman" w:hAnsiTheme="minorBidi"/>
          <w:sz w:val="19"/>
          <w:szCs w:val="19"/>
          <w:rtl/>
        </w:rPr>
        <w:t xml:space="preserve"> מה יעשה </w:t>
      </w:r>
      <w:proofErr w:type="spellStart"/>
      <w:r w:rsidRPr="00DE03B2">
        <w:rPr>
          <w:rFonts w:asciiTheme="minorBidi" w:eastAsia="Times New Roman" w:hAnsiTheme="minorBidi"/>
          <w:sz w:val="19"/>
          <w:szCs w:val="19"/>
          <w:rtl/>
        </w:rPr>
        <w:t>בהך</w:t>
      </w:r>
      <w:proofErr w:type="spellEnd"/>
      <w:r w:rsidRPr="00DE03B2">
        <w:rPr>
          <w:rFonts w:asciiTheme="minorBidi" w:eastAsia="Times New Roman" w:hAnsiTheme="minorBidi"/>
          <w:sz w:val="19"/>
          <w:szCs w:val="19"/>
          <w:rtl/>
        </w:rPr>
        <w:t xml:space="preserve"> קרא "</w:t>
      </w:r>
      <w:proofErr w:type="spellStart"/>
      <w:r w:rsidRPr="00DE03B2">
        <w:rPr>
          <w:rFonts w:asciiTheme="minorBidi" w:eastAsia="Times New Roman" w:hAnsiTheme="minorBidi"/>
          <w:sz w:val="19"/>
          <w:szCs w:val="19"/>
          <w:rtl/>
        </w:rPr>
        <w:t>שויתי</w:t>
      </w:r>
      <w:proofErr w:type="spellEnd"/>
      <w:r w:rsidRPr="00DE03B2">
        <w:rPr>
          <w:rFonts w:asciiTheme="minorBidi" w:eastAsia="Times New Roman" w:hAnsiTheme="minorBidi"/>
          <w:sz w:val="19"/>
          <w:szCs w:val="19"/>
          <w:rtl/>
        </w:rPr>
        <w:t xml:space="preserve"> ה' לנגדי תמיד". מהו תמיד? מי לא בעי מינם פורתא, מי לא בעי עייל </w:t>
      </w:r>
      <w:proofErr w:type="spellStart"/>
      <w:r w:rsidRPr="00DE03B2">
        <w:rPr>
          <w:rFonts w:asciiTheme="minorBidi" w:eastAsia="Times New Roman" w:hAnsiTheme="minorBidi"/>
          <w:sz w:val="19"/>
          <w:szCs w:val="19"/>
          <w:rtl/>
        </w:rPr>
        <w:t>לביהכ"ס</w:t>
      </w:r>
      <w:proofErr w:type="spellEnd"/>
      <w:r w:rsidRPr="00DE03B2">
        <w:rPr>
          <w:rFonts w:asciiTheme="minorBidi" w:eastAsia="Times New Roman" w:hAnsiTheme="minorBidi"/>
          <w:sz w:val="19"/>
          <w:szCs w:val="19"/>
          <w:rtl/>
        </w:rPr>
        <w:t xml:space="preserve">? </w:t>
      </w:r>
      <w:proofErr w:type="spellStart"/>
      <w:r w:rsidRPr="00DE03B2">
        <w:rPr>
          <w:rFonts w:asciiTheme="minorBidi" w:eastAsia="Times New Roman" w:hAnsiTheme="minorBidi"/>
          <w:sz w:val="19"/>
          <w:szCs w:val="19"/>
          <w:rtl/>
        </w:rPr>
        <w:t>ובע"כ</w:t>
      </w:r>
      <w:proofErr w:type="spellEnd"/>
      <w:r w:rsidRPr="00DE03B2">
        <w:rPr>
          <w:rFonts w:asciiTheme="minorBidi" w:eastAsia="Times New Roman" w:hAnsiTheme="minorBidi"/>
          <w:sz w:val="19"/>
          <w:szCs w:val="19"/>
          <w:rtl/>
        </w:rPr>
        <w:t xml:space="preserve"> מוכח, </w:t>
      </w:r>
      <w:proofErr w:type="spellStart"/>
      <w:r w:rsidRPr="00DE03B2">
        <w:rPr>
          <w:rFonts w:asciiTheme="minorBidi" w:eastAsia="Times New Roman" w:hAnsiTheme="minorBidi"/>
          <w:sz w:val="19"/>
          <w:szCs w:val="19"/>
          <w:rtl/>
        </w:rPr>
        <w:t>דבמציאותו</w:t>
      </w:r>
      <w:proofErr w:type="spellEnd"/>
      <w:r w:rsidRPr="00DE03B2">
        <w:rPr>
          <w:rFonts w:asciiTheme="minorBidi" w:eastAsia="Times New Roman" w:hAnsiTheme="minorBidi"/>
          <w:sz w:val="19"/>
          <w:szCs w:val="19"/>
          <w:rtl/>
        </w:rPr>
        <w:t xml:space="preserve"> יתברך מותר להיות מהרהר בו גם </w:t>
      </w:r>
      <w:proofErr w:type="spellStart"/>
      <w:r w:rsidRPr="00DE03B2">
        <w:rPr>
          <w:rFonts w:asciiTheme="minorBidi" w:eastAsia="Times New Roman" w:hAnsiTheme="minorBidi"/>
          <w:sz w:val="19"/>
          <w:szCs w:val="19"/>
          <w:rtl/>
        </w:rPr>
        <w:t>בביהכ"ס</w:t>
      </w:r>
      <w:proofErr w:type="spellEnd"/>
      <w:r w:rsidRPr="00DE03B2">
        <w:rPr>
          <w:rFonts w:asciiTheme="minorBidi" w:eastAsia="Times New Roman" w:hAnsiTheme="minorBidi"/>
          <w:sz w:val="19"/>
          <w:szCs w:val="19"/>
          <w:rtl/>
        </w:rPr>
        <w:t>.</w:t>
      </w:r>
      <w:r w:rsidRPr="00DE03B2">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 xml:space="preserve">גם לא שייך בו "מי לא בעי מינם פורתא", </w:t>
      </w:r>
      <w:proofErr w:type="spellStart"/>
      <w:r w:rsidRPr="00DE03B2">
        <w:rPr>
          <w:rFonts w:asciiTheme="minorBidi" w:eastAsia="Times New Roman" w:hAnsiTheme="minorBidi"/>
          <w:sz w:val="19"/>
          <w:szCs w:val="19"/>
          <w:rtl/>
        </w:rPr>
        <w:t>די"ל</w:t>
      </w:r>
      <w:proofErr w:type="spellEnd"/>
      <w:r w:rsidRPr="00DE03B2">
        <w:rPr>
          <w:rFonts w:asciiTheme="minorBidi" w:eastAsia="Times New Roman" w:hAnsiTheme="minorBidi"/>
          <w:sz w:val="19"/>
          <w:szCs w:val="19"/>
          <w:rtl/>
        </w:rPr>
        <w:t xml:space="preserve"> </w:t>
      </w:r>
      <w:proofErr w:type="spellStart"/>
      <w:r w:rsidRPr="00DE03B2">
        <w:rPr>
          <w:rFonts w:asciiTheme="minorBidi" w:eastAsia="Times New Roman" w:hAnsiTheme="minorBidi"/>
          <w:sz w:val="19"/>
          <w:szCs w:val="19"/>
          <w:rtl/>
        </w:rPr>
        <w:t>דכל</w:t>
      </w:r>
      <w:proofErr w:type="spellEnd"/>
      <w:r w:rsidRPr="00DE03B2">
        <w:rPr>
          <w:rFonts w:asciiTheme="minorBidi" w:eastAsia="Times New Roman" w:hAnsiTheme="minorBidi"/>
          <w:sz w:val="19"/>
          <w:szCs w:val="19"/>
          <w:rtl/>
        </w:rPr>
        <w:t xml:space="preserve"> החלומות הוי מהרהורי דיומא, ואם מחשב בו </w:t>
      </w:r>
      <w:proofErr w:type="spellStart"/>
      <w:r w:rsidRPr="00DE03B2">
        <w:rPr>
          <w:rFonts w:asciiTheme="minorBidi" w:eastAsia="Times New Roman" w:hAnsiTheme="minorBidi"/>
          <w:sz w:val="19"/>
          <w:szCs w:val="19"/>
          <w:rtl/>
        </w:rPr>
        <w:t>ית</w:t>
      </w:r>
      <w:proofErr w:type="spellEnd"/>
      <w:r w:rsidRPr="00DE03B2">
        <w:rPr>
          <w:rFonts w:asciiTheme="minorBidi" w:eastAsia="Times New Roman" w:hAnsiTheme="minorBidi"/>
          <w:sz w:val="19"/>
          <w:szCs w:val="19"/>
          <w:rtl/>
        </w:rPr>
        <w:t xml:space="preserve">' גם בלילה, הן כן </w:t>
      </w:r>
      <w:proofErr w:type="spellStart"/>
      <w:r w:rsidRPr="00DE03B2">
        <w:rPr>
          <w:rFonts w:asciiTheme="minorBidi" w:eastAsia="Times New Roman" w:hAnsiTheme="minorBidi"/>
          <w:sz w:val="19"/>
          <w:szCs w:val="19"/>
          <w:rtl/>
        </w:rPr>
        <w:t>רעיוניו</w:t>
      </w:r>
      <w:proofErr w:type="spellEnd"/>
      <w:r w:rsidRPr="00DE03B2">
        <w:rPr>
          <w:rFonts w:asciiTheme="minorBidi" w:eastAsia="Times New Roman" w:hAnsiTheme="minorBidi"/>
          <w:sz w:val="19"/>
          <w:szCs w:val="19"/>
          <w:rtl/>
        </w:rPr>
        <w:t>, ושייך ביה תמיד, ואתי שפיר. עכ"ד.</w:t>
      </w:r>
    </w:p>
  </w:footnote>
  <w:footnote w:id="6">
    <w:p w:rsidR="00DE03B2" w:rsidRPr="00DE03B2" w:rsidRDefault="00DE03B2" w:rsidP="00DE03B2">
      <w:pPr>
        <w:spacing w:after="0" w:line="300" w:lineRule="atLeast"/>
        <w:jc w:val="both"/>
        <w:rPr>
          <w:rFonts w:asciiTheme="minorBidi" w:eastAsia="Times New Roman" w:hAnsiTheme="minorBidi"/>
          <w:sz w:val="19"/>
          <w:szCs w:val="19"/>
          <w:rtl/>
        </w:rPr>
      </w:pPr>
      <w:r>
        <w:rPr>
          <w:rStyle w:val="a7"/>
        </w:rPr>
        <w:footnoteRef/>
      </w:r>
      <w:r>
        <w:t xml:space="preserve"> </w:t>
      </w:r>
      <w:r w:rsidRPr="00DE03B2">
        <w:rPr>
          <w:rFonts w:asciiTheme="minorBidi" w:eastAsia="Times New Roman" w:hAnsiTheme="minorBidi"/>
          <w:sz w:val="19"/>
          <w:szCs w:val="19"/>
          <w:rtl/>
        </w:rPr>
        <w:t xml:space="preserve">כעין שאמרו </w:t>
      </w:r>
      <w:proofErr w:type="spellStart"/>
      <w:r w:rsidRPr="00DE03B2">
        <w:rPr>
          <w:rFonts w:asciiTheme="minorBidi" w:eastAsia="Times New Roman" w:hAnsiTheme="minorBidi"/>
          <w:sz w:val="19"/>
          <w:szCs w:val="19"/>
          <w:rtl/>
        </w:rPr>
        <w:t>לענין</w:t>
      </w:r>
      <w:proofErr w:type="spellEnd"/>
      <w:r w:rsidRPr="00DE03B2">
        <w:rPr>
          <w:rFonts w:asciiTheme="minorBidi" w:eastAsia="Times New Roman" w:hAnsiTheme="minorBidi"/>
          <w:sz w:val="19"/>
          <w:szCs w:val="19"/>
          <w:rtl/>
        </w:rPr>
        <w:t xml:space="preserve"> פרה במסכת יומא (ב), </w:t>
      </w:r>
      <w:proofErr w:type="spellStart"/>
      <w:r w:rsidRPr="00DE03B2">
        <w:rPr>
          <w:rFonts w:asciiTheme="minorBidi" w:eastAsia="Times New Roman" w:hAnsiTheme="minorBidi"/>
          <w:sz w:val="19"/>
          <w:szCs w:val="19"/>
          <w:rtl/>
        </w:rPr>
        <w:t>דכיון</w:t>
      </w:r>
      <w:proofErr w:type="spellEnd"/>
      <w:r w:rsidRPr="00DE03B2">
        <w:rPr>
          <w:rFonts w:asciiTheme="minorBidi" w:eastAsia="Times New Roman" w:hAnsiTheme="minorBidi"/>
          <w:sz w:val="19"/>
          <w:szCs w:val="19"/>
          <w:rtl/>
        </w:rPr>
        <w:t xml:space="preserve"> </w:t>
      </w:r>
      <w:proofErr w:type="spellStart"/>
      <w:r w:rsidRPr="00DE03B2">
        <w:rPr>
          <w:rFonts w:asciiTheme="minorBidi" w:eastAsia="Times New Roman" w:hAnsiTheme="minorBidi"/>
          <w:sz w:val="19"/>
          <w:szCs w:val="19"/>
          <w:rtl/>
        </w:rPr>
        <w:t>דטבול</w:t>
      </w:r>
      <w:proofErr w:type="spellEnd"/>
      <w:r w:rsidRPr="00DE03B2">
        <w:rPr>
          <w:rFonts w:asciiTheme="minorBidi" w:eastAsia="Times New Roman" w:hAnsiTheme="minorBidi"/>
          <w:sz w:val="19"/>
          <w:szCs w:val="19"/>
          <w:rtl/>
        </w:rPr>
        <w:t xml:space="preserve"> יום כשר בפרה,</w:t>
      </w:r>
      <w:r w:rsidRPr="002D3FC4">
        <w:rPr>
          <w:rFonts w:asciiTheme="minorBidi" w:eastAsia="Times New Roman" w:hAnsiTheme="minorBidi" w:cs="Guttman Drogolin"/>
          <w:color w:val="000000"/>
          <w:sz w:val="21"/>
          <w:szCs w:val="21"/>
          <w:rtl/>
        </w:rPr>
        <w:t xml:space="preserve"> </w:t>
      </w:r>
      <w:proofErr w:type="spellStart"/>
      <w:r w:rsidRPr="00DE03B2">
        <w:rPr>
          <w:rFonts w:asciiTheme="minorBidi" w:eastAsia="Times New Roman" w:hAnsiTheme="minorBidi"/>
          <w:sz w:val="19"/>
          <w:szCs w:val="19"/>
          <w:rtl/>
        </w:rPr>
        <w:t>תקינו</w:t>
      </w:r>
      <w:proofErr w:type="spellEnd"/>
      <w:r w:rsidRPr="00DE03B2">
        <w:rPr>
          <w:rFonts w:asciiTheme="minorBidi" w:eastAsia="Times New Roman" w:hAnsiTheme="minorBidi"/>
          <w:sz w:val="19"/>
          <w:szCs w:val="19"/>
          <w:rtl/>
        </w:rPr>
        <w:t xml:space="preserve"> לה רבנן כלי גללים, כלי אבנים וכלי אדמה, דלא </w:t>
      </w:r>
      <w:proofErr w:type="spellStart"/>
      <w:r w:rsidRPr="00DE03B2">
        <w:rPr>
          <w:rFonts w:asciiTheme="minorBidi" w:eastAsia="Times New Roman" w:hAnsiTheme="minorBidi"/>
          <w:sz w:val="19"/>
          <w:szCs w:val="19"/>
          <w:rtl/>
        </w:rPr>
        <w:t>ליקבלו</w:t>
      </w:r>
      <w:proofErr w:type="spellEnd"/>
      <w:r w:rsidRPr="00DE03B2">
        <w:rPr>
          <w:rFonts w:asciiTheme="minorBidi" w:eastAsia="Times New Roman" w:hAnsiTheme="minorBidi"/>
          <w:sz w:val="19"/>
          <w:szCs w:val="19"/>
          <w:rtl/>
        </w:rPr>
        <w:t xml:space="preserve"> טומאה, כי </w:t>
      </w:r>
      <w:proofErr w:type="spellStart"/>
      <w:r w:rsidRPr="00DE03B2">
        <w:rPr>
          <w:rFonts w:asciiTheme="minorBidi" w:eastAsia="Times New Roman" w:hAnsiTheme="minorBidi"/>
          <w:sz w:val="19"/>
          <w:szCs w:val="19"/>
          <w:rtl/>
        </w:rPr>
        <w:t>היכי</w:t>
      </w:r>
      <w:proofErr w:type="spellEnd"/>
      <w:r w:rsidRPr="00DE03B2">
        <w:rPr>
          <w:rFonts w:asciiTheme="minorBidi" w:eastAsia="Times New Roman" w:hAnsiTheme="minorBidi"/>
          <w:sz w:val="19"/>
          <w:szCs w:val="19"/>
          <w:rtl/>
        </w:rPr>
        <w:t xml:space="preserve"> דלא </w:t>
      </w:r>
      <w:proofErr w:type="spellStart"/>
      <w:r w:rsidRPr="00DE03B2">
        <w:rPr>
          <w:rFonts w:asciiTheme="minorBidi" w:eastAsia="Times New Roman" w:hAnsiTheme="minorBidi"/>
          <w:sz w:val="19"/>
          <w:szCs w:val="19"/>
          <w:rtl/>
        </w:rPr>
        <w:t>ליזלזלו</w:t>
      </w:r>
      <w:proofErr w:type="spellEnd"/>
      <w:r w:rsidRPr="00DE03B2">
        <w:rPr>
          <w:rFonts w:asciiTheme="minorBidi" w:eastAsia="Times New Roman" w:hAnsiTheme="minorBidi"/>
          <w:sz w:val="19"/>
          <w:szCs w:val="19"/>
          <w:rtl/>
        </w:rPr>
        <w:t xml:space="preserve"> בה.</w:t>
      </w:r>
    </w:p>
    <w:p w:rsidR="00DE03B2" w:rsidRPr="00DE03B2" w:rsidRDefault="00DE03B2" w:rsidP="00DE03B2">
      <w:pPr>
        <w:pStyle w:val="a5"/>
        <w:bidi/>
        <w:rPr>
          <w:rtl/>
        </w:rPr>
      </w:pPr>
    </w:p>
  </w:footnote>
  <w:footnote w:id="7">
    <w:p w:rsidR="00DE03B2" w:rsidRPr="00DE03B2" w:rsidRDefault="00DE03B2" w:rsidP="00DE03B2">
      <w:pPr>
        <w:autoSpaceDE w:val="0"/>
        <w:autoSpaceDN w:val="0"/>
        <w:adjustRightInd w:val="0"/>
        <w:spacing w:before="40" w:after="0" w:line="330" w:lineRule="exact"/>
        <w:rPr>
          <w:rFonts w:asciiTheme="minorBidi" w:eastAsia="Times New Roman" w:hAnsiTheme="minorBidi"/>
          <w:sz w:val="19"/>
          <w:szCs w:val="19"/>
          <w:rtl/>
        </w:rPr>
      </w:pPr>
      <w:r>
        <w:rPr>
          <w:rStyle w:val="a7"/>
        </w:rPr>
        <w:footnoteRef/>
      </w:r>
      <w:r>
        <w:t xml:space="preserve"> </w:t>
      </w:r>
      <w:r w:rsidRPr="00DE03B2">
        <w:rPr>
          <w:rFonts w:asciiTheme="minorBidi" w:eastAsia="Times New Roman" w:hAnsiTheme="minorBidi"/>
          <w:sz w:val="19"/>
          <w:szCs w:val="19"/>
          <w:rtl/>
        </w:rPr>
        <w:t xml:space="preserve">כן הוא בירושלמי (ברכות פ"א ה"א), וציין לזה </w:t>
      </w:r>
      <w:proofErr w:type="spellStart"/>
      <w:r w:rsidRPr="00DE03B2">
        <w:rPr>
          <w:rFonts w:asciiTheme="minorBidi" w:eastAsia="Times New Roman" w:hAnsiTheme="minorBidi"/>
          <w:sz w:val="19"/>
          <w:szCs w:val="19"/>
          <w:rtl/>
        </w:rPr>
        <w:t>העולת</w:t>
      </w:r>
      <w:proofErr w:type="spellEnd"/>
      <w:r w:rsidRPr="00DE03B2">
        <w:rPr>
          <w:rFonts w:asciiTheme="minorBidi" w:eastAsia="Times New Roman" w:hAnsiTheme="minorBidi"/>
          <w:sz w:val="19"/>
          <w:szCs w:val="19"/>
          <w:rtl/>
        </w:rPr>
        <w:t xml:space="preserve"> תמיד.</w:t>
      </w:r>
    </w:p>
  </w:footnote>
  <w:footnote w:id="8">
    <w:p w:rsidR="00DE03B2" w:rsidRPr="002200F5" w:rsidRDefault="00DE03B2" w:rsidP="002200F5">
      <w:pPr>
        <w:spacing w:after="0" w:line="300" w:lineRule="atLeast"/>
        <w:jc w:val="both"/>
        <w:rPr>
          <w:rFonts w:asciiTheme="minorBidi" w:eastAsia="Times New Roman" w:hAnsiTheme="minorBidi"/>
          <w:sz w:val="19"/>
          <w:szCs w:val="19"/>
          <w:rtl/>
        </w:rPr>
      </w:pPr>
      <w:r>
        <w:rPr>
          <w:rStyle w:val="a7"/>
        </w:rPr>
        <w:footnoteRef/>
      </w:r>
      <w:r>
        <w:t xml:space="preserve"> </w:t>
      </w:r>
      <w:r w:rsidRPr="00DE03B2">
        <w:rPr>
          <w:rFonts w:asciiTheme="minorBidi" w:eastAsia="Times New Roman" w:hAnsiTheme="minorBidi"/>
          <w:sz w:val="19"/>
          <w:szCs w:val="19"/>
          <w:rtl/>
        </w:rPr>
        <w:t xml:space="preserve">הטור בתחילת חיבורו הביא את המשנה באבות: יהודה בן </w:t>
      </w:r>
      <w:proofErr w:type="spellStart"/>
      <w:r w:rsidRPr="00DE03B2">
        <w:rPr>
          <w:rFonts w:asciiTheme="minorBidi" w:eastAsia="Times New Roman" w:hAnsiTheme="minorBidi"/>
          <w:sz w:val="19"/>
          <w:szCs w:val="19"/>
          <w:rtl/>
        </w:rPr>
        <w:t>תימא</w:t>
      </w:r>
      <w:proofErr w:type="spellEnd"/>
      <w:r w:rsidRPr="00DE03B2">
        <w:rPr>
          <w:rFonts w:asciiTheme="minorBidi" w:eastAsia="Times New Roman" w:hAnsiTheme="minorBidi"/>
          <w:sz w:val="19"/>
          <w:szCs w:val="19"/>
          <w:rtl/>
        </w:rPr>
        <w:t xml:space="preserve"> אומר, הוי עז כנמר וקל כנשר, רץ כצבי </w:t>
      </w:r>
      <w:proofErr w:type="spellStart"/>
      <w:r w:rsidRPr="00DE03B2">
        <w:rPr>
          <w:rFonts w:asciiTheme="minorBidi" w:eastAsia="Times New Roman" w:hAnsiTheme="minorBidi"/>
          <w:sz w:val="19"/>
          <w:szCs w:val="19"/>
          <w:rtl/>
        </w:rPr>
        <w:t>וגבור</w:t>
      </w:r>
      <w:proofErr w:type="spellEnd"/>
      <w:r w:rsidRPr="00DE03B2">
        <w:rPr>
          <w:rFonts w:asciiTheme="minorBidi" w:eastAsia="Times New Roman" w:hAnsiTheme="minorBidi"/>
          <w:sz w:val="19"/>
          <w:szCs w:val="19"/>
          <w:rtl/>
        </w:rPr>
        <w:t xml:space="preserve"> כארי, לעשות רצון אביך שבשמים.</w:t>
      </w:r>
      <w:r w:rsidR="002200F5">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 xml:space="preserve">וכתב הטור: פרט ארבעה דברים בעבודת הבורא יתברך, והתחיל בעז כנמר, לפי שהוא כלל גדול בעבודת הבורא יתברך; לפי שפעמים אדם חפץ לעשות מצוה ונמנע </w:t>
      </w:r>
      <w:proofErr w:type="spellStart"/>
      <w:r w:rsidRPr="00DE03B2">
        <w:rPr>
          <w:rFonts w:asciiTheme="minorBidi" w:eastAsia="Times New Roman" w:hAnsiTheme="minorBidi"/>
          <w:sz w:val="19"/>
          <w:szCs w:val="19"/>
          <w:rtl/>
        </w:rPr>
        <w:t>מלעשותה</w:t>
      </w:r>
      <w:proofErr w:type="spellEnd"/>
      <w:r w:rsidRPr="00DE03B2">
        <w:rPr>
          <w:rFonts w:asciiTheme="minorBidi" w:eastAsia="Times New Roman" w:hAnsiTheme="minorBidi"/>
          <w:sz w:val="19"/>
          <w:szCs w:val="19"/>
          <w:rtl/>
        </w:rPr>
        <w:t xml:space="preserve"> מפני בני אדם המלעיגים עליו. ועל כן הזהיר </w:t>
      </w:r>
      <w:proofErr w:type="spellStart"/>
      <w:r w:rsidRPr="00DE03B2">
        <w:rPr>
          <w:rFonts w:asciiTheme="minorBidi" w:eastAsia="Times New Roman" w:hAnsiTheme="minorBidi"/>
          <w:sz w:val="19"/>
          <w:szCs w:val="19"/>
          <w:rtl/>
        </w:rPr>
        <w:t>שתעיז</w:t>
      </w:r>
      <w:proofErr w:type="spellEnd"/>
      <w:r w:rsidRPr="00DE03B2">
        <w:rPr>
          <w:rFonts w:asciiTheme="minorBidi" w:eastAsia="Times New Roman" w:hAnsiTheme="minorBidi"/>
          <w:sz w:val="19"/>
          <w:szCs w:val="19"/>
          <w:rtl/>
        </w:rPr>
        <w:t xml:space="preserve"> פניך כנגד המלעיגים, ואל תמנע מלעשות מצוה.</w:t>
      </w:r>
      <w:r w:rsidR="002200F5">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 xml:space="preserve">קל כנשר כנגד ראות העין, ודימה אותו לנשר, כי כאשר הנשר שט </w:t>
      </w:r>
      <w:proofErr w:type="spellStart"/>
      <w:r w:rsidRPr="00DE03B2">
        <w:rPr>
          <w:rFonts w:asciiTheme="minorBidi" w:eastAsia="Times New Roman" w:hAnsiTheme="minorBidi"/>
          <w:sz w:val="19"/>
          <w:szCs w:val="19"/>
          <w:rtl/>
        </w:rPr>
        <w:t>באויר</w:t>
      </w:r>
      <w:proofErr w:type="spellEnd"/>
      <w:r w:rsidRPr="00DE03B2">
        <w:rPr>
          <w:rFonts w:asciiTheme="minorBidi" w:eastAsia="Times New Roman" w:hAnsiTheme="minorBidi"/>
          <w:sz w:val="19"/>
          <w:szCs w:val="19"/>
          <w:rtl/>
        </w:rPr>
        <w:t>, כך היא ראות העין. לומר שתעצים עיניך מראות ברע, כי היא תחילת העבירה, שהעין רואה והלב חומד וכלי המעשה גומרים.</w:t>
      </w:r>
      <w:r w:rsidR="002200F5">
        <w:rPr>
          <w:rFonts w:asciiTheme="minorBidi" w:eastAsia="Times New Roman" w:hAnsiTheme="minorBidi" w:hint="cs"/>
          <w:sz w:val="19"/>
          <w:szCs w:val="19"/>
          <w:rtl/>
        </w:rPr>
        <w:t xml:space="preserve"> </w:t>
      </w:r>
      <w:proofErr w:type="spellStart"/>
      <w:r w:rsidRPr="00DE03B2">
        <w:rPr>
          <w:rFonts w:asciiTheme="minorBidi" w:eastAsia="Times New Roman" w:hAnsiTheme="minorBidi"/>
          <w:sz w:val="19"/>
          <w:szCs w:val="19"/>
          <w:rtl/>
        </w:rPr>
        <w:t>גבור</w:t>
      </w:r>
      <w:proofErr w:type="spellEnd"/>
      <w:r w:rsidRPr="00DE03B2">
        <w:rPr>
          <w:rFonts w:asciiTheme="minorBidi" w:eastAsia="Times New Roman" w:hAnsiTheme="minorBidi"/>
          <w:sz w:val="19"/>
          <w:szCs w:val="19"/>
          <w:rtl/>
        </w:rPr>
        <w:t xml:space="preserve"> כארי כנגד הלב, כי הגבורה בעבודת הבורא יתברך היא בלב, ואמר שתחזק לבך בעבודתו.</w:t>
      </w:r>
      <w:r w:rsidRPr="00DE03B2">
        <w:rPr>
          <w:rFonts w:asciiTheme="minorBidi" w:eastAsia="Times New Roman" w:hAnsiTheme="minorBidi" w:hint="cs"/>
          <w:sz w:val="19"/>
          <w:szCs w:val="19"/>
          <w:rtl/>
        </w:rPr>
        <w:t xml:space="preserve"> </w:t>
      </w:r>
      <w:r w:rsidRPr="00DE03B2">
        <w:rPr>
          <w:rFonts w:asciiTheme="minorBidi" w:eastAsia="Times New Roman" w:hAnsiTheme="minorBidi"/>
          <w:sz w:val="19"/>
          <w:szCs w:val="19"/>
          <w:rtl/>
        </w:rPr>
        <w:t>רץ כצבי כנגד הרגלים, שרגליך לטוב ירוצו.</w:t>
      </w:r>
    </w:p>
  </w:footnote>
  <w:footnote w:id="9">
    <w:p w:rsidR="00DE03B2" w:rsidRPr="002200F5" w:rsidRDefault="00DE03B2" w:rsidP="002200F5">
      <w:pPr>
        <w:spacing w:after="0" w:line="300" w:lineRule="atLeast"/>
        <w:jc w:val="both"/>
        <w:rPr>
          <w:rFonts w:asciiTheme="minorBidi" w:eastAsia="Times New Roman" w:hAnsiTheme="minorBidi"/>
          <w:sz w:val="19"/>
          <w:szCs w:val="19"/>
          <w:rtl/>
        </w:rPr>
      </w:pPr>
      <w:r>
        <w:rPr>
          <w:rStyle w:val="a7"/>
        </w:rPr>
        <w:footnoteRef/>
      </w:r>
      <w:r>
        <w:t xml:space="preserve"> </w:t>
      </w:r>
      <w:r w:rsidRPr="002200F5">
        <w:rPr>
          <w:rFonts w:asciiTheme="minorBidi" w:eastAsia="Times New Roman" w:hAnsiTheme="minorBidi"/>
          <w:sz w:val="19"/>
          <w:szCs w:val="19"/>
          <w:rtl/>
        </w:rPr>
        <w:t xml:space="preserve">במטה משה (סי' תתקנ"ח) מביא ה' השכמות שבשנה, </w:t>
      </w:r>
      <w:del w:id="1616" w:author="מגיה" w:date="2026-10-15T09:00:00Z">
        <w:r w:rsidRPr="002200F5">
          <w:rPr>
            <w:rFonts w:asciiTheme="minorBidi" w:eastAsia="Times New Roman" w:hAnsiTheme="minorBidi"/>
            <w:sz w:val="19"/>
            <w:szCs w:val="19"/>
            <w:rtl/>
          </w:rPr>
          <w:delText xml:space="preserve">והנה הם</w:delText>
        </w:r>
      </w:del>
      <w:ins w:id="1617" w:author="מגיה" w:date="2026-10-15T09:00:00Z">
        <w:r>
          <w:rPr>
            <w:rFonts w:asciiTheme="minorBidi" w:eastAsia="Times New Roman" w:hAnsiTheme="minorBidi"/>
            <w:sz w:val="19"/>
            <w:szCs w:val="19"/>
            <w:rtl/>
          </w:rPr>
          <w:t xml:space="preserve">והן</w:t>
        </w:r>
      </w:ins>
      <w:r w:rsidRPr="002200F5">
        <w:rPr>
          <w:rFonts w:asciiTheme="minorBidi" w:eastAsia="Times New Roman" w:hAnsiTheme="minorBidi"/>
          <w:sz w:val="19"/>
          <w:szCs w:val="19"/>
          <w:rtl/>
        </w:rPr>
        <w:t xml:space="preserve">: ר"ה, </w:t>
      </w:r>
      <w:proofErr w:type="spellStart"/>
      <w:r w:rsidRPr="002200F5">
        <w:rPr>
          <w:rFonts w:asciiTheme="minorBidi" w:eastAsia="Times New Roman" w:hAnsiTheme="minorBidi"/>
          <w:sz w:val="19"/>
          <w:szCs w:val="19"/>
          <w:rtl/>
        </w:rPr>
        <w:t>יוהכ"פ</w:t>
      </w:r>
      <w:proofErr w:type="spellEnd"/>
      <w:r w:rsidRPr="002200F5">
        <w:rPr>
          <w:rFonts w:asciiTheme="minorBidi" w:eastAsia="Times New Roman" w:hAnsiTheme="minorBidi"/>
          <w:sz w:val="19"/>
          <w:szCs w:val="19"/>
          <w:rtl/>
        </w:rPr>
        <w:t>, ת"ב, הושענא רבה ופורים.</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וסימנך: "</w:t>
      </w:r>
      <w:proofErr w:type="spellStart"/>
      <w:r w:rsidRPr="002200F5">
        <w:rPr>
          <w:rFonts w:asciiTheme="minorBidi" w:eastAsia="Times New Roman" w:hAnsiTheme="minorBidi"/>
          <w:sz w:val="19"/>
          <w:szCs w:val="19"/>
          <w:rtl/>
        </w:rPr>
        <w:t>וישכם</w:t>
      </w:r>
      <w:proofErr w:type="spellEnd"/>
      <w:r w:rsidRPr="002200F5">
        <w:rPr>
          <w:rFonts w:asciiTheme="minorBidi" w:eastAsia="Times New Roman" w:hAnsiTheme="minorBidi"/>
          <w:sz w:val="19"/>
          <w:szCs w:val="19"/>
          <w:rtl/>
        </w:rPr>
        <w:t xml:space="preserve"> אברהם בבוקר", נוטריקון</w:t>
      </w:r>
      <w:r w:rsidR="00D63E53">
        <w:rPr>
          <w:rFonts w:asciiTheme="minorBidi" w:eastAsia="Times New Roman" w:hAnsiTheme="minorBidi" w:hint="cs"/>
          <w:sz w:val="19"/>
          <w:szCs w:val="19"/>
          <w:rtl/>
        </w:rPr>
        <w:t xml:space="preserve"> אברהם</w:t>
      </w:r>
      <w:r w:rsidRPr="002200F5">
        <w:rPr>
          <w:rFonts w:asciiTheme="minorBidi" w:eastAsia="Times New Roman" w:hAnsiTheme="minorBidi"/>
          <w:sz w:val="19"/>
          <w:szCs w:val="19"/>
          <w:rtl/>
        </w:rPr>
        <w:t>:</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א' – תשעה באב,</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 xml:space="preserve">ב'</w:t>
      </w:r>
      <w:ins w:id="1615" w:author="מגיה" w:date="2026-10-15T09:00:00Z">
        <w:r>
          <w:rPr>
            <w:rFonts w:asciiTheme="minorBidi" w:eastAsia="Times New Roman" w:hAnsiTheme="minorBidi"/>
            <w:sz w:val="19"/>
            <w:szCs w:val="19"/>
            <w:rtl/>
          </w:rPr>
          <w:t xml:space="preserve"> –</w:t>
        </w:r>
      </w:ins>
      <w:r w:rsidRPr="002200F5">
        <w:rPr>
          <w:rFonts w:asciiTheme="minorBidi" w:eastAsia="Times New Roman" w:hAnsiTheme="minorBidi"/>
          <w:sz w:val="19"/>
          <w:szCs w:val="19"/>
          <w:rtl/>
        </w:rPr>
        <w:t xml:space="preserve"> בריאת העולם, זה ר"ה,</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 xml:space="preserve">ר' – רבה, זה </w:t>
      </w:r>
      <w:proofErr w:type="spellStart"/>
      <w:r w:rsidRPr="002200F5">
        <w:rPr>
          <w:rFonts w:asciiTheme="minorBidi" w:eastAsia="Times New Roman" w:hAnsiTheme="minorBidi"/>
          <w:sz w:val="19"/>
          <w:szCs w:val="19"/>
          <w:rtl/>
        </w:rPr>
        <w:t>צומא</w:t>
      </w:r>
      <w:proofErr w:type="spellEnd"/>
      <w:r w:rsidRPr="002200F5">
        <w:rPr>
          <w:rFonts w:asciiTheme="minorBidi" w:eastAsia="Times New Roman" w:hAnsiTheme="minorBidi"/>
          <w:sz w:val="19"/>
          <w:szCs w:val="19"/>
          <w:rtl/>
        </w:rPr>
        <w:t xml:space="preserve"> רבה,</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ה' – הושענא רבה,</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מ' – מגילה.</w:t>
      </w:r>
      <w:r w:rsidR="002200F5">
        <w:rPr>
          <w:rFonts w:asciiTheme="minorBidi" w:eastAsia="Times New Roman" w:hAnsiTheme="minorBidi" w:hint="cs"/>
          <w:sz w:val="19"/>
          <w:szCs w:val="19"/>
          <w:rtl/>
        </w:rPr>
        <w:t xml:space="preserve"> </w:t>
      </w:r>
      <w:r w:rsidRPr="002200F5">
        <w:rPr>
          <w:rFonts w:asciiTheme="minorBidi" w:eastAsia="Times New Roman" w:hAnsiTheme="minorBidi"/>
          <w:sz w:val="19"/>
          <w:szCs w:val="19"/>
          <w:rtl/>
        </w:rPr>
        <w:t xml:space="preserve">וכן הוא באליה רבה (סי' </w:t>
      </w:r>
      <w:proofErr w:type="spellStart"/>
      <w:r w:rsidRPr="002200F5">
        <w:rPr>
          <w:rFonts w:asciiTheme="minorBidi" w:eastAsia="Times New Roman" w:hAnsiTheme="minorBidi"/>
          <w:sz w:val="19"/>
          <w:szCs w:val="19"/>
          <w:rtl/>
        </w:rPr>
        <w:t>תרסד</w:t>
      </w:r>
      <w:proofErr w:type="spellEnd"/>
      <w:r w:rsidRPr="002200F5">
        <w:rPr>
          <w:rFonts w:asciiTheme="minorBidi" w:eastAsia="Times New Roman" w:hAnsiTheme="minorBidi"/>
          <w:sz w:val="19"/>
          <w:szCs w:val="19"/>
          <w:rtl/>
        </w:rPr>
        <w:t xml:space="preserve"> </w:t>
      </w:r>
      <w:proofErr w:type="spellStart"/>
      <w:r w:rsidRPr="002200F5">
        <w:rPr>
          <w:rFonts w:asciiTheme="minorBidi" w:eastAsia="Times New Roman" w:hAnsiTheme="minorBidi"/>
          <w:sz w:val="19"/>
          <w:szCs w:val="19"/>
          <w:rtl/>
        </w:rPr>
        <w:t>סק"ג</w:t>
      </w:r>
      <w:proofErr w:type="spellEnd"/>
      <w:r w:rsidRPr="002200F5">
        <w:rPr>
          <w:rFonts w:asciiTheme="minorBidi" w:eastAsia="Times New Roman" w:hAnsiTheme="minorBidi"/>
          <w:sz w:val="19"/>
          <w:szCs w:val="19"/>
          <w:rtl/>
        </w:rPr>
        <w:t>).</w:t>
      </w:r>
    </w:p>
  </w:footnote>
  <w:footnote w:id="10">
    <w:p w:rsidR="00DE03B2" w:rsidRPr="00D63E53" w:rsidRDefault="00DE03B2" w:rsidP="00D63E53">
      <w:pPr>
        <w:spacing w:after="0" w:line="300" w:lineRule="atLeast"/>
        <w:jc w:val="both"/>
        <w:rPr>
          <w:rFonts w:asciiTheme="minorBidi" w:eastAsia="Times New Roman" w:hAnsiTheme="minorBidi"/>
          <w:sz w:val="19"/>
          <w:szCs w:val="19"/>
          <w:rtl/>
        </w:rPr>
      </w:pPr>
      <w:r>
        <w:rPr>
          <w:rStyle w:val="a7"/>
        </w:rPr>
        <w:footnoteRef/>
      </w:r>
      <w:r>
        <w:t xml:space="preserve"> </w:t>
      </w:r>
      <w:r w:rsidRPr="00D63E53">
        <w:rPr>
          <w:rFonts w:asciiTheme="minorBidi" w:eastAsia="Times New Roman" w:hAnsiTheme="minorBidi"/>
          <w:sz w:val="19"/>
          <w:szCs w:val="19"/>
          <w:rtl/>
        </w:rPr>
        <w:t>ראה קדושת לוי, פרשת כי תצא.</w:t>
      </w:r>
    </w:p>
  </w:footnote>
  <w:footnote w:id="11">
    <w:p w:rsidR="00BA33C9" w:rsidRPr="00BA33C9" w:rsidRDefault="00BA33C9" w:rsidP="00BA33C9">
      <w:pPr>
        <w:autoSpaceDE w:val="0"/>
        <w:autoSpaceDN w:val="0"/>
        <w:adjustRightInd w:val="0"/>
        <w:spacing w:after="0" w:line="300" w:lineRule="exact"/>
        <w:jc w:val="both"/>
        <w:rPr>
          <w:rFonts w:asciiTheme="minorBidi" w:hAnsiTheme="minorBidi"/>
          <w:b/>
          <w:color w:val="000000"/>
          <w:sz w:val="19"/>
          <w:szCs w:val="19"/>
          <w:rtl/>
        </w:rPr>
      </w:pPr>
      <w:r w:rsidRPr="00BA33C9">
        <w:rPr>
          <w:rFonts w:asciiTheme="minorBidi" w:hAnsiTheme="minorBidi"/>
          <w:b/>
          <w:color w:val="000000"/>
          <w:sz w:val="19"/>
          <w:szCs w:val="19"/>
        </w:rPr>
        <w:footnoteRef/>
      </w:r>
      <w:r w:rsidRPr="00BA33C9">
        <w:rPr>
          <w:rFonts w:asciiTheme="minorBidi" w:hAnsiTheme="minorBidi"/>
          <w:b/>
          <w:color w:val="000000"/>
          <w:sz w:val="19"/>
          <w:szCs w:val="19"/>
        </w:rPr>
        <w:t xml:space="preserve"> </w:t>
      </w:r>
      <w:r w:rsidRPr="00BA33C9">
        <w:rPr>
          <w:rFonts w:asciiTheme="minorBidi" w:hAnsiTheme="minorBidi"/>
          <w:b/>
          <w:color w:val="000000"/>
          <w:sz w:val="19"/>
          <w:szCs w:val="19"/>
          <w:rtl/>
        </w:rPr>
        <w:t>בטור כתב: "אחד המרבה ואחד הממעיט ובלבד שיכוון לבו בתחנוניו כי טוב מעט בכוונה מהרבות בהם שלא בכוונה". [לשון המשנה במנחות הוא: "ובלבד שיכוון לבו לשמים", והטור תרגמו: "ובלבד שיכוון לבו בתחנוניו"]</w:t>
      </w:r>
      <w:r w:rsidRPr="00BA33C9">
        <w:rPr>
          <w:rFonts w:asciiTheme="minorBidi" w:hAnsiTheme="minorBidi"/>
          <w:b/>
          <w:color w:val="000000"/>
          <w:sz w:val="19"/>
          <w:szCs w:val="19"/>
        </w:rPr>
        <w:t>.</w:t>
      </w:r>
      <w:r>
        <w:rPr>
          <w:rFonts w:asciiTheme="minorBidi" w:hAnsiTheme="minorBidi" w:hint="cs"/>
          <w:b/>
          <w:color w:val="000000"/>
          <w:sz w:val="19"/>
          <w:szCs w:val="19"/>
          <w:rtl/>
        </w:rPr>
        <w:t xml:space="preserve"> </w:t>
      </w:r>
      <w:r w:rsidRPr="00BA33C9">
        <w:rPr>
          <w:rFonts w:asciiTheme="minorBidi" w:hAnsiTheme="minorBidi"/>
          <w:b/>
          <w:color w:val="000000"/>
          <w:sz w:val="19"/>
          <w:szCs w:val="19"/>
          <w:rtl/>
        </w:rPr>
        <w:t xml:space="preserve">והקשה </w:t>
      </w:r>
      <w:proofErr w:type="spellStart"/>
      <w:r w:rsidRPr="00BA33C9">
        <w:rPr>
          <w:rFonts w:asciiTheme="minorBidi" w:hAnsiTheme="minorBidi"/>
          <w:b/>
          <w:color w:val="000000"/>
          <w:sz w:val="19"/>
          <w:szCs w:val="19"/>
          <w:rtl/>
        </w:rPr>
        <w:t>הט"ז</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סק"ג</w:t>
      </w:r>
      <w:proofErr w:type="spellEnd"/>
      <w:r w:rsidRPr="00BA33C9">
        <w:rPr>
          <w:rFonts w:asciiTheme="minorBidi" w:hAnsiTheme="minorBidi"/>
          <w:b/>
          <w:color w:val="000000"/>
          <w:sz w:val="19"/>
          <w:szCs w:val="19"/>
          <w:rtl/>
        </w:rPr>
        <w:t xml:space="preserve">): וקשה ממאי נפשך; אי </w:t>
      </w:r>
      <w:proofErr w:type="spellStart"/>
      <w:r w:rsidRPr="00BA33C9">
        <w:rPr>
          <w:rFonts w:asciiTheme="minorBidi" w:hAnsiTheme="minorBidi"/>
          <w:b/>
          <w:color w:val="000000"/>
          <w:sz w:val="19"/>
          <w:szCs w:val="19"/>
          <w:rtl/>
        </w:rPr>
        <w:t>מיירי</w:t>
      </w:r>
      <w:proofErr w:type="spellEnd"/>
      <w:r w:rsidRPr="00BA33C9">
        <w:rPr>
          <w:rFonts w:asciiTheme="minorBidi" w:hAnsiTheme="minorBidi"/>
          <w:b/>
          <w:color w:val="000000"/>
          <w:sz w:val="19"/>
          <w:szCs w:val="19"/>
          <w:rtl/>
        </w:rPr>
        <w:t xml:space="preserve"> תחילה במרבה בכוונה, למה </w:t>
      </w:r>
      <w:proofErr w:type="spellStart"/>
      <w:r w:rsidRPr="00BA33C9">
        <w:rPr>
          <w:rFonts w:asciiTheme="minorBidi" w:hAnsiTheme="minorBidi"/>
          <w:b/>
          <w:color w:val="000000"/>
          <w:sz w:val="19"/>
          <w:szCs w:val="19"/>
          <w:rtl/>
        </w:rPr>
        <w:t>ישווהו</w:t>
      </w:r>
      <w:proofErr w:type="spellEnd"/>
      <w:r w:rsidRPr="00BA33C9">
        <w:rPr>
          <w:rFonts w:asciiTheme="minorBidi" w:hAnsiTheme="minorBidi"/>
          <w:b/>
          <w:color w:val="000000"/>
          <w:sz w:val="19"/>
          <w:szCs w:val="19"/>
          <w:rtl/>
        </w:rPr>
        <w:t xml:space="preserve"> עם הממעיט? ואי בלא כוונה, למה אמר אחר כך "כי טוב יותר </w:t>
      </w:r>
      <w:proofErr w:type="spellStart"/>
      <w:r w:rsidRPr="00BA33C9">
        <w:rPr>
          <w:rFonts w:asciiTheme="minorBidi" w:hAnsiTheme="minorBidi"/>
          <w:b/>
          <w:color w:val="000000"/>
          <w:sz w:val="19"/>
          <w:szCs w:val="19"/>
          <w:rtl/>
        </w:rPr>
        <w:t>וכו</w:t>
      </w:r>
      <w:proofErr w:type="spellEnd"/>
      <w:r w:rsidRPr="00BA33C9">
        <w:rPr>
          <w:rFonts w:asciiTheme="minorBidi" w:hAnsiTheme="minorBidi"/>
          <w:b/>
          <w:color w:val="000000"/>
          <w:sz w:val="19"/>
          <w:szCs w:val="19"/>
          <w:rtl/>
        </w:rPr>
        <w:t xml:space="preserve">'", ומתחילה השווה אותם? ותירץ על פי </w:t>
      </w:r>
      <w:proofErr w:type="spellStart"/>
      <w:r w:rsidRPr="00BA33C9">
        <w:rPr>
          <w:rFonts w:asciiTheme="minorBidi" w:hAnsiTheme="minorBidi"/>
          <w:b/>
          <w:color w:val="000000"/>
          <w:sz w:val="19"/>
          <w:szCs w:val="19"/>
          <w:rtl/>
        </w:rPr>
        <w:t>דמצינו</w:t>
      </w:r>
      <w:proofErr w:type="spellEnd"/>
      <w:r w:rsidRPr="00BA33C9">
        <w:rPr>
          <w:rFonts w:asciiTheme="minorBidi" w:hAnsiTheme="minorBidi"/>
          <w:b/>
          <w:color w:val="000000"/>
          <w:sz w:val="19"/>
          <w:szCs w:val="19"/>
          <w:rtl/>
        </w:rPr>
        <w:t xml:space="preserve"> בגמרא שבת (י.): רבא חזייה לרב </w:t>
      </w:r>
      <w:proofErr w:type="spellStart"/>
      <w:r w:rsidRPr="00BA33C9">
        <w:rPr>
          <w:rFonts w:asciiTheme="minorBidi" w:hAnsiTheme="minorBidi"/>
          <w:b/>
          <w:color w:val="000000"/>
          <w:sz w:val="19"/>
          <w:szCs w:val="19"/>
          <w:rtl/>
        </w:rPr>
        <w:t>המנונא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דקא</w:t>
      </w:r>
      <w:proofErr w:type="spellEnd"/>
      <w:r w:rsidRPr="00BA33C9">
        <w:rPr>
          <w:rFonts w:asciiTheme="minorBidi" w:hAnsiTheme="minorBidi"/>
          <w:b/>
          <w:color w:val="000000"/>
          <w:sz w:val="19"/>
          <w:szCs w:val="19"/>
          <w:rtl/>
        </w:rPr>
        <w:t xml:space="preserve"> מאריך </w:t>
      </w:r>
      <w:proofErr w:type="spellStart"/>
      <w:r w:rsidRPr="00BA33C9">
        <w:rPr>
          <w:rFonts w:asciiTheme="minorBidi" w:hAnsiTheme="minorBidi"/>
          <w:b/>
          <w:color w:val="000000"/>
          <w:sz w:val="19"/>
          <w:szCs w:val="19"/>
          <w:rtl/>
        </w:rPr>
        <w:t>בצלותיה</w:t>
      </w:r>
      <w:proofErr w:type="spellEnd"/>
      <w:r w:rsidRPr="00BA33C9">
        <w:rPr>
          <w:rFonts w:asciiTheme="minorBidi" w:hAnsiTheme="minorBidi"/>
          <w:b/>
          <w:color w:val="000000"/>
          <w:sz w:val="19"/>
          <w:szCs w:val="19"/>
          <w:rtl/>
        </w:rPr>
        <w:t>, אמר: "</w:t>
      </w:r>
      <w:proofErr w:type="spellStart"/>
      <w:r w:rsidRPr="00BA33C9">
        <w:rPr>
          <w:rFonts w:asciiTheme="minorBidi" w:hAnsiTheme="minorBidi"/>
          <w:b/>
          <w:color w:val="000000"/>
          <w:sz w:val="19"/>
          <w:szCs w:val="19"/>
          <w:rtl/>
        </w:rPr>
        <w:t>מניחין</w:t>
      </w:r>
      <w:proofErr w:type="spellEnd"/>
      <w:r w:rsidRPr="00BA33C9">
        <w:rPr>
          <w:rFonts w:asciiTheme="minorBidi" w:hAnsiTheme="minorBidi"/>
          <w:b/>
          <w:color w:val="000000"/>
          <w:sz w:val="19"/>
          <w:szCs w:val="19"/>
          <w:rtl/>
        </w:rPr>
        <w:t xml:space="preserve"> חיי עולם </w:t>
      </w:r>
      <w:proofErr w:type="spellStart"/>
      <w:r w:rsidRPr="00BA33C9">
        <w:rPr>
          <w:rFonts w:asciiTheme="minorBidi" w:hAnsiTheme="minorBidi"/>
          <w:b/>
          <w:color w:val="000000"/>
          <w:sz w:val="19"/>
          <w:szCs w:val="19"/>
          <w:rtl/>
        </w:rPr>
        <w:t>ועוסקין</w:t>
      </w:r>
      <w:proofErr w:type="spellEnd"/>
      <w:r w:rsidRPr="00BA33C9">
        <w:rPr>
          <w:rFonts w:asciiTheme="minorBidi" w:hAnsiTheme="minorBidi"/>
          <w:b/>
          <w:color w:val="000000"/>
          <w:sz w:val="19"/>
          <w:szCs w:val="19"/>
          <w:rtl/>
        </w:rPr>
        <w:t xml:space="preserve"> בחיי שעה", והוא סבר זמן תורה לחוד וזמן תפילה לחוד. ועל דרך זה אמרו: "אחד המרבה" בתפילה כרב </w:t>
      </w:r>
      <w:proofErr w:type="spellStart"/>
      <w:r w:rsidRPr="00BA33C9">
        <w:rPr>
          <w:rFonts w:asciiTheme="minorBidi" w:hAnsiTheme="minorBidi"/>
          <w:b/>
          <w:color w:val="000000"/>
          <w:sz w:val="19"/>
          <w:szCs w:val="19"/>
          <w:rtl/>
        </w:rPr>
        <w:t>המנונא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דסבירא</w:t>
      </w:r>
      <w:proofErr w:type="spellEnd"/>
      <w:r w:rsidRPr="00BA33C9">
        <w:rPr>
          <w:rFonts w:asciiTheme="minorBidi" w:hAnsiTheme="minorBidi"/>
          <w:b/>
          <w:color w:val="000000"/>
          <w:sz w:val="19"/>
          <w:szCs w:val="19"/>
          <w:rtl/>
        </w:rPr>
        <w:t xml:space="preserve"> ליה זמן תורה לחוד, "ואחד הממעיט" בתפילה </w:t>
      </w:r>
      <w:proofErr w:type="spellStart"/>
      <w:r w:rsidRPr="00BA33C9">
        <w:rPr>
          <w:rFonts w:asciiTheme="minorBidi" w:hAnsiTheme="minorBidi"/>
          <w:b/>
          <w:color w:val="000000"/>
          <w:sz w:val="19"/>
          <w:szCs w:val="19"/>
          <w:rtl/>
        </w:rPr>
        <w:t>כרבא</w:t>
      </w:r>
      <w:proofErr w:type="spellEnd"/>
      <w:r w:rsidRPr="00BA33C9">
        <w:rPr>
          <w:rFonts w:asciiTheme="minorBidi" w:hAnsiTheme="minorBidi"/>
          <w:b/>
          <w:color w:val="000000"/>
          <w:sz w:val="19"/>
          <w:szCs w:val="19"/>
          <w:rtl/>
        </w:rPr>
        <w:t xml:space="preserve"> שכוונתו לעסוק בתורה, ובלבד שיכוון לבו לשמים – דהיינו שבחלק שהוא ממעט יש בזה לשם שמים. וזה גם הפירוש: "טוב מעט תחנונים בכוונה מהרבות שלא בכוונה", כי לפעמים ריבוי התפילה הוא סיבה שלא יוכל לכוון, ולכן גם מי שממעט מתפילה כדי שיכוון לבו עדיף טפי</w:t>
      </w:r>
      <w:r w:rsidRPr="00BA33C9">
        <w:rPr>
          <w:rFonts w:asciiTheme="minorBidi" w:hAnsiTheme="minorBidi"/>
          <w:b/>
          <w:color w:val="000000"/>
          <w:sz w:val="19"/>
          <w:szCs w:val="19"/>
        </w:rPr>
        <w:t>.</w:t>
      </w:r>
    </w:p>
  </w:footnote>
  <w:footnote w:id="12">
    <w:p w:rsidR="00BA33C9" w:rsidRPr="00BA33C9" w:rsidRDefault="00BA33C9" w:rsidP="003A6893">
      <w:pPr>
        <w:autoSpaceDE w:val="0"/>
        <w:autoSpaceDN w:val="0"/>
        <w:adjustRightInd w:val="0"/>
        <w:spacing w:after="0" w:line="300" w:lineRule="exact"/>
        <w:jc w:val="both"/>
        <w:rPr>
          <w:rFonts w:asciiTheme="minorBidi" w:hAnsiTheme="minorBidi"/>
          <w:b/>
          <w:color w:val="000000"/>
          <w:sz w:val="19"/>
          <w:szCs w:val="19"/>
          <w:rtl/>
        </w:rPr>
      </w:pPr>
      <w:r w:rsidRPr="00BA33C9">
        <w:rPr>
          <w:rFonts w:asciiTheme="minorBidi" w:hAnsiTheme="minorBidi"/>
          <w:b/>
          <w:color w:val="000000"/>
          <w:sz w:val="19"/>
          <w:szCs w:val="19"/>
        </w:rPr>
        <w:footnoteRef/>
      </w:r>
      <w:r w:rsidRPr="00BA33C9">
        <w:rPr>
          <w:rFonts w:asciiTheme="minorBidi" w:hAnsiTheme="minorBidi"/>
          <w:b/>
          <w:color w:val="000000"/>
          <w:sz w:val="19"/>
          <w:szCs w:val="19"/>
        </w:rPr>
        <w:t xml:space="preserve"> </w:t>
      </w:r>
      <w:r w:rsidRPr="00BA33C9">
        <w:rPr>
          <w:rFonts w:asciiTheme="minorBidi" w:hAnsiTheme="minorBidi"/>
          <w:b/>
          <w:color w:val="000000"/>
          <w:sz w:val="19"/>
          <w:szCs w:val="19"/>
          <w:rtl/>
        </w:rPr>
        <w:t xml:space="preserve">כן כתב </w:t>
      </w:r>
      <w:proofErr w:type="spellStart"/>
      <w:r w:rsidRPr="00BA33C9">
        <w:rPr>
          <w:rFonts w:asciiTheme="minorBidi" w:hAnsiTheme="minorBidi"/>
          <w:b/>
          <w:color w:val="000000"/>
          <w:sz w:val="19"/>
          <w:szCs w:val="19"/>
          <w:rtl/>
        </w:rPr>
        <w:t>בשו"ת</w:t>
      </w:r>
      <w:proofErr w:type="spellEnd"/>
      <w:r w:rsidRPr="00BA33C9">
        <w:rPr>
          <w:rFonts w:asciiTheme="minorBidi" w:hAnsiTheme="minorBidi"/>
          <w:b/>
          <w:color w:val="000000"/>
          <w:sz w:val="19"/>
          <w:szCs w:val="19"/>
          <w:rtl/>
        </w:rPr>
        <w:t xml:space="preserve"> ברב פעלים (</w:t>
      </w:r>
      <w:proofErr w:type="spellStart"/>
      <w:r w:rsidRPr="00BA33C9">
        <w:rPr>
          <w:rFonts w:asciiTheme="minorBidi" w:hAnsiTheme="minorBidi"/>
          <w:b/>
          <w:color w:val="000000"/>
          <w:sz w:val="19"/>
          <w:szCs w:val="19"/>
          <w:rtl/>
        </w:rPr>
        <w:t>או"ח</w:t>
      </w:r>
      <w:proofErr w:type="spellEnd"/>
      <w:r w:rsidRPr="00BA33C9">
        <w:rPr>
          <w:rFonts w:asciiTheme="minorBidi" w:hAnsiTheme="minorBidi"/>
          <w:b/>
          <w:color w:val="000000"/>
          <w:sz w:val="19"/>
          <w:szCs w:val="19"/>
          <w:rtl/>
        </w:rPr>
        <w:t xml:space="preserve"> ח"א סימן א') על פי דברי הנפש החיים, שכתב וזה לשונו: "גם במצוות התפילה שנקראת עבודה שבלב, עם כל זה העיקר שצריך האדם לחתך בשפתיו דווקא כל תיבה ממטבע התפילה, כמו </w:t>
      </w:r>
      <w:proofErr w:type="spellStart"/>
      <w:r w:rsidRPr="00BA33C9">
        <w:rPr>
          <w:rFonts w:asciiTheme="minorBidi" w:hAnsiTheme="minorBidi"/>
          <w:b/>
          <w:color w:val="000000"/>
          <w:sz w:val="19"/>
          <w:szCs w:val="19"/>
          <w:rtl/>
        </w:rPr>
        <w:t>שילפינן</w:t>
      </w:r>
      <w:proofErr w:type="spellEnd"/>
      <w:r w:rsidRPr="00BA33C9">
        <w:rPr>
          <w:rFonts w:asciiTheme="minorBidi" w:hAnsiTheme="minorBidi"/>
          <w:b/>
          <w:color w:val="000000"/>
          <w:sz w:val="19"/>
          <w:szCs w:val="19"/>
          <w:rtl/>
        </w:rPr>
        <w:t xml:space="preserve"> בגמרא ברכות ממה שכתוב אצל חנה 'רק שפתיה נעות', מכאן למתפלל צריך שיחתוך בשפתיו. וברור הוא דלא לעניין לכתחילה ולמצווה בעלמא הוא </w:t>
      </w:r>
      <w:proofErr w:type="spellStart"/>
      <w:r w:rsidRPr="00BA33C9">
        <w:rPr>
          <w:rFonts w:asciiTheme="minorBidi" w:hAnsiTheme="minorBidi"/>
          <w:b/>
          <w:color w:val="000000"/>
          <w:sz w:val="19"/>
          <w:szCs w:val="19"/>
          <w:rtl/>
        </w:rPr>
        <w:t>דאגמרוהו</w:t>
      </w:r>
      <w:proofErr w:type="spellEnd"/>
      <w:r w:rsidRPr="00BA33C9">
        <w:rPr>
          <w:rFonts w:asciiTheme="minorBidi" w:hAnsiTheme="minorBidi"/>
          <w:b/>
          <w:color w:val="000000"/>
          <w:sz w:val="19"/>
          <w:szCs w:val="19"/>
          <w:rtl/>
        </w:rPr>
        <w:t xml:space="preserve">, אלא גם </w:t>
      </w:r>
      <w:proofErr w:type="spellStart"/>
      <w:r w:rsidRPr="00BA33C9">
        <w:rPr>
          <w:rFonts w:asciiTheme="minorBidi" w:hAnsiTheme="minorBidi"/>
          <w:b/>
          <w:color w:val="000000"/>
          <w:sz w:val="19"/>
          <w:szCs w:val="19"/>
          <w:rtl/>
        </w:rPr>
        <w:t>לעיכובא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דיעבד</w:t>
      </w:r>
      <w:proofErr w:type="spellEnd"/>
      <w:r w:rsidRPr="00BA33C9">
        <w:rPr>
          <w:rFonts w:asciiTheme="minorBidi" w:hAnsiTheme="minorBidi"/>
          <w:b/>
          <w:color w:val="000000"/>
          <w:sz w:val="19"/>
          <w:szCs w:val="19"/>
          <w:rtl/>
        </w:rPr>
        <w:t xml:space="preserve">; שאם הרהר תיבות התפילה בלב לבד, לא יצא ידי חובת תפילה כלל, ואם עדיין לא עבר הזמן צריך להתפלל פעם אחרת בחיתוך שפתים כל תיבה, ואם עבר זמנה צריך להתפלל שתיים תפילה שאחריה, כדין מי שלא התפלל כל עיקר". כמו שהעיר על זה </w:t>
      </w:r>
      <w:proofErr w:type="spellStart"/>
      <w:r w:rsidRPr="00BA33C9">
        <w:rPr>
          <w:rFonts w:asciiTheme="minorBidi" w:hAnsiTheme="minorBidi"/>
          <w:b/>
          <w:color w:val="000000"/>
          <w:sz w:val="19"/>
          <w:szCs w:val="19"/>
          <w:rtl/>
        </w:rPr>
        <w:t>המג"א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קא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סק"ב</w:t>
      </w:r>
      <w:proofErr w:type="spellEnd"/>
      <w:r w:rsidRPr="00BA33C9">
        <w:rPr>
          <w:rFonts w:asciiTheme="minorBidi" w:hAnsiTheme="minorBidi"/>
          <w:b/>
          <w:color w:val="000000"/>
          <w:sz w:val="19"/>
          <w:szCs w:val="19"/>
          <w:rtl/>
        </w:rPr>
        <w:t xml:space="preserve">) בראיות נכונות: </w:t>
      </w:r>
      <w:proofErr w:type="spellStart"/>
      <w:r w:rsidRPr="00BA33C9">
        <w:rPr>
          <w:rFonts w:asciiTheme="minorBidi" w:hAnsiTheme="minorBidi"/>
          <w:b/>
          <w:color w:val="000000"/>
          <w:sz w:val="19"/>
          <w:szCs w:val="19"/>
          <w:rtl/>
        </w:rPr>
        <w:t>דבהרהור</w:t>
      </w:r>
      <w:proofErr w:type="spellEnd"/>
      <w:r w:rsidRPr="00BA33C9">
        <w:rPr>
          <w:rFonts w:asciiTheme="minorBidi" w:hAnsiTheme="minorBidi"/>
          <w:b/>
          <w:color w:val="000000"/>
          <w:sz w:val="19"/>
          <w:szCs w:val="19"/>
          <w:rtl/>
        </w:rPr>
        <w:t xml:space="preserve"> התפילה לבד לא יצא ידי חובה</w:t>
      </w:r>
      <w:r w:rsidRPr="00BA33C9">
        <w:rPr>
          <w:rFonts w:asciiTheme="minorBidi" w:hAnsiTheme="minorBidi"/>
          <w:b/>
          <w:color w:val="000000"/>
          <w:sz w:val="19"/>
          <w:szCs w:val="19"/>
        </w:rPr>
        <w:t>.</w:t>
      </w:r>
      <w:r>
        <w:rPr>
          <w:rFonts w:asciiTheme="minorBidi" w:hAnsiTheme="minorBidi" w:hint="cs"/>
          <w:b/>
          <w:color w:val="000000"/>
          <w:sz w:val="19"/>
          <w:szCs w:val="19"/>
          <w:rtl/>
        </w:rPr>
        <w:t xml:space="preserve"> </w:t>
      </w:r>
      <w:r w:rsidRPr="00BA33C9">
        <w:rPr>
          <w:rFonts w:asciiTheme="minorBidi" w:hAnsiTheme="minorBidi"/>
          <w:b/>
          <w:color w:val="000000"/>
          <w:sz w:val="19"/>
          <w:szCs w:val="19"/>
          <w:rtl/>
        </w:rPr>
        <w:t xml:space="preserve">וכתב שידוע בזוהר ובכתבי האר"י ז"ל שעניין התפילה הוא תיקון העולמות אשר הם נקשרים על ידי עקימת ותנועת שפתיו בחיתוך תיבות התפילה, שהוא בחינת המעשה שבדיבור, </w:t>
      </w:r>
      <w:proofErr w:type="spellStart"/>
      <w:r w:rsidRPr="00BA33C9">
        <w:rPr>
          <w:rFonts w:asciiTheme="minorBidi" w:hAnsiTheme="minorBidi"/>
          <w:b/>
          <w:color w:val="000000"/>
          <w:sz w:val="19"/>
          <w:szCs w:val="19"/>
          <w:rtl/>
        </w:rPr>
        <w:t>דעקימת</w:t>
      </w:r>
      <w:proofErr w:type="spellEnd"/>
      <w:r w:rsidRPr="00BA33C9">
        <w:rPr>
          <w:rFonts w:asciiTheme="minorBidi" w:hAnsiTheme="minorBidi"/>
          <w:b/>
          <w:color w:val="000000"/>
          <w:sz w:val="19"/>
          <w:szCs w:val="19"/>
          <w:rtl/>
        </w:rPr>
        <w:t xml:space="preserve"> שפתיו הוי מעשה כמו שאמרו בשבת (קי"ט.). וציין לדברי הזוהר פרשת ויחי (דף רמ"ג): "מאן </w:t>
      </w:r>
      <w:proofErr w:type="spellStart"/>
      <w:r w:rsidRPr="00BA33C9">
        <w:rPr>
          <w:rFonts w:asciiTheme="minorBidi" w:hAnsiTheme="minorBidi"/>
          <w:b/>
          <w:color w:val="000000"/>
          <w:sz w:val="19"/>
          <w:szCs w:val="19"/>
          <w:rtl/>
        </w:rPr>
        <w:t>דלביה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טריד</w:t>
      </w:r>
      <w:proofErr w:type="spellEnd"/>
      <w:r w:rsidRPr="00BA33C9">
        <w:rPr>
          <w:rFonts w:asciiTheme="minorBidi" w:hAnsiTheme="minorBidi"/>
          <w:b/>
          <w:color w:val="000000"/>
          <w:sz w:val="19"/>
          <w:szCs w:val="19"/>
          <w:rtl/>
        </w:rPr>
        <w:t xml:space="preserve"> ובעי </w:t>
      </w:r>
      <w:proofErr w:type="spellStart"/>
      <w:r w:rsidRPr="00BA33C9">
        <w:rPr>
          <w:rFonts w:asciiTheme="minorBidi" w:hAnsiTheme="minorBidi"/>
          <w:b/>
          <w:color w:val="000000"/>
          <w:sz w:val="19"/>
          <w:szCs w:val="19"/>
          <w:rtl/>
        </w:rPr>
        <w:t>לצלאה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צלותיה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ואיהו</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בעקו</w:t>
      </w:r>
      <w:proofErr w:type="spellEnd"/>
      <w:r w:rsidRPr="00BA33C9">
        <w:rPr>
          <w:rFonts w:asciiTheme="minorBidi" w:hAnsiTheme="minorBidi"/>
          <w:b/>
          <w:color w:val="000000"/>
          <w:sz w:val="19"/>
          <w:szCs w:val="19"/>
          <w:rtl/>
        </w:rPr>
        <w:t xml:space="preserve"> (בצרה), ולא יכיל </w:t>
      </w:r>
      <w:proofErr w:type="spellStart"/>
      <w:r w:rsidRPr="00BA33C9">
        <w:rPr>
          <w:rFonts w:asciiTheme="minorBidi" w:hAnsiTheme="minorBidi"/>
          <w:b/>
          <w:color w:val="000000"/>
          <w:sz w:val="19"/>
          <w:szCs w:val="19"/>
          <w:rtl/>
        </w:rPr>
        <w:t>לסדרא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שבחא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דמאריה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כדקא</w:t>
      </w:r>
      <w:proofErr w:type="spellEnd"/>
      <w:r w:rsidRPr="00BA33C9">
        <w:rPr>
          <w:rFonts w:asciiTheme="minorBidi" w:hAnsiTheme="minorBidi"/>
          <w:b/>
          <w:color w:val="000000"/>
          <w:sz w:val="19"/>
          <w:szCs w:val="19"/>
          <w:rtl/>
        </w:rPr>
        <w:t xml:space="preserve"> יאות, מאי הוא? אמר ליה: אף על גב דלא יכיל </w:t>
      </w:r>
      <w:proofErr w:type="spellStart"/>
      <w:r w:rsidRPr="00BA33C9">
        <w:rPr>
          <w:rFonts w:asciiTheme="minorBidi" w:hAnsiTheme="minorBidi"/>
          <w:b/>
          <w:color w:val="000000"/>
          <w:sz w:val="19"/>
          <w:szCs w:val="19"/>
          <w:rtl/>
        </w:rPr>
        <w:t>לכוונא</w:t>
      </w:r>
      <w:proofErr w:type="spellEnd"/>
      <w:r w:rsidRPr="00BA33C9">
        <w:rPr>
          <w:rFonts w:asciiTheme="minorBidi" w:hAnsiTheme="minorBidi"/>
          <w:b/>
          <w:color w:val="000000"/>
          <w:sz w:val="19"/>
          <w:szCs w:val="19"/>
          <w:rtl/>
        </w:rPr>
        <w:t xml:space="preserve"> לבא </w:t>
      </w:r>
      <w:proofErr w:type="spellStart"/>
      <w:r w:rsidRPr="00BA33C9">
        <w:rPr>
          <w:rFonts w:asciiTheme="minorBidi" w:hAnsiTheme="minorBidi"/>
          <w:b/>
          <w:color w:val="000000"/>
          <w:sz w:val="19"/>
          <w:szCs w:val="19"/>
          <w:rtl/>
        </w:rPr>
        <w:t>ורעותא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סידורא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ושבחא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דמאריה</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אמאי</w:t>
      </w:r>
      <w:proofErr w:type="spellEnd"/>
      <w:r w:rsidRPr="00BA33C9">
        <w:rPr>
          <w:rFonts w:asciiTheme="minorBidi" w:hAnsiTheme="minorBidi"/>
          <w:b/>
          <w:color w:val="000000"/>
          <w:sz w:val="19"/>
          <w:szCs w:val="19"/>
          <w:rtl/>
        </w:rPr>
        <w:t xml:space="preserve"> גרע? אלא יסדר </w:t>
      </w:r>
      <w:proofErr w:type="spellStart"/>
      <w:r w:rsidRPr="00BA33C9">
        <w:rPr>
          <w:rFonts w:asciiTheme="minorBidi" w:hAnsiTheme="minorBidi"/>
          <w:b/>
          <w:color w:val="000000"/>
          <w:sz w:val="19"/>
          <w:szCs w:val="19"/>
          <w:rtl/>
        </w:rPr>
        <w:t>שבחא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דמריה</w:t>
      </w:r>
      <w:proofErr w:type="spellEnd"/>
      <w:r w:rsidRPr="00BA33C9">
        <w:rPr>
          <w:rFonts w:asciiTheme="minorBidi" w:hAnsiTheme="minorBidi"/>
          <w:b/>
          <w:color w:val="000000"/>
          <w:sz w:val="19"/>
          <w:szCs w:val="19"/>
          <w:rtl/>
        </w:rPr>
        <w:t xml:space="preserve"> אף על גב דלא יכיל </w:t>
      </w:r>
      <w:proofErr w:type="spellStart"/>
      <w:r w:rsidRPr="00BA33C9">
        <w:rPr>
          <w:rFonts w:asciiTheme="minorBidi" w:hAnsiTheme="minorBidi"/>
          <w:b/>
          <w:color w:val="000000"/>
          <w:sz w:val="19"/>
          <w:szCs w:val="19"/>
          <w:rtl/>
        </w:rPr>
        <w:t>לכוונא</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וכו</w:t>
      </w:r>
      <w:proofErr w:type="spellEnd"/>
      <w:r w:rsidRPr="00BA33C9">
        <w:rPr>
          <w:rFonts w:asciiTheme="minorBidi" w:hAnsiTheme="minorBidi"/>
          <w:b/>
          <w:color w:val="000000"/>
          <w:sz w:val="19"/>
          <w:szCs w:val="19"/>
          <w:rtl/>
        </w:rPr>
        <w:t xml:space="preserve">'". </w:t>
      </w:r>
      <w:r w:rsidRPr="00BA33C9">
        <w:rPr>
          <w:rFonts w:asciiTheme="minorBidi" w:hAnsiTheme="minorBidi"/>
          <w:b/>
          <w:color w:val="000000"/>
          <w:sz w:val="19"/>
          <w:szCs w:val="19"/>
          <w:rtl/>
        </w:rPr>
        <w:t>וציין עוד לדברי הזוהר פרשת פקודי (דף רכב) עיין שם</w:t>
      </w:r>
      <w:r w:rsidRPr="00BA33C9">
        <w:rPr>
          <w:rFonts w:asciiTheme="minorBidi" w:hAnsiTheme="minorBidi"/>
          <w:b/>
          <w:color w:val="000000"/>
          <w:sz w:val="19"/>
          <w:szCs w:val="19"/>
        </w:rPr>
        <w:t>.</w:t>
      </w:r>
      <w:r>
        <w:rPr>
          <w:rFonts w:asciiTheme="minorBidi" w:hAnsiTheme="minorBidi" w:hint="cs"/>
          <w:b/>
          <w:color w:val="000000"/>
          <w:sz w:val="19"/>
          <w:szCs w:val="19"/>
          <w:rtl/>
        </w:rPr>
        <w:t xml:space="preserve"> </w:t>
      </w:r>
      <w:r w:rsidRPr="00BA33C9">
        <w:rPr>
          <w:rFonts w:asciiTheme="minorBidi" w:hAnsiTheme="minorBidi"/>
          <w:b/>
          <w:color w:val="000000"/>
          <w:sz w:val="19"/>
          <w:szCs w:val="19"/>
          <w:rtl/>
        </w:rPr>
        <w:t xml:space="preserve">וסיים: </w:t>
      </w:r>
      <w:proofErr w:type="spellStart"/>
      <w:r w:rsidRPr="00BA33C9">
        <w:rPr>
          <w:rFonts w:asciiTheme="minorBidi" w:hAnsiTheme="minorBidi"/>
          <w:b/>
          <w:color w:val="000000"/>
          <w:sz w:val="19"/>
          <w:szCs w:val="19"/>
          <w:rtl/>
        </w:rPr>
        <w:t>דהגם</w:t>
      </w:r>
      <w:proofErr w:type="spellEnd"/>
      <w:r w:rsidRPr="00BA33C9">
        <w:rPr>
          <w:rFonts w:asciiTheme="minorBidi" w:hAnsiTheme="minorBidi"/>
          <w:b/>
          <w:color w:val="000000"/>
          <w:sz w:val="19"/>
          <w:szCs w:val="19"/>
          <w:rtl/>
        </w:rPr>
        <w:t xml:space="preserve"> </w:t>
      </w:r>
      <w:proofErr w:type="spellStart"/>
      <w:r w:rsidRPr="00BA33C9">
        <w:rPr>
          <w:rFonts w:asciiTheme="minorBidi" w:hAnsiTheme="minorBidi"/>
          <w:b/>
          <w:color w:val="000000"/>
          <w:sz w:val="19"/>
          <w:szCs w:val="19"/>
          <w:rtl/>
        </w:rPr>
        <w:t>דוודאי</w:t>
      </w:r>
      <w:proofErr w:type="spellEnd"/>
      <w:r w:rsidRPr="00BA33C9">
        <w:rPr>
          <w:rFonts w:asciiTheme="minorBidi" w:hAnsiTheme="minorBidi"/>
          <w:b/>
          <w:color w:val="000000"/>
          <w:sz w:val="19"/>
          <w:szCs w:val="19"/>
          <w:rtl/>
        </w:rPr>
        <w:t xml:space="preserve"> שמחשבת האדם היא העולה למעלה ראש בשמי רום בעולמות העליונים, ואם יצרף האדם גם טוהר המחשבה והכוונה בעת עשיית המצוות יגיעו מעשיו לפעול תיקונים יותר גדולים בעולמות היותר עליונים, אמנם לא המחשבה היא העיקר אצלנו, כמו שנתבאר</w:t>
      </w:r>
      <w:r w:rsidRPr="00BA33C9">
        <w:rPr>
          <w:rFonts w:asciiTheme="minorBidi" w:hAnsiTheme="minorBidi"/>
          <w:b/>
          <w:color w:val="000000"/>
          <w:sz w:val="19"/>
          <w:szCs w:val="19"/>
        </w:rPr>
        <w:t>.</w:t>
      </w:r>
    </w:p>
  </w:footnote>
  <w:footnote w:id="13">
    <w:p w:rsidR="00A4713F" w:rsidRPr="00EA66FF" w:rsidRDefault="00A4713F" w:rsidP="00EA66FF">
      <w:pPr>
        <w:autoSpaceDE w:val="0"/>
        <w:autoSpaceDN w:val="0"/>
        <w:adjustRightInd w:val="0"/>
        <w:spacing w:after="0" w:line="300" w:lineRule="exact"/>
        <w:jc w:val="both"/>
        <w:rPr>
          <w:rFonts w:asciiTheme="minorBidi" w:hAnsiTheme="minorBidi"/>
          <w:b/>
          <w:color w:val="000000"/>
          <w:sz w:val="19"/>
          <w:szCs w:val="19"/>
          <w:rtl/>
        </w:rPr>
      </w:pPr>
      <w:r w:rsidRPr="00DB5D36">
        <w:rPr>
          <w:rStyle w:val="a7"/>
          <w:rFonts w:asciiTheme="minorBidi" w:hAnsiTheme="minorBidi"/>
          <w:b/>
          <w:bCs/>
          <w:sz w:val="19"/>
          <w:szCs w:val="19"/>
          <w:vertAlign w:val="baseline"/>
        </w:rPr>
        <w:footnoteRef/>
      </w:r>
      <w:r w:rsidRPr="00E608DA">
        <w:rPr>
          <w:rStyle w:val="a7"/>
          <w:sz w:val="19"/>
          <w:szCs w:val="19"/>
        </w:rPr>
        <w:t xml:space="preserve"> </w:t>
      </w:r>
      <w:r w:rsidRPr="00E608DA">
        <w:rPr>
          <w:rFonts w:asciiTheme="minorBidi" w:hAnsiTheme="minorBidi"/>
          <w:b/>
          <w:color w:val="000000"/>
          <w:sz w:val="19"/>
          <w:szCs w:val="19"/>
          <w:rtl/>
        </w:rPr>
        <w:t xml:space="preserve">כן כתב </w:t>
      </w:r>
      <w:proofErr w:type="spellStart"/>
      <w:r w:rsidRPr="00E608DA">
        <w:rPr>
          <w:rFonts w:asciiTheme="minorBidi" w:hAnsiTheme="minorBidi"/>
          <w:b/>
          <w:color w:val="000000"/>
          <w:sz w:val="19"/>
          <w:szCs w:val="19"/>
          <w:rtl/>
        </w:rPr>
        <w:t>בשו"ת</w:t>
      </w:r>
      <w:proofErr w:type="spellEnd"/>
      <w:r w:rsidRPr="00E608DA">
        <w:rPr>
          <w:rFonts w:asciiTheme="minorBidi" w:hAnsiTheme="minorBidi"/>
          <w:b/>
          <w:color w:val="000000"/>
          <w:sz w:val="19"/>
          <w:szCs w:val="19"/>
          <w:rtl/>
        </w:rPr>
        <w:t xml:space="preserve"> אגרות משה (יו"ד </w:t>
      </w:r>
      <w:proofErr w:type="spellStart"/>
      <w:r w:rsidRPr="00E608DA">
        <w:rPr>
          <w:rFonts w:asciiTheme="minorBidi" w:hAnsiTheme="minorBidi"/>
          <w:b/>
          <w:color w:val="000000"/>
          <w:sz w:val="19"/>
          <w:szCs w:val="19"/>
          <w:rtl/>
        </w:rPr>
        <w:t>ח"ג</w:t>
      </w:r>
      <w:proofErr w:type="spellEnd"/>
      <w:r w:rsidRPr="00E608DA">
        <w:rPr>
          <w:rFonts w:asciiTheme="minorBidi" w:hAnsiTheme="minorBidi"/>
          <w:b/>
          <w:color w:val="000000"/>
          <w:sz w:val="19"/>
          <w:szCs w:val="19"/>
          <w:rtl/>
        </w:rPr>
        <w:t xml:space="preserve"> סי' </w:t>
      </w:r>
      <w:proofErr w:type="spellStart"/>
      <w:r w:rsidRPr="00E608DA">
        <w:rPr>
          <w:rFonts w:asciiTheme="minorBidi" w:hAnsiTheme="minorBidi"/>
          <w:b/>
          <w:color w:val="000000"/>
          <w:sz w:val="19"/>
          <w:szCs w:val="19"/>
          <w:rtl/>
        </w:rPr>
        <w:t>מז</w:t>
      </w:r>
      <w:proofErr w:type="spellEnd"/>
      <w:r w:rsidRPr="00E608DA">
        <w:rPr>
          <w:rFonts w:asciiTheme="minorBidi" w:hAnsiTheme="minorBidi"/>
          <w:b/>
          <w:color w:val="000000"/>
          <w:sz w:val="19"/>
          <w:szCs w:val="19"/>
          <w:rtl/>
        </w:rPr>
        <w:t xml:space="preserve">) עצה טובה</w:t>
      </w:r>
      <w:ins w:id="1625" w:author="מגיה" w:date="2026-10-15T09:00:00Z">
        <w:r>
          <w:rPr>
            <w:rFonts w:asciiTheme="minorBidi" w:hAnsiTheme="minorBidi"/>
            <w:b/>
            <w:color w:val="000000"/>
            <w:sz w:val="19"/>
            <w:szCs w:val="19"/>
            <w:rtl/>
          </w:rPr>
          <w:t xml:space="preserve">,</w:t>
        </w:r>
      </w:ins>
      <w:r w:rsidRPr="00E608DA">
        <w:rPr>
          <w:rFonts w:asciiTheme="minorBidi" w:hAnsiTheme="minorBidi"/>
          <w:b/>
          <w:color w:val="000000"/>
          <w:sz w:val="19"/>
          <w:szCs w:val="19"/>
          <w:rtl/>
        </w:rPr>
        <w:t xml:space="preserve"> לפשוט בגדיו וללבוש אחרים בלי שיצטרך להתכסות תחת השמיכה לעשות כן בחדר מקלחת וכדומה שהדרך לעמוד שם ערומים לרחיצה, כי מקומות אלו אינם מקומות ששייכים לנתינת כבוד שיצטרך </w:t>
      </w:r>
      <w:proofErr w:type="spellStart"/>
      <w:del w:id="1623" w:author="מגיה" w:date="2026-10-15T09:00:00Z">
        <w:r w:rsidRPr="00E608DA">
          <w:rPr>
            <w:rFonts w:asciiTheme="minorBidi" w:hAnsiTheme="minorBidi"/>
            <w:b/>
            <w:color w:val="000000"/>
            <w:sz w:val="19"/>
            <w:szCs w:val="19"/>
            <w:rtl/>
          </w:rPr>
          <w:delText xml:space="preserve">להזהר</w:delText>
        </w:r>
      </w:del>
      <w:ins w:id="1624" w:author="מגיה" w:date="2026-10-15T09:00:00Z">
        <w:r>
          <w:rPr>
            <w:rFonts w:asciiTheme="minorBidi" w:hAnsiTheme="minorBidi"/>
            <w:b/>
            <w:color w:val="000000"/>
            <w:sz w:val="19"/>
            <w:szCs w:val="19"/>
            <w:rtl/>
          </w:rPr>
          <w:t xml:space="preserve">להיזהר</w:t>
        </w:r>
      </w:ins>
      <w:proofErr w:type="spellEnd"/>
      <w:r w:rsidRPr="00E608DA">
        <w:rPr>
          <w:rFonts w:asciiTheme="minorBidi" w:hAnsiTheme="minorBidi"/>
          <w:b/>
          <w:color w:val="000000"/>
          <w:sz w:val="19"/>
          <w:szCs w:val="19"/>
          <w:rtl/>
        </w:rPr>
        <w:t xml:space="preserve"> מגילוי הגוף בשביל כבוד השכינה</w:t>
      </w:r>
      <w:ins w:id="1622" w:author="מגיה" w:date="2026-10-15T09:00:00Z">
        <w:r>
          <w:rPr>
            <w:rFonts w:asciiTheme="minorBidi" w:hAnsiTheme="minorBidi"/>
            <w:b/>
            <w:color w:val="000000"/>
            <w:sz w:val="19"/>
            <w:szCs w:val="19"/>
            <w:rtl/>
          </w:rPr>
          <w:t xml:space="preserve">,</w:t>
        </w:r>
      </w:ins>
      <w:r w:rsidRPr="00E608DA">
        <w:rPr>
          <w:rFonts w:asciiTheme="minorBidi" w:hAnsiTheme="minorBidi"/>
          <w:b/>
          <w:color w:val="000000"/>
          <w:sz w:val="19"/>
          <w:szCs w:val="19"/>
          <w:rtl/>
        </w:rPr>
        <w:t xml:space="preserve"> כעין שאמרו בקידושין </w:t>
      </w:r>
      <w:r w:rsidR="00EA66FF">
        <w:rPr>
          <w:rFonts w:asciiTheme="minorBidi" w:hAnsiTheme="minorBidi" w:hint="cs"/>
          <w:b/>
          <w:color w:val="000000"/>
          <w:sz w:val="19"/>
          <w:szCs w:val="19"/>
          <w:rtl/>
        </w:rPr>
        <w:t>(</w:t>
      </w:r>
      <w:r w:rsidRPr="00E608DA">
        <w:rPr>
          <w:rFonts w:asciiTheme="minorBidi" w:hAnsiTheme="minorBidi"/>
          <w:b/>
          <w:color w:val="000000"/>
          <w:sz w:val="19"/>
          <w:szCs w:val="19"/>
          <w:rtl/>
        </w:rPr>
        <w:t>לב</w:t>
      </w:r>
      <w:r w:rsidR="00EA66FF">
        <w:rPr>
          <w:rFonts w:asciiTheme="minorBidi" w:hAnsiTheme="minorBidi" w:hint="cs"/>
          <w:b/>
          <w:color w:val="000000"/>
          <w:sz w:val="19"/>
          <w:szCs w:val="19"/>
          <w:rtl/>
        </w:rPr>
        <w:t>)</w:t>
      </w:r>
      <w:r w:rsidRPr="00E608DA">
        <w:rPr>
          <w:rFonts w:asciiTheme="minorBidi" w:hAnsiTheme="minorBidi"/>
          <w:b/>
          <w:color w:val="000000"/>
          <w:sz w:val="19"/>
          <w:szCs w:val="19"/>
          <w:rtl/>
        </w:rPr>
        <w:t xml:space="preserve"> שאין </w:t>
      </w:r>
      <w:proofErr w:type="spellStart"/>
      <w:r w:rsidRPr="00E608DA">
        <w:rPr>
          <w:rFonts w:asciiTheme="minorBidi" w:hAnsiTheme="minorBidi"/>
          <w:b/>
          <w:color w:val="000000"/>
          <w:sz w:val="19"/>
          <w:szCs w:val="19"/>
          <w:rtl/>
        </w:rPr>
        <w:t>עומדין</w:t>
      </w:r>
      <w:proofErr w:type="spellEnd"/>
      <w:r w:rsidRPr="00E608DA">
        <w:rPr>
          <w:rFonts w:asciiTheme="minorBidi" w:hAnsiTheme="minorBidi"/>
          <w:b/>
          <w:color w:val="000000"/>
          <w:sz w:val="19"/>
          <w:szCs w:val="19"/>
          <w:rtl/>
        </w:rPr>
        <w:t xml:space="preserve"> מפני ת"ח במרחץ ובית </w:t>
      </w:r>
      <w:proofErr w:type="spellStart"/>
      <w:r w:rsidRPr="00E608DA">
        <w:rPr>
          <w:rFonts w:asciiTheme="minorBidi" w:hAnsiTheme="minorBidi"/>
          <w:b/>
          <w:color w:val="000000"/>
          <w:sz w:val="19"/>
          <w:szCs w:val="19"/>
          <w:rtl/>
        </w:rPr>
        <w:t>הכסא</w:t>
      </w:r>
      <w:proofErr w:type="spellEnd"/>
      <w:r w:rsidRPr="00E608DA">
        <w:rPr>
          <w:rFonts w:asciiTheme="minorBidi" w:hAnsiTheme="minorBidi"/>
          <w:b/>
          <w:color w:val="000000"/>
          <w:sz w:val="19"/>
          <w:szCs w:val="19"/>
          <w:rtl/>
        </w:rPr>
        <w:t xml:space="preserve"> משום שאינו מקום הדור. ומה </w:t>
      </w:r>
      <w:proofErr w:type="spellStart"/>
      <w:r w:rsidRPr="00E608DA">
        <w:rPr>
          <w:rFonts w:asciiTheme="minorBidi" w:hAnsiTheme="minorBidi"/>
          <w:b/>
          <w:color w:val="000000"/>
          <w:sz w:val="19"/>
          <w:szCs w:val="19"/>
          <w:rtl/>
        </w:rPr>
        <w:t>דאיתא</w:t>
      </w:r>
      <w:proofErr w:type="spellEnd"/>
      <w:r w:rsidRPr="00E608DA">
        <w:rPr>
          <w:rFonts w:asciiTheme="minorBidi" w:hAnsiTheme="minorBidi"/>
          <w:b/>
          <w:color w:val="000000"/>
          <w:sz w:val="19"/>
          <w:szCs w:val="19"/>
          <w:rtl/>
        </w:rPr>
        <w:t xml:space="preserve"> בברכות (ס"ג) שצריך להתנהג גם בבית </w:t>
      </w:r>
      <w:proofErr w:type="spellStart"/>
      <w:r w:rsidRPr="00E608DA">
        <w:rPr>
          <w:rFonts w:asciiTheme="minorBidi" w:hAnsiTheme="minorBidi"/>
          <w:b/>
          <w:color w:val="000000"/>
          <w:sz w:val="19"/>
          <w:szCs w:val="19"/>
          <w:rtl/>
        </w:rPr>
        <w:t>הכסא</w:t>
      </w:r>
      <w:proofErr w:type="spellEnd"/>
      <w:r w:rsidRPr="00E608DA">
        <w:rPr>
          <w:rFonts w:asciiTheme="minorBidi" w:hAnsiTheme="minorBidi"/>
          <w:b/>
          <w:color w:val="000000"/>
          <w:sz w:val="19"/>
          <w:szCs w:val="19"/>
          <w:rtl/>
        </w:rPr>
        <w:t xml:space="preserve"> בצניעות, זה כשאין שום צורך להיות ערום, אבל כשהוא לצורך, אין לאסור.</w:t>
      </w:r>
      <w:r w:rsidRPr="00080462">
        <w:rPr>
          <w:rFonts w:asciiTheme="minorBidi" w:hAnsiTheme="minorBidi" w:hint="cs"/>
          <w:b/>
          <w:color w:val="000000"/>
          <w:sz w:val="19"/>
          <w:szCs w:val="19"/>
          <w:rtl/>
        </w:rPr>
        <w:t xml:space="preserve"> </w:t>
      </w:r>
      <w:r w:rsidR="00EA66FF" w:rsidRPr="00EA66FF">
        <w:rPr>
          <w:rFonts w:asciiTheme="minorBidi" w:hAnsiTheme="minorBidi"/>
          <w:b/>
          <w:color w:val="000000"/>
          <w:sz w:val="19"/>
          <w:szCs w:val="19"/>
          <w:rtl/>
        </w:rPr>
        <w:t>הערה</w:t>
      </w:r>
      <w:r w:rsidR="00EA66FF">
        <w:rPr>
          <w:rFonts w:asciiTheme="minorBidi" w:hAnsiTheme="minorBidi" w:hint="cs"/>
          <w:b/>
          <w:color w:val="000000"/>
          <w:sz w:val="19"/>
          <w:szCs w:val="19"/>
          <w:rtl/>
        </w:rPr>
        <w:t>:</w:t>
      </w:r>
      <w:r w:rsidR="00EA66FF" w:rsidRPr="00EA66FF">
        <w:rPr>
          <w:rFonts w:asciiTheme="minorBidi" w:hAnsiTheme="minorBidi"/>
          <w:b/>
          <w:color w:val="000000"/>
          <w:sz w:val="19"/>
          <w:szCs w:val="19"/>
        </w:rPr>
        <w:t xml:space="preserve"> </w:t>
      </w:r>
      <w:r w:rsidR="00EA66FF" w:rsidRPr="00EA66FF">
        <w:rPr>
          <w:rFonts w:asciiTheme="minorBidi" w:hAnsiTheme="minorBidi"/>
          <w:b/>
          <w:color w:val="000000"/>
          <w:sz w:val="19"/>
          <w:szCs w:val="19"/>
          <w:rtl/>
        </w:rPr>
        <w:t>יש נוהגים לפשוט תחילה את בגדי פלג הגוף התחתון ואחר כך את בגדי פלג הגוף העלי</w:t>
      </w:r>
      <w:r w:rsidR="00EA66FF">
        <w:rPr>
          <w:rFonts w:asciiTheme="minorBidi" w:hAnsiTheme="minorBidi" w:hint="cs"/>
          <w:b/>
          <w:color w:val="000000"/>
          <w:sz w:val="19"/>
          <w:szCs w:val="19"/>
          <w:rtl/>
        </w:rPr>
        <w:t>ון,</w:t>
      </w:r>
      <w:r w:rsidR="00EA66FF" w:rsidRPr="00EA66FF">
        <w:rPr>
          <w:rFonts w:asciiTheme="minorBidi" w:hAnsiTheme="minorBidi"/>
          <w:b/>
          <w:color w:val="000000"/>
          <w:sz w:val="19"/>
          <w:szCs w:val="19"/>
        </w:rPr>
        <w:t xml:space="preserve"> </w:t>
      </w:r>
      <w:r w:rsidR="00EA66FF" w:rsidRPr="00EA66FF">
        <w:rPr>
          <w:rFonts w:asciiTheme="minorBidi" w:hAnsiTheme="minorBidi"/>
          <w:b/>
          <w:color w:val="000000"/>
          <w:sz w:val="19"/>
          <w:szCs w:val="19"/>
          <w:rtl/>
        </w:rPr>
        <w:t>וכן בלבישה מקדימים ללבוש תחילה את בגדי פלג הגוף העליון ואחר כך את בגדי פלג הגוף התחתון</w:t>
      </w:r>
      <w:r w:rsidR="00EA66FF">
        <w:rPr>
          <w:rFonts w:asciiTheme="minorBidi" w:hAnsiTheme="minorBidi" w:hint="cs"/>
          <w:b/>
          <w:color w:val="000000"/>
          <w:sz w:val="19"/>
          <w:szCs w:val="19"/>
          <w:rtl/>
        </w:rPr>
        <w:t xml:space="preserve">, </w:t>
      </w:r>
      <w:r w:rsidR="00EA66FF" w:rsidRPr="00EA66FF">
        <w:rPr>
          <w:rFonts w:asciiTheme="minorBidi" w:hAnsiTheme="minorBidi"/>
          <w:b/>
          <w:color w:val="000000"/>
          <w:sz w:val="19"/>
          <w:szCs w:val="19"/>
          <w:rtl/>
        </w:rPr>
        <w:t xml:space="preserve">כדי לאחר את פשיטת הטלית קטן ולהקדימה ככל האפשר בעת </w:t>
      </w:r>
      <w:del w:id="1620" w:author="מגיה" w:date="2026-10-15T09:00:00Z">
        <w:r w:rsidR="00EA66FF" w:rsidRPr="00EA66FF">
          <w:rPr>
            <w:rFonts w:asciiTheme="minorBidi" w:hAnsiTheme="minorBidi"/>
            <w:b/>
            <w:color w:val="000000"/>
            <w:sz w:val="19"/>
            <w:szCs w:val="19"/>
            <w:rtl/>
          </w:rPr>
          <w:delText xml:space="preserve">הלביש</w:delText>
        </w:r>
      </w:del>
      <w:ins w:id="1621" w:author="מגיה" w:date="2026-10-15T09:00:00Z">
        <w:r>
          <w:rPr>
            <w:rFonts w:asciiTheme="minorBidi" w:hAnsiTheme="minorBidi"/>
            <w:b/>
            <w:color w:val="000000"/>
            <w:sz w:val="19"/>
            <w:szCs w:val="19"/>
            <w:rtl/>
          </w:rPr>
          <w:t xml:space="preserve">הלבישה</w:t>
        </w:r>
      </w:ins>
      <w:r w:rsidR="00EA66FF">
        <w:rPr>
          <w:rFonts w:asciiTheme="minorBidi" w:hAnsiTheme="minorBidi" w:hint="cs"/>
          <w:b/>
          <w:color w:val="000000"/>
          <w:sz w:val="19"/>
          <w:szCs w:val="19"/>
          <w:rtl/>
        </w:rPr>
        <w:t>,</w:t>
      </w:r>
      <w:r w:rsidR="00EA66FF" w:rsidRPr="00EA66FF">
        <w:rPr>
          <w:rFonts w:asciiTheme="minorBidi" w:hAnsiTheme="minorBidi"/>
          <w:b/>
          <w:color w:val="000000"/>
          <w:sz w:val="19"/>
          <w:szCs w:val="19"/>
        </w:rPr>
        <w:t xml:space="preserve"> </w:t>
      </w:r>
      <w:r w:rsidR="00EA66FF" w:rsidRPr="00EA66FF">
        <w:rPr>
          <w:rFonts w:asciiTheme="minorBidi" w:hAnsiTheme="minorBidi"/>
          <w:b/>
          <w:color w:val="000000"/>
          <w:sz w:val="19"/>
          <w:szCs w:val="19"/>
          <w:rtl/>
        </w:rPr>
        <w:t xml:space="preserve">לפי שהיא בגד של מצוה. אמנם מנהג זה אינו מובא בחז"ל, בראשונים</w:t>
      </w:r>
      <w:del w:id="1618" w:author="מגיה" w:date="2026-10-15T09:00:00Z">
        <w:r w:rsidR="00EA66FF" w:rsidRPr="00EA66FF">
          <w:rPr>
            <w:rFonts w:asciiTheme="minorBidi" w:hAnsiTheme="minorBidi"/>
            <w:b/>
            <w:color w:val="000000"/>
            <w:sz w:val="19"/>
            <w:szCs w:val="19"/>
            <w:rtl/>
          </w:rPr>
          <w:delText xml:space="preserve"> או</w:delText>
        </w:r>
      </w:del>
      <w:ins w:id="1619" w:author="מגיה" w:date="2026-10-15T09:00:00Z">
        <w:r>
          <w:rPr>
            <w:rFonts w:asciiTheme="minorBidi" w:hAnsiTheme="minorBidi"/>
            <w:b/>
            <w:color w:val="000000"/>
            <w:sz w:val="19"/>
            <w:szCs w:val="19"/>
            <w:rtl/>
          </w:rPr>
          <w:t xml:space="preserve">,</w:t>
        </w:r>
      </w:ins>
      <w:r w:rsidR="00EA66FF" w:rsidRPr="00EA66FF">
        <w:rPr>
          <w:rFonts w:asciiTheme="minorBidi" w:hAnsiTheme="minorBidi"/>
          <w:b/>
          <w:color w:val="000000"/>
          <w:sz w:val="19"/>
          <w:szCs w:val="19"/>
          <w:rtl/>
        </w:rPr>
        <w:t xml:space="preserve"> </w:t>
      </w:r>
      <w:proofErr w:type="spellStart"/>
      <w:r w:rsidR="00EA66FF" w:rsidRPr="00EA66FF">
        <w:rPr>
          <w:rFonts w:asciiTheme="minorBidi" w:hAnsiTheme="minorBidi"/>
          <w:b/>
          <w:color w:val="000000"/>
          <w:sz w:val="19"/>
          <w:szCs w:val="19"/>
          <w:rtl/>
        </w:rPr>
        <w:t>בשו"ע</w:t>
      </w:r>
      <w:proofErr w:type="spellEnd"/>
      <w:r w:rsidR="00EA66FF" w:rsidRPr="00EA66FF">
        <w:rPr>
          <w:rFonts w:asciiTheme="minorBidi" w:hAnsiTheme="minorBidi"/>
          <w:b/>
          <w:color w:val="000000"/>
          <w:sz w:val="19"/>
          <w:szCs w:val="19"/>
          <w:rtl/>
        </w:rPr>
        <w:t xml:space="preserve"> ונושאי כליו, ויש שאין מדקדקים בו</w:t>
      </w:r>
      <w:r w:rsidR="00EA66FF" w:rsidRPr="00EA66FF">
        <w:rPr>
          <w:rFonts w:asciiTheme="minorBidi" w:hAnsiTheme="minorBidi"/>
          <w:b/>
          <w:color w:val="000000"/>
          <w:sz w:val="19"/>
          <w:szCs w:val="19"/>
        </w:rPr>
        <w:t>.</w:t>
      </w:r>
    </w:p>
  </w:footnote>
  <w:footnote w:id="14">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E608DA">
        <w:rPr>
          <w:rFonts w:asciiTheme="minorBidi" w:hAnsiTheme="minorBidi"/>
          <w:b/>
          <w:sz w:val="19"/>
          <w:szCs w:val="19"/>
        </w:rPr>
        <w:t xml:space="preserve"> </w:t>
      </w:r>
      <w:r w:rsidRPr="00E608DA">
        <w:rPr>
          <w:rFonts w:asciiTheme="minorBidi" w:hAnsiTheme="minorBidi"/>
          <w:b/>
          <w:color w:val="000000"/>
          <w:sz w:val="19"/>
          <w:szCs w:val="19"/>
          <w:rtl/>
        </w:rPr>
        <w:t xml:space="preserve">כן כתב </w:t>
      </w:r>
      <w:proofErr w:type="spellStart"/>
      <w:r w:rsidRPr="00E608DA">
        <w:rPr>
          <w:rFonts w:asciiTheme="minorBidi" w:hAnsiTheme="minorBidi"/>
          <w:b/>
          <w:color w:val="000000"/>
          <w:sz w:val="19"/>
          <w:szCs w:val="19"/>
          <w:rtl/>
        </w:rPr>
        <w:t>בשו"ת</w:t>
      </w:r>
      <w:proofErr w:type="spellEnd"/>
      <w:r w:rsidRPr="00E608DA">
        <w:rPr>
          <w:rFonts w:asciiTheme="minorBidi" w:hAnsiTheme="minorBidi"/>
          <w:b/>
          <w:color w:val="000000"/>
          <w:sz w:val="19"/>
          <w:szCs w:val="19"/>
          <w:rtl/>
        </w:rPr>
        <w:t xml:space="preserve"> אגרות משה </w:t>
      </w:r>
      <w:r>
        <w:rPr>
          <w:rFonts w:asciiTheme="minorBidi" w:hAnsiTheme="minorBidi" w:hint="cs"/>
          <w:b/>
          <w:color w:val="000000"/>
          <w:sz w:val="19"/>
          <w:szCs w:val="19"/>
          <w:rtl/>
        </w:rPr>
        <w:t>(</w:t>
      </w:r>
      <w:r w:rsidRPr="00E608DA">
        <w:rPr>
          <w:rFonts w:asciiTheme="minorBidi" w:hAnsiTheme="minorBidi"/>
          <w:b/>
          <w:color w:val="000000"/>
          <w:sz w:val="19"/>
          <w:szCs w:val="19"/>
          <w:rtl/>
        </w:rPr>
        <w:t xml:space="preserve">יו"ד </w:t>
      </w:r>
      <w:proofErr w:type="spellStart"/>
      <w:r w:rsidRPr="00E608DA">
        <w:rPr>
          <w:rFonts w:asciiTheme="minorBidi" w:hAnsiTheme="minorBidi"/>
          <w:b/>
          <w:color w:val="000000"/>
          <w:sz w:val="19"/>
          <w:szCs w:val="19"/>
          <w:rtl/>
        </w:rPr>
        <w:t>ח"ג</w:t>
      </w:r>
      <w:proofErr w:type="spellEnd"/>
      <w:r w:rsidRPr="00E608DA">
        <w:rPr>
          <w:rFonts w:asciiTheme="minorBidi" w:hAnsiTheme="minorBidi"/>
          <w:b/>
          <w:color w:val="000000"/>
          <w:sz w:val="19"/>
          <w:szCs w:val="19"/>
          <w:rtl/>
        </w:rPr>
        <w:t xml:space="preserve"> סימן </w:t>
      </w:r>
      <w:proofErr w:type="spellStart"/>
      <w:r w:rsidRPr="00E608DA">
        <w:rPr>
          <w:rFonts w:asciiTheme="minorBidi" w:hAnsiTheme="minorBidi"/>
          <w:b/>
          <w:color w:val="000000"/>
          <w:sz w:val="19"/>
          <w:szCs w:val="19"/>
          <w:rtl/>
        </w:rPr>
        <w:t>מז</w:t>
      </w:r>
      <w:proofErr w:type="spellEnd"/>
      <w:r>
        <w:rPr>
          <w:rFonts w:asciiTheme="minorBidi" w:hAnsiTheme="minorBidi" w:hint="cs"/>
          <w:b/>
          <w:color w:val="000000"/>
          <w:sz w:val="19"/>
          <w:szCs w:val="19"/>
          <w:rtl/>
        </w:rPr>
        <w:t>).</w:t>
      </w:r>
      <w:r w:rsidRPr="00E608DA">
        <w:rPr>
          <w:rFonts w:asciiTheme="minorBidi" w:hAnsiTheme="minorBidi"/>
          <w:b/>
          <w:color w:val="000000"/>
          <w:sz w:val="19"/>
          <w:szCs w:val="19"/>
          <w:rtl/>
        </w:rPr>
        <w:t xml:space="preserve"> וכתב </w:t>
      </w:r>
      <w:proofErr w:type="spellStart"/>
      <w:r w:rsidRPr="00E608DA">
        <w:rPr>
          <w:rFonts w:asciiTheme="minorBidi" w:hAnsiTheme="minorBidi"/>
          <w:b/>
          <w:color w:val="000000"/>
          <w:sz w:val="19"/>
          <w:szCs w:val="19"/>
          <w:rtl/>
        </w:rPr>
        <w:t>דהקובע</w:t>
      </w:r>
      <w:proofErr w:type="spellEnd"/>
      <w:r w:rsidRPr="00E608DA">
        <w:rPr>
          <w:rFonts w:asciiTheme="minorBidi" w:hAnsiTheme="minorBidi"/>
          <w:b/>
          <w:color w:val="000000"/>
          <w:sz w:val="19"/>
          <w:szCs w:val="19"/>
          <w:rtl/>
        </w:rPr>
        <w:t xml:space="preserve"> הוא מקומות שהדרך לכסות בביתו בשעות שיתכן שאנשים יבאו אליו שאז הדרך ליזהר טפי. וע"ש שהעיר מדוע </w:t>
      </w:r>
      <w:del w:id="1627" w:author="מגיה" w:date="2026-10-15T09:00:00Z">
        <w:r w:rsidRPr="00E608DA">
          <w:rPr>
            <w:rFonts w:asciiTheme="minorBidi" w:hAnsiTheme="minorBidi"/>
            <w:b/>
            <w:color w:val="000000"/>
            <w:sz w:val="19"/>
            <w:szCs w:val="19"/>
            <w:rtl/>
          </w:rPr>
          <w:delText xml:space="preserve">שלא</w:delText>
        </w:r>
      </w:del>
      <w:ins w:id="1628" w:author="מגיה" w:date="2026-10-15T09:00:00Z">
        <w:r>
          <w:rPr>
            <w:rFonts w:asciiTheme="minorBidi" w:hAnsiTheme="minorBidi"/>
            <w:b/>
            <w:color w:val="000000"/>
            <w:sz w:val="19"/>
            <w:szCs w:val="19"/>
            <w:rtl/>
          </w:rPr>
          <w:t xml:space="preserve">לא</w:t>
        </w:r>
      </w:ins>
      <w:r w:rsidRPr="00E608DA">
        <w:rPr>
          <w:rFonts w:asciiTheme="minorBidi" w:hAnsiTheme="minorBidi"/>
          <w:b/>
          <w:color w:val="000000"/>
          <w:sz w:val="19"/>
          <w:szCs w:val="19"/>
          <w:rtl/>
        </w:rPr>
        <w:t xml:space="preserve"> נאמר לכסות גם בבית כמו שהדרך לכסות ברחוב הלא מלא כל הארץ כבודו. ותירץ </w:t>
      </w:r>
      <w:proofErr w:type="spellStart"/>
      <w:r w:rsidRPr="00E608DA">
        <w:rPr>
          <w:rFonts w:asciiTheme="minorBidi" w:hAnsiTheme="minorBidi"/>
          <w:b/>
          <w:color w:val="000000"/>
          <w:sz w:val="19"/>
          <w:szCs w:val="19"/>
          <w:rtl/>
        </w:rPr>
        <w:t>דזה</w:t>
      </w:r>
      <w:proofErr w:type="spellEnd"/>
      <w:r w:rsidRPr="00E608DA">
        <w:rPr>
          <w:rFonts w:asciiTheme="minorBidi" w:hAnsiTheme="minorBidi"/>
          <w:b/>
          <w:color w:val="000000"/>
          <w:sz w:val="19"/>
          <w:szCs w:val="19"/>
          <w:rtl/>
        </w:rPr>
        <w:t xml:space="preserve"> אינו כמו </w:t>
      </w:r>
      <w:proofErr w:type="spellStart"/>
      <w:r w:rsidRPr="00E608DA">
        <w:rPr>
          <w:rFonts w:asciiTheme="minorBidi" w:hAnsiTheme="minorBidi"/>
          <w:b/>
          <w:color w:val="000000"/>
          <w:sz w:val="19"/>
          <w:szCs w:val="19"/>
          <w:rtl/>
        </w:rPr>
        <w:t>שמצינו</w:t>
      </w:r>
      <w:proofErr w:type="spellEnd"/>
      <w:r w:rsidRPr="00E608DA">
        <w:rPr>
          <w:rFonts w:asciiTheme="minorBidi" w:hAnsiTheme="minorBidi"/>
          <w:b/>
          <w:color w:val="000000"/>
          <w:sz w:val="19"/>
          <w:szCs w:val="19"/>
          <w:rtl/>
        </w:rPr>
        <w:t xml:space="preserve"> גם </w:t>
      </w:r>
      <w:proofErr w:type="spellStart"/>
      <w:r w:rsidRPr="00E608DA">
        <w:rPr>
          <w:rFonts w:asciiTheme="minorBidi" w:hAnsiTheme="minorBidi"/>
          <w:b/>
          <w:color w:val="000000"/>
          <w:sz w:val="19"/>
          <w:szCs w:val="19"/>
          <w:rtl/>
        </w:rPr>
        <w:t>לענין</w:t>
      </w:r>
      <w:proofErr w:type="spellEnd"/>
      <w:r w:rsidRPr="00E608DA">
        <w:rPr>
          <w:rFonts w:asciiTheme="minorBidi" w:hAnsiTheme="minorBidi"/>
          <w:b/>
          <w:color w:val="000000"/>
          <w:sz w:val="19"/>
          <w:szCs w:val="19"/>
          <w:rtl/>
        </w:rPr>
        <w:t xml:space="preserve"> תפלה שצריך להיות מכוסה בבגדים חשובים כמו שעומד לפני גדולים ואעפ"כ שלא בשעת תפלה אין חיוב זה אף שמלא כל הארץ כבודו, ובכל מקום שעומד הוא לפני ה'.</w:t>
      </w:r>
      <w:del w:id="1626" w:author="מגיה" w:date="2026-10-15T09:00:00Z">
        <w:r w:rsidRPr="00E608DA">
          <w:rPr>
            <w:rFonts w:asciiTheme="minorBidi" w:hAnsiTheme="minorBidi"/>
            <w:b/>
            <w:color w:val="000000"/>
            <w:sz w:val="19"/>
            <w:szCs w:val="19"/>
            <w:rtl/>
          </w:rPr>
          <w:delText xml:space="preserve"> </w:delText>
        </w:r>
      </w:del>
    </w:p>
  </w:footnote>
  <w:footnote w:id="15">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 וממשיך שם </w:t>
      </w:r>
      <w:proofErr w:type="spellStart"/>
      <w:r w:rsidRPr="00E608DA">
        <w:rPr>
          <w:rFonts w:asciiTheme="minorBidi" w:hAnsiTheme="minorBidi" w:cstheme="minorBidi"/>
          <w:b/>
          <w:sz w:val="19"/>
          <w:szCs w:val="19"/>
          <w:rtl/>
        </w:rPr>
        <w:t>דכן</w:t>
      </w:r>
      <w:proofErr w:type="spellEnd"/>
      <w:r w:rsidRPr="00E608DA">
        <w:rPr>
          <w:rFonts w:asciiTheme="minorBidi" w:hAnsiTheme="minorBidi" w:cstheme="minorBidi"/>
          <w:b/>
          <w:sz w:val="19"/>
          <w:szCs w:val="19"/>
          <w:rtl/>
        </w:rPr>
        <w:t xml:space="preserve"> בשאר כל מעשיו, ינהיג עצמו בדרך כל הארץ, ולא ישנה ממנהגם, אפילו אין אדם רואהו, כדי שירגיל עצמו בדרך כל הארץ.</w:t>
      </w:r>
    </w:p>
  </w:footnote>
  <w:footnote w:id="16">
    <w:p w:rsidR="00A4713F" w:rsidRPr="00E608DA" w:rsidRDefault="00A4713F" w:rsidP="00080462">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proofErr w:type="spellStart"/>
      <w:r w:rsidRPr="00E608DA">
        <w:rPr>
          <w:rFonts w:asciiTheme="minorBidi" w:hAnsiTheme="minorBidi" w:cstheme="minorBidi"/>
          <w:b/>
          <w:sz w:val="19"/>
          <w:szCs w:val="19"/>
          <w:rtl/>
        </w:rPr>
        <w:t>ולפ"ז</w:t>
      </w:r>
      <w:proofErr w:type="spellEnd"/>
      <w:r w:rsidRPr="00E608DA">
        <w:rPr>
          <w:rFonts w:asciiTheme="minorBidi" w:hAnsiTheme="minorBidi" w:cstheme="minorBidi"/>
          <w:b/>
          <w:sz w:val="19"/>
          <w:szCs w:val="19"/>
          <w:rtl/>
        </w:rPr>
        <w:t xml:space="preserve"> יש ליישב קו' </w:t>
      </w:r>
      <w:proofErr w:type="spellStart"/>
      <w:r w:rsidRPr="00E608DA">
        <w:rPr>
          <w:rFonts w:asciiTheme="minorBidi" w:hAnsiTheme="minorBidi" w:cstheme="minorBidi"/>
          <w:b/>
          <w:sz w:val="19"/>
          <w:szCs w:val="19"/>
          <w:rtl/>
        </w:rPr>
        <w:t>הט"ז</w:t>
      </w:r>
      <w:proofErr w:type="spellEnd"/>
      <w:r w:rsidRPr="00E608DA">
        <w:rPr>
          <w:rFonts w:asciiTheme="minorBidi" w:hAnsiTheme="minorBidi" w:cstheme="minorBidi"/>
          <w:b/>
          <w:sz w:val="19"/>
          <w:szCs w:val="19"/>
          <w:rtl/>
        </w:rPr>
        <w:t xml:space="preserve"> על הטור, </w:t>
      </w:r>
      <w:proofErr w:type="spellStart"/>
      <w:r w:rsidRPr="00E608DA">
        <w:rPr>
          <w:rFonts w:asciiTheme="minorBidi" w:hAnsiTheme="minorBidi" w:cstheme="minorBidi"/>
          <w:b/>
          <w:sz w:val="19"/>
          <w:szCs w:val="19"/>
          <w:rtl/>
        </w:rPr>
        <w:t>דהטור</w:t>
      </w:r>
      <w:proofErr w:type="spellEnd"/>
      <w:r w:rsidRPr="00E608DA">
        <w:rPr>
          <w:rFonts w:asciiTheme="minorBidi" w:hAnsiTheme="minorBidi" w:cstheme="minorBidi"/>
          <w:b/>
          <w:sz w:val="19"/>
          <w:szCs w:val="19"/>
          <w:rtl/>
        </w:rPr>
        <w:t xml:space="preserve"> הביא מקור הדברים לא להפוך הפנימי לחוץ מדברי </w:t>
      </w:r>
      <w:proofErr w:type="spellStart"/>
      <w:r w:rsidRPr="00E608DA">
        <w:rPr>
          <w:rFonts w:asciiTheme="minorBidi" w:hAnsiTheme="minorBidi" w:cstheme="minorBidi"/>
          <w:b/>
          <w:sz w:val="19"/>
          <w:szCs w:val="19"/>
          <w:rtl/>
        </w:rPr>
        <w:t>הגמ</w:t>
      </w:r>
      <w:proofErr w:type="spellEnd"/>
      <w:r w:rsidRPr="00E608DA">
        <w:rPr>
          <w:rFonts w:asciiTheme="minorBidi" w:hAnsiTheme="minorBidi" w:cstheme="minorBidi"/>
          <w:b/>
          <w:sz w:val="19"/>
          <w:szCs w:val="19"/>
          <w:rtl/>
        </w:rPr>
        <w:t xml:space="preserve">' בשבת (קי"ד) אמר ר"י איזהו ת"ח </w:t>
      </w:r>
      <w:proofErr w:type="spellStart"/>
      <w:r w:rsidRPr="00E608DA">
        <w:rPr>
          <w:rFonts w:asciiTheme="minorBidi" w:hAnsiTheme="minorBidi" w:cstheme="minorBidi"/>
          <w:b/>
          <w:sz w:val="19"/>
          <w:szCs w:val="19"/>
          <w:rtl/>
        </w:rPr>
        <w:t>שמחזירין</w:t>
      </w:r>
      <w:proofErr w:type="spellEnd"/>
      <w:r w:rsidRPr="00E608DA">
        <w:rPr>
          <w:rFonts w:asciiTheme="minorBidi" w:hAnsiTheme="minorBidi" w:cstheme="minorBidi"/>
          <w:b/>
          <w:sz w:val="19"/>
          <w:szCs w:val="19"/>
          <w:rtl/>
        </w:rPr>
        <w:t xml:space="preserve"> לו אבדה בטביעות עין, המדקדק בחלוקו </w:t>
      </w:r>
      <w:proofErr w:type="spellStart"/>
      <w:r w:rsidRPr="00E608DA">
        <w:rPr>
          <w:rFonts w:asciiTheme="minorBidi" w:hAnsiTheme="minorBidi" w:cstheme="minorBidi"/>
          <w:b/>
          <w:sz w:val="19"/>
          <w:szCs w:val="19"/>
          <w:rtl/>
        </w:rPr>
        <w:t>להופכו</w:t>
      </w:r>
      <w:proofErr w:type="spellEnd"/>
      <w:r w:rsidRPr="00E608DA">
        <w:rPr>
          <w:rFonts w:asciiTheme="minorBidi" w:hAnsiTheme="minorBidi" w:cstheme="minorBidi"/>
          <w:b/>
          <w:sz w:val="19"/>
          <w:szCs w:val="19"/>
          <w:rtl/>
        </w:rPr>
        <w:t xml:space="preserve"> כדרכו. </w:t>
      </w:r>
      <w:proofErr w:type="spellStart"/>
      <w:r w:rsidRPr="00E608DA">
        <w:rPr>
          <w:rFonts w:asciiTheme="minorBidi" w:hAnsiTheme="minorBidi" w:cstheme="minorBidi"/>
          <w:b/>
          <w:sz w:val="19"/>
          <w:szCs w:val="19"/>
          <w:rtl/>
        </w:rPr>
        <w:t>ופרש"י</w:t>
      </w:r>
      <w:proofErr w:type="spellEnd"/>
      <w:r w:rsidRPr="00E608DA">
        <w:rPr>
          <w:rFonts w:asciiTheme="minorBidi" w:hAnsiTheme="minorBidi" w:cstheme="minorBidi"/>
          <w:b/>
          <w:sz w:val="19"/>
          <w:szCs w:val="19"/>
          <w:rtl/>
        </w:rPr>
        <w:t xml:space="preserve"> אם לבשו כשהיא הפוכה מקפיד עליו והופכו שלא יראו את </w:t>
      </w:r>
      <w:r>
        <w:rPr>
          <w:rFonts w:asciiTheme="minorBidi" w:hAnsiTheme="minorBidi" w:cstheme="minorBidi"/>
          <w:b/>
          <w:sz w:val="19"/>
          <w:szCs w:val="19"/>
          <w:rtl/>
        </w:rPr>
        <w:t>התפירות המגונות ואמרי החלוק</w:t>
      </w:r>
      <w:r w:rsidRPr="00E608DA">
        <w:rPr>
          <w:rFonts w:asciiTheme="minorBidi" w:hAnsiTheme="minorBidi" w:cstheme="minorBidi"/>
          <w:b/>
          <w:sz w:val="19"/>
          <w:szCs w:val="19"/>
          <w:rtl/>
        </w:rPr>
        <w:t xml:space="preserve">, והקשה </w:t>
      </w:r>
      <w:proofErr w:type="spellStart"/>
      <w:r w:rsidRPr="00E608DA">
        <w:rPr>
          <w:rFonts w:asciiTheme="minorBidi" w:hAnsiTheme="minorBidi" w:cstheme="minorBidi"/>
          <w:b/>
          <w:sz w:val="19"/>
          <w:szCs w:val="19"/>
          <w:rtl/>
        </w:rPr>
        <w:t>הט"ז</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w:t>
      </w:r>
      <w:proofErr w:type="spellStart"/>
      <w:r w:rsidRPr="00E608DA">
        <w:rPr>
          <w:rFonts w:asciiTheme="minorBidi" w:hAnsiTheme="minorBidi" w:cstheme="minorBidi"/>
          <w:b/>
          <w:sz w:val="19"/>
          <w:szCs w:val="19"/>
          <w:rtl/>
        </w:rPr>
        <w:t>סק"ב</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שפתח בכל אדם </w:t>
      </w:r>
      <w:proofErr w:type="spellStart"/>
      <w:r w:rsidRPr="00E608DA">
        <w:rPr>
          <w:rFonts w:asciiTheme="minorBidi" w:hAnsiTheme="minorBidi" w:cstheme="minorBidi"/>
          <w:b/>
          <w:sz w:val="19"/>
          <w:szCs w:val="19"/>
          <w:rtl/>
        </w:rPr>
        <w:t>ומייתי</w:t>
      </w:r>
      <w:proofErr w:type="spellEnd"/>
      <w:r w:rsidRPr="00E608DA">
        <w:rPr>
          <w:rFonts w:asciiTheme="minorBidi" w:hAnsiTheme="minorBidi" w:cstheme="minorBidi"/>
          <w:b/>
          <w:sz w:val="19"/>
          <w:szCs w:val="19"/>
          <w:rtl/>
        </w:rPr>
        <w:t xml:space="preserve"> ראיה </w:t>
      </w:r>
      <w:proofErr w:type="spellStart"/>
      <w:r w:rsidRPr="00E608DA">
        <w:rPr>
          <w:rFonts w:asciiTheme="minorBidi" w:hAnsiTheme="minorBidi" w:cstheme="minorBidi"/>
          <w:b/>
          <w:sz w:val="19"/>
          <w:szCs w:val="19"/>
          <w:rtl/>
        </w:rPr>
        <w:t>מת"ח</w:t>
      </w:r>
      <w:proofErr w:type="spellEnd"/>
      <w:r w:rsidRPr="00E608DA">
        <w:rPr>
          <w:rFonts w:asciiTheme="minorBidi" w:hAnsiTheme="minorBidi" w:cstheme="minorBidi"/>
          <w:b/>
          <w:sz w:val="19"/>
          <w:szCs w:val="19"/>
          <w:rtl/>
        </w:rPr>
        <w:t xml:space="preserve">, ועוד </w:t>
      </w:r>
      <w:proofErr w:type="spellStart"/>
      <w:r w:rsidRPr="00E608DA">
        <w:rPr>
          <w:rFonts w:asciiTheme="minorBidi" w:hAnsiTheme="minorBidi" w:cstheme="minorBidi"/>
          <w:b/>
          <w:sz w:val="19"/>
          <w:szCs w:val="19"/>
          <w:rtl/>
        </w:rPr>
        <w:t>דתחילה</w:t>
      </w:r>
      <w:proofErr w:type="spellEnd"/>
      <w:r w:rsidRPr="00E608DA">
        <w:rPr>
          <w:rFonts w:asciiTheme="minorBidi" w:hAnsiTheme="minorBidi" w:cstheme="minorBidi"/>
          <w:b/>
          <w:sz w:val="19"/>
          <w:szCs w:val="19"/>
          <w:rtl/>
        </w:rPr>
        <w:t xml:space="preserve"> אמר </w:t>
      </w:r>
      <w:proofErr w:type="spellStart"/>
      <w:r w:rsidRPr="00E608DA">
        <w:rPr>
          <w:rFonts w:asciiTheme="minorBidi" w:hAnsiTheme="minorBidi" w:cstheme="minorBidi"/>
          <w:b/>
          <w:sz w:val="19"/>
          <w:szCs w:val="19"/>
          <w:rtl/>
        </w:rPr>
        <w:t>ללובשו</w:t>
      </w:r>
      <w:proofErr w:type="spellEnd"/>
      <w:r w:rsidRPr="00E608DA">
        <w:rPr>
          <w:rFonts w:asciiTheme="minorBidi" w:hAnsiTheme="minorBidi" w:cstheme="minorBidi"/>
          <w:b/>
          <w:sz w:val="19"/>
          <w:szCs w:val="19"/>
          <w:rtl/>
        </w:rPr>
        <w:t xml:space="preserve"> כדרכו וגבי ת"ח נקט להפכו. וכתב</w:t>
      </w:r>
      <w:ins w:id="1632"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ונראה </w:t>
      </w:r>
      <w:proofErr w:type="spellStart"/>
      <w:r w:rsidRPr="00E608DA">
        <w:rPr>
          <w:rFonts w:asciiTheme="minorBidi" w:hAnsiTheme="minorBidi" w:cstheme="minorBidi"/>
          <w:b/>
          <w:sz w:val="19"/>
          <w:szCs w:val="19"/>
          <w:rtl/>
        </w:rPr>
        <w:t>דחדא</w:t>
      </w:r>
      <w:proofErr w:type="spellEnd"/>
      <w:r w:rsidRPr="00E608DA">
        <w:rPr>
          <w:rFonts w:asciiTheme="minorBidi" w:hAnsiTheme="minorBidi" w:cstheme="minorBidi"/>
          <w:b/>
          <w:sz w:val="19"/>
          <w:szCs w:val="19"/>
          <w:rtl/>
        </w:rPr>
        <w:t xml:space="preserve"> מתרצת בחברתה, </w:t>
      </w:r>
      <w:proofErr w:type="spellStart"/>
      <w:r w:rsidRPr="00E608DA">
        <w:rPr>
          <w:rFonts w:asciiTheme="minorBidi" w:hAnsiTheme="minorBidi" w:cstheme="minorBidi"/>
          <w:b/>
          <w:sz w:val="19"/>
          <w:szCs w:val="19"/>
          <w:rtl/>
        </w:rPr>
        <w:t>דמתחלה</w:t>
      </w:r>
      <w:proofErr w:type="spellEnd"/>
      <w:r w:rsidRPr="00E608DA">
        <w:rPr>
          <w:rFonts w:asciiTheme="minorBidi" w:hAnsiTheme="minorBidi" w:cstheme="minorBidi"/>
          <w:b/>
          <w:sz w:val="19"/>
          <w:szCs w:val="19"/>
          <w:rtl/>
        </w:rPr>
        <w:t xml:space="preserve"> אמר </w:t>
      </w:r>
      <w:proofErr w:type="spellStart"/>
      <w:r>
        <w:rPr>
          <w:rFonts w:asciiTheme="minorBidi" w:hAnsiTheme="minorBidi" w:cstheme="minorBidi" w:hint="cs"/>
          <w:b/>
          <w:sz w:val="19"/>
          <w:szCs w:val="19"/>
          <w:rtl/>
        </w:rPr>
        <w:t>שמ</w:t>
      </w:r>
      <w:r w:rsidRPr="00E608DA">
        <w:rPr>
          <w:rFonts w:asciiTheme="minorBidi" w:hAnsiTheme="minorBidi" w:cstheme="minorBidi"/>
          <w:b/>
          <w:sz w:val="19"/>
          <w:szCs w:val="19"/>
          <w:rtl/>
        </w:rPr>
        <w:t>לכתחלה</w:t>
      </w:r>
      <w:proofErr w:type="spellEnd"/>
      <w:r w:rsidRPr="00E608DA">
        <w:rPr>
          <w:rFonts w:asciiTheme="minorBidi" w:hAnsiTheme="minorBidi" w:cstheme="minorBidi"/>
          <w:b/>
          <w:sz w:val="19"/>
          <w:szCs w:val="19"/>
          <w:rtl/>
        </w:rPr>
        <w:t xml:space="preserve"> יהא נזהר </w:t>
      </w:r>
      <w:r>
        <w:rPr>
          <w:rFonts w:asciiTheme="minorBidi" w:hAnsiTheme="minorBidi" w:cstheme="minorBidi" w:hint="cs"/>
          <w:b/>
          <w:sz w:val="19"/>
          <w:szCs w:val="19"/>
          <w:rtl/>
        </w:rPr>
        <w:t xml:space="preserve">בזה </w:t>
      </w:r>
      <w:r w:rsidRPr="00E608DA">
        <w:rPr>
          <w:rFonts w:asciiTheme="minorBidi" w:hAnsiTheme="minorBidi" w:cstheme="minorBidi"/>
          <w:b/>
          <w:sz w:val="19"/>
          <w:szCs w:val="19"/>
          <w:rtl/>
        </w:rPr>
        <w:t>כל אדם</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 xml:space="preserve">כי </w:t>
      </w:r>
      <w:proofErr w:type="spellStart"/>
      <w:r w:rsidRPr="00E608DA">
        <w:rPr>
          <w:rFonts w:asciiTheme="minorBidi" w:hAnsiTheme="minorBidi" w:cstheme="minorBidi"/>
          <w:b/>
          <w:sz w:val="19"/>
          <w:szCs w:val="19"/>
          <w:rtl/>
        </w:rPr>
        <w:t>בת"ח</w:t>
      </w:r>
      <w:proofErr w:type="spellEnd"/>
      <w:r w:rsidRPr="00E608DA">
        <w:rPr>
          <w:rFonts w:asciiTheme="minorBidi" w:hAnsiTheme="minorBidi" w:cstheme="minorBidi"/>
          <w:b/>
          <w:sz w:val="19"/>
          <w:szCs w:val="19"/>
          <w:rtl/>
        </w:rPr>
        <w:t xml:space="preserve"> מצינו דבר גדול מזה שאפי</w:t>
      </w:r>
      <w:r>
        <w:rPr>
          <w:rFonts w:asciiTheme="minorBidi" w:hAnsiTheme="minorBidi" w:cstheme="minorBidi" w:hint="cs"/>
          <w:b/>
          <w:sz w:val="19"/>
          <w:szCs w:val="19"/>
          <w:rtl/>
        </w:rPr>
        <w:t>לו</w:t>
      </w:r>
      <w:r w:rsidRPr="00E608DA">
        <w:rPr>
          <w:rFonts w:asciiTheme="minorBidi" w:hAnsiTheme="minorBidi" w:cstheme="minorBidi"/>
          <w:b/>
          <w:sz w:val="19"/>
          <w:szCs w:val="19"/>
          <w:rtl/>
        </w:rPr>
        <w:t xml:space="preserve"> הי' לובשו כבר מהופך חוזר ופושט ולובש כדרכו. ולדברינו שהכוונה לא לעשות מטפל עיקר אין </w:t>
      </w:r>
      <w:del w:id="1630" w:author="מגיה" w:date="2026-10-15T09:00:00Z">
        <w:r w:rsidRPr="00E608DA">
          <w:rPr>
            <w:rFonts w:asciiTheme="minorBidi" w:hAnsiTheme="minorBidi" w:cstheme="minorBidi"/>
            <w:b/>
            <w:sz w:val="19"/>
            <w:szCs w:val="19"/>
            <w:rtl/>
          </w:rPr>
          <w:delText xml:space="preserve">זה</w:delText>
        </w:r>
      </w:del>
      <w:ins w:id="1631" w:author="מגיה" w:date="2026-10-15T09:00:00Z">
        <w:r>
          <w:rPr>
            <w:rFonts w:asciiTheme="minorBidi" w:hAnsiTheme="minorBidi" w:cstheme="minorBidi"/>
            <w:b/>
            <w:sz w:val="19"/>
            <w:szCs w:val="19"/>
            <w:rtl/>
          </w:rPr>
          <w:t xml:space="preserve">זו</w:t>
        </w:r>
      </w:ins>
      <w:r w:rsidRPr="00E608DA">
        <w:rPr>
          <w:rFonts w:asciiTheme="minorBidi" w:hAnsiTheme="minorBidi" w:cstheme="minorBidi"/>
          <w:b/>
          <w:sz w:val="19"/>
          <w:szCs w:val="19"/>
          <w:rtl/>
        </w:rPr>
        <w:t xml:space="preserve"> התנהגות של ת"ח</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אלא ת"ח שעוסק בתורה יודע מה העיקר ומה הטפל, וממנו תצא תורה לכל ישראל.</w:t>
      </w:r>
      <w:del w:id="1629" w:author="מגיה" w:date="2026-10-15T09:00:00Z">
        <w:r w:rsidRPr="00E608DA">
          <w:rPr>
            <w:rFonts w:asciiTheme="minorBidi" w:hAnsiTheme="minorBidi" w:cstheme="minorBidi"/>
            <w:b/>
            <w:sz w:val="19"/>
            <w:szCs w:val="19"/>
            <w:rtl/>
          </w:rPr>
          <w:delText xml:space="preserve"> </w:delText>
        </w:r>
      </w:del>
    </w:p>
  </w:footnote>
  <w:footnote w:id="17">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hint="cs"/>
          <w:bCs/>
          <w:vertAlign w:val="baseline"/>
          <w:rtl/>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סק"ג</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והמ"ב</w:t>
      </w:r>
      <w:proofErr w:type="spellEnd"/>
      <w:r w:rsidRPr="00E608DA">
        <w:rPr>
          <w:rFonts w:asciiTheme="minorBidi" w:hAnsiTheme="minorBidi" w:cstheme="minorBidi"/>
          <w:b/>
          <w:sz w:val="19"/>
          <w:szCs w:val="19"/>
          <w:rtl/>
        </w:rPr>
        <w:t xml:space="preserve"> בשם הכוונות, וכתב שישים ב' </w:t>
      </w:r>
      <w:proofErr w:type="spellStart"/>
      <w:r w:rsidRPr="00E608DA">
        <w:rPr>
          <w:rFonts w:asciiTheme="minorBidi" w:hAnsiTheme="minorBidi" w:cstheme="minorBidi"/>
          <w:b/>
          <w:sz w:val="19"/>
          <w:szCs w:val="19"/>
          <w:rtl/>
        </w:rPr>
        <w:t>צידי</w:t>
      </w:r>
      <w:proofErr w:type="spellEnd"/>
      <w:r w:rsidRPr="00E608DA">
        <w:rPr>
          <w:rFonts w:asciiTheme="minorBidi" w:hAnsiTheme="minorBidi" w:cstheme="minorBidi"/>
          <w:b/>
          <w:sz w:val="19"/>
          <w:szCs w:val="19"/>
          <w:rtl/>
        </w:rPr>
        <w:t xml:space="preserve"> המלבוש ביד ימינו </w:t>
      </w:r>
      <w:proofErr w:type="spellStart"/>
      <w:r w:rsidRPr="00E608DA">
        <w:rPr>
          <w:rFonts w:asciiTheme="minorBidi" w:hAnsiTheme="minorBidi" w:cstheme="minorBidi"/>
          <w:b/>
          <w:sz w:val="19"/>
          <w:szCs w:val="19"/>
          <w:rtl/>
        </w:rPr>
        <w:t>וילבוש</w:t>
      </w:r>
      <w:proofErr w:type="spellEnd"/>
      <w:r w:rsidRPr="00E608DA">
        <w:rPr>
          <w:rFonts w:asciiTheme="minorBidi" w:hAnsiTheme="minorBidi" w:cstheme="minorBidi"/>
          <w:b/>
          <w:sz w:val="19"/>
          <w:szCs w:val="19"/>
          <w:rtl/>
        </w:rPr>
        <w:t xml:space="preserve"> הימין ואח"כ השמאל </w:t>
      </w:r>
      <w:proofErr w:type="spellStart"/>
      <w:r w:rsidRPr="00E608DA">
        <w:rPr>
          <w:rFonts w:asciiTheme="minorBidi" w:hAnsiTheme="minorBidi" w:cstheme="minorBidi"/>
          <w:b/>
          <w:sz w:val="19"/>
          <w:szCs w:val="19"/>
          <w:rtl/>
        </w:rPr>
        <w:t>ויכוין</w:t>
      </w:r>
      <w:proofErr w:type="spellEnd"/>
      <w:r w:rsidRPr="00E608DA">
        <w:rPr>
          <w:rFonts w:asciiTheme="minorBidi" w:hAnsiTheme="minorBidi" w:cstheme="minorBidi"/>
          <w:b/>
          <w:sz w:val="19"/>
          <w:szCs w:val="19"/>
          <w:rtl/>
        </w:rPr>
        <w:t xml:space="preserve"> כי </w:t>
      </w:r>
      <w:proofErr w:type="spellStart"/>
      <w:r w:rsidRPr="00E608DA">
        <w:rPr>
          <w:rFonts w:asciiTheme="minorBidi" w:hAnsiTheme="minorBidi" w:cstheme="minorBidi"/>
          <w:b/>
          <w:sz w:val="19"/>
          <w:szCs w:val="19"/>
          <w:rtl/>
        </w:rPr>
        <w:t>הכל</w:t>
      </w:r>
      <w:proofErr w:type="spellEnd"/>
      <w:r w:rsidRPr="00E608DA">
        <w:rPr>
          <w:rFonts w:asciiTheme="minorBidi" w:hAnsiTheme="minorBidi" w:cstheme="minorBidi"/>
          <w:b/>
          <w:sz w:val="19"/>
          <w:szCs w:val="19"/>
          <w:rtl/>
        </w:rPr>
        <w:t xml:space="preserve"> נכלל בימין ומן הימין בא לשמאל.</w:t>
      </w:r>
    </w:p>
  </w:footnote>
  <w:footnote w:id="18">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DB5D36">
        <w:rPr>
          <w:rStyle w:val="a7"/>
          <w:rFonts w:asciiTheme="minorBidi" w:hAnsiTheme="minorBidi"/>
          <w:b/>
          <w:bCs/>
          <w:sz w:val="19"/>
          <w:szCs w:val="19"/>
          <w:vertAlign w:val="baseline"/>
        </w:rPr>
        <w:t xml:space="preserve"> </w:t>
      </w:r>
      <w:r w:rsidRPr="00DB5D36">
        <w:rPr>
          <w:rStyle w:val="a7"/>
          <w:bCs/>
          <w:vertAlign w:val="baseline"/>
          <w:rtl/>
        </w:rPr>
        <w:t xml:space="preserve"> </w:t>
      </w:r>
      <w:proofErr w:type="spellStart"/>
      <w:r w:rsidRPr="00E608DA">
        <w:rPr>
          <w:rFonts w:asciiTheme="minorBidi" w:hAnsiTheme="minorBidi"/>
          <w:b/>
          <w:sz w:val="19"/>
          <w:szCs w:val="19"/>
          <w:rtl/>
        </w:rPr>
        <w:t>מג"א</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סק"ד</w:t>
      </w:r>
      <w:proofErr w:type="spellEnd"/>
      <w:r w:rsidRPr="00E608DA">
        <w:rPr>
          <w:rFonts w:asciiTheme="minorBidi" w:hAnsiTheme="minorBidi"/>
          <w:b/>
          <w:sz w:val="19"/>
          <w:szCs w:val="19"/>
          <w:rtl/>
        </w:rPr>
        <w:t xml:space="preserve">. וכשרוחץ כל גופו במרחץ כתב</w:t>
      </w:r>
      <w:ins w:id="1634" w:author="מגיה" w:date="2026-10-15T09:00:00Z">
        <w:r>
          <w:rPr>
            <w:rFonts w:asciiTheme="minorBidi" w:hAnsiTheme="minorBidi"/>
            <w:b/>
            <w:sz w:val="19"/>
            <w:szCs w:val="19"/>
            <w:rtl/>
          </w:rPr>
          <w:t xml:space="preserve">:</w:t>
        </w:r>
      </w:ins>
      <w:r w:rsidRPr="00E608DA">
        <w:rPr>
          <w:rFonts w:asciiTheme="minorBidi" w:hAnsiTheme="minorBidi"/>
          <w:b/>
          <w:sz w:val="19"/>
          <w:szCs w:val="19"/>
          <w:rtl/>
        </w:rPr>
        <w:t xml:space="preserve"> יש לרחוץ ראשו תחילה מפני שהוא מלך על כל האיברים.</w:t>
      </w:r>
      <w:del w:id="1633" w:author="מגיה" w:date="2026-10-15T09:00:00Z">
        <w:r w:rsidRPr="00E608DA">
          <w:rPr>
            <w:rFonts w:asciiTheme="minorBidi" w:hAnsiTheme="minorBidi"/>
            <w:b/>
            <w:color w:val="000000"/>
            <w:sz w:val="19"/>
            <w:szCs w:val="19"/>
            <w:rtl/>
          </w:rPr>
          <w:delText xml:space="preserve"> </w:delText>
        </w:r>
      </w:del>
    </w:p>
  </w:footnote>
  <w:footnote w:id="19">
    <w:p w:rsidR="00A4713F" w:rsidRPr="00E608DA" w:rsidRDefault="00A4713F" w:rsidP="0050232A">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DB5D36">
        <w:rPr>
          <w:rStyle w:val="a7"/>
          <w:rFonts w:eastAsiaTheme="minorHAnsi"/>
          <w:bCs/>
          <w:vertAlign w:val="baseline"/>
          <w:rtl/>
        </w:rPr>
        <w:t xml:space="preserve"> </w:t>
      </w:r>
      <w:r w:rsidRPr="00E608DA">
        <w:rPr>
          <w:rFonts w:asciiTheme="minorBidi" w:hAnsiTheme="minorBidi" w:cstheme="minorBidi"/>
          <w:b/>
          <w:sz w:val="19"/>
          <w:szCs w:val="19"/>
          <w:rtl/>
        </w:rPr>
        <w:t xml:space="preserve">והנה הלבוש כתב טעם נוסף להקדים קשירה בשמאל, </w:t>
      </w:r>
      <w:proofErr w:type="spellStart"/>
      <w:r w:rsidRPr="00E608DA">
        <w:rPr>
          <w:rFonts w:asciiTheme="minorBidi" w:hAnsiTheme="minorBidi" w:cstheme="minorBidi"/>
          <w:b/>
          <w:sz w:val="19"/>
          <w:szCs w:val="19"/>
          <w:rtl/>
        </w:rPr>
        <w:t>מדאמרינן</w:t>
      </w:r>
      <w:proofErr w:type="spellEnd"/>
      <w:r w:rsidRPr="00E608DA">
        <w:rPr>
          <w:rFonts w:asciiTheme="minorBidi" w:hAnsiTheme="minorBidi" w:cstheme="minorBidi"/>
          <w:b/>
          <w:sz w:val="19"/>
          <w:szCs w:val="19"/>
          <w:rtl/>
        </w:rPr>
        <w:t xml:space="preserve"> בחולין (פט.), בשכר שאמר אברהם אם </w:t>
      </w:r>
      <w:r w:rsidRPr="00E608DA">
        <w:rPr>
          <w:rFonts w:asciiTheme="minorBidi" w:hAnsiTheme="minorBidi" w:cstheme="minorBidi"/>
          <w:b/>
          <w:color w:val="000000"/>
          <w:sz w:val="19"/>
          <w:szCs w:val="19"/>
          <w:rtl/>
        </w:rPr>
        <w:t>מחוט</w:t>
      </w:r>
      <w:r w:rsidRPr="00E608DA">
        <w:rPr>
          <w:rFonts w:asciiTheme="minorBidi" w:hAnsiTheme="minorBidi" w:cstheme="minorBidi"/>
          <w:b/>
          <w:sz w:val="19"/>
          <w:szCs w:val="19"/>
          <w:rtl/>
        </w:rPr>
        <w:t xml:space="preserve"> ועד שרוך נעל וגו' זכו בניו לשתי מצות, </w:t>
      </w:r>
      <w:proofErr w:type="spellStart"/>
      <w:r w:rsidRPr="00E608DA">
        <w:rPr>
          <w:rFonts w:asciiTheme="minorBidi" w:hAnsiTheme="minorBidi" w:cstheme="minorBidi"/>
          <w:b/>
          <w:sz w:val="19"/>
          <w:szCs w:val="19"/>
          <w:rtl/>
        </w:rPr>
        <w:t>לחוטין</w:t>
      </w:r>
      <w:proofErr w:type="spellEnd"/>
      <w:r w:rsidRPr="00E608DA">
        <w:rPr>
          <w:rFonts w:asciiTheme="minorBidi" w:hAnsiTheme="minorBidi" w:cstheme="minorBidi"/>
          <w:b/>
          <w:sz w:val="19"/>
          <w:szCs w:val="19"/>
          <w:rtl/>
        </w:rPr>
        <w:t xml:space="preserve"> של מצות ציצית ולרצועות של תפילין. לכך </w:t>
      </w:r>
      <w:proofErr w:type="spellStart"/>
      <w:r w:rsidRPr="00E608DA">
        <w:rPr>
          <w:rFonts w:asciiTheme="minorBidi" w:hAnsiTheme="minorBidi" w:cstheme="minorBidi"/>
          <w:b/>
          <w:sz w:val="19"/>
          <w:szCs w:val="19"/>
          <w:rtl/>
        </w:rPr>
        <w:t>מדמינן</w:t>
      </w:r>
      <w:proofErr w:type="spellEnd"/>
      <w:r w:rsidRPr="00E608DA">
        <w:rPr>
          <w:rFonts w:asciiTheme="minorBidi" w:hAnsiTheme="minorBidi" w:cstheme="minorBidi"/>
          <w:b/>
          <w:sz w:val="19"/>
          <w:szCs w:val="19"/>
          <w:rtl/>
        </w:rPr>
        <w:t xml:space="preserve"> קשירת הנעלים לקשירת תפילין, כיון </w:t>
      </w:r>
      <w:proofErr w:type="spellStart"/>
      <w:r w:rsidRPr="00E608DA">
        <w:rPr>
          <w:rFonts w:asciiTheme="minorBidi" w:hAnsiTheme="minorBidi" w:cstheme="minorBidi"/>
          <w:b/>
          <w:sz w:val="19"/>
          <w:szCs w:val="19"/>
          <w:rtl/>
        </w:rPr>
        <w:t>דעל</w:t>
      </w:r>
      <w:proofErr w:type="spellEnd"/>
      <w:r w:rsidRPr="00E608DA">
        <w:rPr>
          <w:rFonts w:asciiTheme="minorBidi" w:hAnsiTheme="minorBidi" w:cstheme="minorBidi"/>
          <w:b/>
          <w:sz w:val="19"/>
          <w:szCs w:val="19"/>
          <w:rtl/>
        </w:rPr>
        <w:t xml:space="preserve"> ידי שרוך נעל זכו בהן, וכיון </w:t>
      </w:r>
      <w:proofErr w:type="spellStart"/>
      <w:r w:rsidRPr="00E608DA">
        <w:rPr>
          <w:rFonts w:asciiTheme="minorBidi" w:hAnsiTheme="minorBidi" w:cstheme="minorBidi"/>
          <w:b/>
          <w:sz w:val="19"/>
          <w:szCs w:val="19"/>
          <w:rtl/>
        </w:rPr>
        <w:t>דקשירת</w:t>
      </w:r>
      <w:proofErr w:type="spellEnd"/>
      <w:r w:rsidRPr="00E608DA">
        <w:rPr>
          <w:rFonts w:asciiTheme="minorBidi" w:hAnsiTheme="minorBidi" w:cstheme="minorBidi"/>
          <w:b/>
          <w:sz w:val="19"/>
          <w:szCs w:val="19"/>
          <w:rtl/>
        </w:rPr>
        <w:t xml:space="preserve"> תפילין היא תחלה ביד שמאל ואח"כ הוא קושר של ראש בראשו, שהוא נוטה לצד ימין ידו השמאלית, כן יהיה קשירת נעל השמאל ג"כ תחלה ואח"כ יקשור הימין</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גם </w:t>
      </w:r>
      <w:proofErr w:type="spellStart"/>
      <w:r w:rsidRPr="00E608DA">
        <w:rPr>
          <w:rFonts w:asciiTheme="minorBidi" w:hAnsiTheme="minorBidi" w:cstheme="minorBidi"/>
          <w:b/>
          <w:sz w:val="19"/>
          <w:szCs w:val="19"/>
          <w:rtl/>
        </w:rPr>
        <w:t>הגרע"א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בגליון</w:t>
      </w:r>
      <w:proofErr w:type="spellEnd"/>
      <w:r w:rsidRPr="00E608DA">
        <w:rPr>
          <w:rFonts w:asciiTheme="minorBidi" w:hAnsiTheme="minorBidi" w:cstheme="minorBidi"/>
          <w:b/>
          <w:sz w:val="19"/>
          <w:szCs w:val="19"/>
          <w:rtl/>
        </w:rPr>
        <w:t xml:space="preserve"> הביא זה בשם ספר עמק המלך. ולטעם זה אין הכרח </w:t>
      </w:r>
      <w:r>
        <w:rPr>
          <w:rFonts w:asciiTheme="minorBidi" w:hAnsiTheme="minorBidi" w:cstheme="minorBidi" w:hint="cs"/>
          <w:b/>
          <w:sz w:val="19"/>
          <w:szCs w:val="19"/>
          <w:rtl/>
        </w:rPr>
        <w:t>ל</w:t>
      </w:r>
      <w:r w:rsidRPr="00E608DA">
        <w:rPr>
          <w:rFonts w:asciiTheme="minorBidi" w:hAnsiTheme="minorBidi" w:cstheme="minorBidi"/>
          <w:b/>
          <w:sz w:val="19"/>
          <w:szCs w:val="19"/>
          <w:rtl/>
        </w:rPr>
        <w:t>הקדים של שמאל</w:t>
      </w:r>
      <w:r>
        <w:rPr>
          <w:rFonts w:asciiTheme="minorBidi" w:hAnsiTheme="minorBidi" w:cstheme="minorBidi" w:hint="cs"/>
          <w:b/>
          <w:sz w:val="19"/>
          <w:szCs w:val="19"/>
          <w:rtl/>
        </w:rPr>
        <w:t xml:space="preserve"> </w:t>
      </w:r>
      <w:proofErr w:type="spellStart"/>
      <w:r>
        <w:rPr>
          <w:rFonts w:asciiTheme="minorBidi" w:hAnsiTheme="minorBidi" w:cstheme="minorBidi"/>
          <w:b/>
          <w:sz w:val="19"/>
          <w:szCs w:val="19"/>
          <w:rtl/>
        </w:rPr>
        <w:t>לענין</w:t>
      </w:r>
      <w:proofErr w:type="spellEnd"/>
      <w:r>
        <w:rPr>
          <w:rFonts w:asciiTheme="minorBidi" w:hAnsiTheme="minorBidi" w:cstheme="minorBidi"/>
          <w:b/>
          <w:sz w:val="19"/>
          <w:szCs w:val="19"/>
          <w:rtl/>
        </w:rPr>
        <w:t xml:space="preserve"> שאר קשירות שלא בנעלים</w:t>
      </w:r>
      <w:r w:rsidRPr="00E608DA">
        <w:rPr>
          <w:rFonts w:asciiTheme="minorBidi" w:hAnsiTheme="minorBidi" w:cstheme="minorBidi"/>
          <w:b/>
          <w:sz w:val="19"/>
          <w:szCs w:val="19"/>
          <w:rtl/>
        </w:rPr>
        <w:t xml:space="preserve">.</w:t>
      </w:r>
      <w:del w:id="1731" w:author="מגיה" w:date="2026-10-15T09:00:00Z">
        <w:r w:rsidRPr="00E608DA">
          <w:rPr>
            <w:rFonts w:asciiTheme="minorBidi" w:hAnsiTheme="minorBidi" w:cstheme="minorBidi"/>
            <w:b/>
            <w:sz w:val="19"/>
            <w:szCs w:val="19"/>
            <w:rtl/>
          </w:rPr>
          <w:delText xml:space="preserve">   </w:delText>
        </w:r>
      </w:del>
    </w:p>
  </w:footnote>
  <w:footnote w:id="2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הליכות שלמה פ"ב אות כ"א. ולכאורה ה"ה בחליצת נעלים </w:t>
      </w:r>
      <w:proofErr w:type="spellStart"/>
      <w:r w:rsidRPr="00E608DA">
        <w:rPr>
          <w:rFonts w:asciiTheme="minorBidi" w:hAnsiTheme="minorBidi" w:cstheme="minorBidi"/>
          <w:b/>
          <w:sz w:val="19"/>
          <w:szCs w:val="19"/>
          <w:rtl/>
        </w:rPr>
        <w:t>לכהנים</w:t>
      </w:r>
      <w:proofErr w:type="spellEnd"/>
      <w:r w:rsidRPr="00E608DA">
        <w:rPr>
          <w:rFonts w:asciiTheme="minorBidi" w:hAnsiTheme="minorBidi" w:cstheme="minorBidi"/>
          <w:b/>
          <w:sz w:val="19"/>
          <w:szCs w:val="19"/>
          <w:rtl/>
        </w:rPr>
        <w:t xml:space="preserve"> שעולים לדוכן. מיהו בחליצת הנעל ערב ת"ב </w:t>
      </w:r>
      <w:proofErr w:type="spellStart"/>
      <w:r w:rsidRPr="00E608DA">
        <w:rPr>
          <w:rFonts w:asciiTheme="minorBidi" w:hAnsiTheme="minorBidi" w:cstheme="minorBidi"/>
          <w:b/>
          <w:sz w:val="19"/>
          <w:szCs w:val="19"/>
          <w:rtl/>
        </w:rPr>
        <w:t>ועיו"כ</w:t>
      </w:r>
      <w:proofErr w:type="spellEnd"/>
      <w:r w:rsidRPr="00E608DA">
        <w:rPr>
          <w:rFonts w:asciiTheme="minorBidi" w:hAnsiTheme="minorBidi" w:cstheme="minorBidi"/>
          <w:b/>
          <w:sz w:val="19"/>
          <w:szCs w:val="19"/>
          <w:rtl/>
        </w:rPr>
        <w:t xml:space="preserve"> שעיקרו משום צער או </w:t>
      </w:r>
      <w:proofErr w:type="spellStart"/>
      <w:r w:rsidRPr="00E608DA">
        <w:rPr>
          <w:rFonts w:asciiTheme="minorBidi" w:hAnsiTheme="minorBidi" w:cstheme="minorBidi"/>
          <w:b/>
          <w:sz w:val="19"/>
          <w:szCs w:val="19"/>
          <w:rtl/>
        </w:rPr>
        <w:t>אבילות</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לכו"ע</w:t>
      </w:r>
      <w:proofErr w:type="spellEnd"/>
      <w:r w:rsidRPr="00E608DA">
        <w:rPr>
          <w:rFonts w:asciiTheme="minorBidi" w:hAnsiTheme="minorBidi" w:cstheme="minorBidi"/>
          <w:b/>
          <w:sz w:val="19"/>
          <w:szCs w:val="19"/>
          <w:rtl/>
        </w:rPr>
        <w:t xml:space="preserve"> אין להקדים של ימין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מצוה </w:t>
      </w:r>
      <w:r w:rsidRPr="00E608DA">
        <w:rPr>
          <w:rFonts w:asciiTheme="minorBidi" w:hAnsiTheme="minorBidi" w:cstheme="minorBidi" w:hint="cs"/>
          <w:b/>
          <w:sz w:val="19"/>
          <w:szCs w:val="19"/>
          <w:rtl/>
        </w:rPr>
        <w:t>ל</w:t>
      </w:r>
      <w:r>
        <w:rPr>
          <w:rFonts w:asciiTheme="minorBidi" w:hAnsiTheme="minorBidi" w:cstheme="minorBidi"/>
          <w:b/>
          <w:sz w:val="19"/>
          <w:szCs w:val="19"/>
          <w:rtl/>
        </w:rPr>
        <w:t>חלוץ אלא האיסור שלא ינעל. ו</w:t>
      </w:r>
      <w:r>
        <w:rPr>
          <w:rFonts w:asciiTheme="minorBidi" w:hAnsiTheme="minorBidi" w:cstheme="minorBidi" w:hint="cs"/>
          <w:b/>
          <w:sz w:val="19"/>
          <w:szCs w:val="19"/>
          <w:rtl/>
        </w:rPr>
        <w:t>ב</w:t>
      </w:r>
      <w:r>
        <w:rPr>
          <w:rFonts w:asciiTheme="minorBidi" w:hAnsiTheme="minorBidi" w:cstheme="minorBidi"/>
          <w:b/>
          <w:sz w:val="19"/>
          <w:szCs w:val="19"/>
          <w:rtl/>
        </w:rPr>
        <w:t xml:space="preserve">מאסף לכל המחנות </w:t>
      </w:r>
      <w:r w:rsidRPr="00E608DA">
        <w:rPr>
          <w:rFonts w:asciiTheme="minorBidi" w:hAnsiTheme="minorBidi" w:cstheme="minorBidi"/>
          <w:b/>
          <w:sz w:val="19"/>
          <w:szCs w:val="19"/>
          <w:rtl/>
        </w:rPr>
        <w:t>נותן מקום ספק בזה</w:t>
      </w:r>
      <w:r>
        <w:rPr>
          <w:rFonts w:asciiTheme="minorBidi" w:hAnsiTheme="minorBidi" w:cstheme="minorBidi" w:hint="cs"/>
          <w:b/>
          <w:sz w:val="19"/>
          <w:szCs w:val="19"/>
          <w:rtl/>
        </w:rPr>
        <w:t xml:space="preserve"> ע"ש</w:t>
      </w:r>
      <w:r w:rsidRPr="00E608DA">
        <w:rPr>
          <w:rFonts w:asciiTheme="minorBidi" w:hAnsiTheme="minorBidi" w:cstheme="minorBidi"/>
          <w:b/>
          <w:sz w:val="19"/>
          <w:szCs w:val="19"/>
          <w:rtl/>
        </w:rPr>
        <w:t>.</w:t>
      </w:r>
    </w:p>
  </w:footnote>
  <w:footnote w:id="21">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E608DA">
        <w:rPr>
          <w:rFonts w:asciiTheme="minorBidi" w:hAnsiTheme="minorBidi" w:cstheme="minorBidi"/>
          <w:b/>
          <w:sz w:val="19"/>
          <w:szCs w:val="19"/>
          <w:rtl/>
        </w:rPr>
        <w:t xml:space="preserve"> ראה דבר יהושע </w:t>
      </w:r>
      <w:r>
        <w:rPr>
          <w:rFonts w:asciiTheme="minorBidi" w:hAnsiTheme="minorBidi" w:cstheme="minorBidi" w:hint="cs"/>
          <w:b/>
          <w:sz w:val="19"/>
          <w:szCs w:val="19"/>
          <w:rtl/>
        </w:rPr>
        <w:t>(</w:t>
      </w:r>
      <w:proofErr w:type="spellStart"/>
      <w:r w:rsidRPr="00E608DA">
        <w:rPr>
          <w:rFonts w:asciiTheme="minorBidi" w:hAnsiTheme="minorBidi" w:cstheme="minorBidi"/>
          <w:b/>
          <w:sz w:val="19"/>
          <w:szCs w:val="19"/>
          <w:rtl/>
        </w:rPr>
        <w:t>ח"ג</w:t>
      </w:r>
      <w:proofErr w:type="spellEnd"/>
      <w:r w:rsidRPr="00E608DA">
        <w:rPr>
          <w:rFonts w:asciiTheme="minorBidi" w:hAnsiTheme="minorBidi" w:cstheme="minorBidi"/>
          <w:b/>
          <w:sz w:val="19"/>
          <w:szCs w:val="19"/>
          <w:rtl/>
        </w:rPr>
        <w:t xml:space="preserve"> יו"ד סי' ע"ה</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חליצת נעלים לכהן </w:t>
      </w:r>
      <w:proofErr w:type="spellStart"/>
      <w:r w:rsidRPr="00E608DA">
        <w:rPr>
          <w:rFonts w:asciiTheme="minorBidi" w:hAnsiTheme="minorBidi" w:cstheme="minorBidi"/>
          <w:b/>
          <w:sz w:val="19"/>
          <w:szCs w:val="19"/>
          <w:rtl/>
        </w:rPr>
        <w:t>דאפילו</w:t>
      </w:r>
      <w:proofErr w:type="spellEnd"/>
      <w:r w:rsidRPr="00E608DA">
        <w:rPr>
          <w:rFonts w:asciiTheme="minorBidi" w:hAnsiTheme="minorBidi" w:cstheme="minorBidi"/>
          <w:b/>
          <w:sz w:val="19"/>
          <w:szCs w:val="19"/>
          <w:rtl/>
        </w:rPr>
        <w:t xml:space="preserve"> טעה וחלץ ימין תחילה יחזור </w:t>
      </w:r>
      <w:proofErr w:type="spellStart"/>
      <w:r w:rsidRPr="00E608DA">
        <w:rPr>
          <w:rFonts w:asciiTheme="minorBidi" w:hAnsiTheme="minorBidi" w:cstheme="minorBidi"/>
          <w:b/>
          <w:sz w:val="19"/>
          <w:szCs w:val="19"/>
          <w:rtl/>
        </w:rPr>
        <w:t>וילבשנו</w:t>
      </w:r>
      <w:proofErr w:type="spellEnd"/>
      <w:r w:rsidRPr="00E608DA">
        <w:rPr>
          <w:rFonts w:asciiTheme="minorBidi" w:hAnsiTheme="minorBidi" w:cstheme="minorBidi"/>
          <w:b/>
          <w:sz w:val="19"/>
          <w:szCs w:val="19"/>
          <w:rtl/>
        </w:rPr>
        <w:t xml:space="preserve"> ויחלוץ שמאל תחילה ואח"כ ימין.</w:t>
      </w:r>
      <w:del w:id="1732" w:author="מגיה" w:date="2026-10-15T09:00:00Z">
        <w:r w:rsidRPr="00E608DA">
          <w:rPr>
            <w:rFonts w:asciiTheme="minorBidi" w:hAnsiTheme="minorBidi" w:cstheme="minorBidi"/>
            <w:b/>
            <w:sz w:val="19"/>
            <w:szCs w:val="19"/>
            <w:rtl/>
          </w:rPr>
          <w:delText xml:space="preserve"> </w:delText>
        </w:r>
      </w:del>
    </w:p>
  </w:footnote>
  <w:footnote w:id="2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tl/>
        </w:rPr>
        <w:t xml:space="preserve"> </w:t>
      </w:r>
      <w:r w:rsidRPr="00E608DA">
        <w:rPr>
          <w:rFonts w:asciiTheme="minorBidi" w:hAnsiTheme="minorBidi" w:cstheme="minorBidi"/>
          <w:b/>
          <w:sz w:val="19"/>
          <w:szCs w:val="19"/>
          <w:rtl/>
        </w:rPr>
        <w:t>דבר יהושע שם.</w:t>
      </w:r>
    </w:p>
  </w:footnote>
  <w:footnote w:id="2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 xml:space="preserve">כן כתב </w:t>
      </w:r>
      <w:r w:rsidRPr="00E608DA">
        <w:rPr>
          <w:rFonts w:asciiTheme="minorBidi" w:hAnsiTheme="minorBidi" w:cstheme="minorBidi"/>
          <w:b/>
          <w:sz w:val="19"/>
          <w:szCs w:val="19"/>
          <w:rtl/>
        </w:rPr>
        <w:t xml:space="preserve">הבית יוסף </w:t>
      </w:r>
      <w:proofErr w:type="spellStart"/>
      <w:r w:rsidRPr="00E608DA">
        <w:rPr>
          <w:rFonts w:asciiTheme="minorBidi" w:hAnsiTheme="minorBidi" w:cstheme="minorBidi"/>
          <w:b/>
          <w:sz w:val="19"/>
          <w:szCs w:val="19"/>
          <w:rtl/>
        </w:rPr>
        <w:t>באבה"ע</w:t>
      </w:r>
      <w:proofErr w:type="spellEnd"/>
      <w:r w:rsidRPr="00E608DA">
        <w:rPr>
          <w:rFonts w:asciiTheme="minorBidi" w:hAnsiTheme="minorBidi" w:cstheme="minorBidi"/>
          <w:b/>
          <w:sz w:val="19"/>
          <w:szCs w:val="19"/>
          <w:rtl/>
        </w:rPr>
        <w:t xml:space="preserve"> (הל' חליצה סימן קסט) </w:t>
      </w:r>
      <w:proofErr w:type="spellStart"/>
      <w:r w:rsidRPr="00E608DA">
        <w:rPr>
          <w:rFonts w:asciiTheme="minorBidi" w:hAnsiTheme="minorBidi" w:cstheme="minorBidi"/>
          <w:b/>
          <w:sz w:val="19"/>
          <w:szCs w:val="19"/>
          <w:rtl/>
        </w:rPr>
        <w:t>מהסמ"ג</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חליצה ברגל שמאל </w:t>
      </w:r>
      <w:proofErr w:type="spellStart"/>
      <w:r w:rsidRPr="00E608DA">
        <w:rPr>
          <w:rFonts w:asciiTheme="minorBidi" w:hAnsiTheme="minorBidi" w:cstheme="minorBidi"/>
          <w:b/>
          <w:sz w:val="19"/>
          <w:szCs w:val="19"/>
          <w:rtl/>
        </w:rPr>
        <w:t>דשם</w:t>
      </w:r>
      <w:proofErr w:type="spellEnd"/>
      <w:r w:rsidRPr="00E608DA">
        <w:rPr>
          <w:rFonts w:asciiTheme="minorBidi" w:hAnsiTheme="minorBidi" w:cstheme="minorBidi"/>
          <w:b/>
          <w:sz w:val="19"/>
          <w:szCs w:val="19"/>
          <w:rtl/>
        </w:rPr>
        <w:t xml:space="preserve"> תנן (קד.) חלצה ברגל שמאל חליצתה פסולה, שאנו למדים (שם) רגל </w:t>
      </w:r>
      <w:proofErr w:type="spellStart"/>
      <w:r w:rsidRPr="00E608DA">
        <w:rPr>
          <w:rFonts w:asciiTheme="minorBidi" w:hAnsiTheme="minorBidi" w:cstheme="minorBidi"/>
          <w:b/>
          <w:sz w:val="19"/>
          <w:szCs w:val="19"/>
          <w:rtl/>
        </w:rPr>
        <w:t>רגל</w:t>
      </w:r>
      <w:proofErr w:type="spellEnd"/>
      <w:r w:rsidRPr="00E608DA">
        <w:rPr>
          <w:rFonts w:asciiTheme="minorBidi" w:hAnsiTheme="minorBidi" w:cstheme="minorBidi"/>
          <w:b/>
          <w:sz w:val="19"/>
          <w:szCs w:val="19"/>
          <w:rtl/>
        </w:rPr>
        <w:t xml:space="preserve"> ממצורע שכתוב בו (ויקרא יד כה) רגלו הימנית, וכתב </w:t>
      </w:r>
      <w:proofErr w:type="spellStart"/>
      <w:r w:rsidRPr="00E608DA">
        <w:rPr>
          <w:rFonts w:asciiTheme="minorBidi" w:hAnsiTheme="minorBidi" w:cstheme="minorBidi"/>
          <w:b/>
          <w:sz w:val="19"/>
          <w:szCs w:val="19"/>
          <w:rtl/>
        </w:rPr>
        <w:t>הסמ"ג</w:t>
      </w:r>
      <w:proofErr w:type="spellEnd"/>
      <w:r w:rsidRPr="00E608DA">
        <w:rPr>
          <w:rFonts w:asciiTheme="minorBidi" w:hAnsiTheme="minorBidi" w:cstheme="minorBidi"/>
          <w:b/>
          <w:sz w:val="19"/>
          <w:szCs w:val="19"/>
          <w:rtl/>
        </w:rPr>
        <w:t xml:space="preserve"> (עשין נב קלו ע"ג) </w:t>
      </w:r>
      <w:proofErr w:type="spellStart"/>
      <w:r w:rsidRPr="00E608DA">
        <w:rPr>
          <w:rFonts w:asciiTheme="minorBidi" w:hAnsiTheme="minorBidi" w:cstheme="minorBidi"/>
          <w:b/>
          <w:sz w:val="19"/>
          <w:szCs w:val="19"/>
          <w:rtl/>
        </w:rPr>
        <w:t>דאפילו</w:t>
      </w:r>
      <w:proofErr w:type="spellEnd"/>
      <w:r w:rsidRPr="00E608DA">
        <w:rPr>
          <w:rFonts w:asciiTheme="minorBidi" w:hAnsiTheme="minorBidi" w:cstheme="minorBidi"/>
          <w:b/>
          <w:sz w:val="19"/>
          <w:szCs w:val="19"/>
          <w:rtl/>
        </w:rPr>
        <w:t xml:space="preserve"> הוא איטר יש לחלוץ בימין כל אדם, מאחר שהצריכה תורה ימין בפירוש, תדע שהרי באזן אזן לרציעה (שם) שאנו למדין ימין, שם אין שייך לחלק, שהרי אין </w:t>
      </w:r>
      <w:proofErr w:type="spellStart"/>
      <w:r w:rsidRPr="00E608DA">
        <w:rPr>
          <w:rFonts w:asciiTheme="minorBidi" w:hAnsiTheme="minorBidi" w:cstheme="minorBidi"/>
          <w:b/>
          <w:sz w:val="19"/>
          <w:szCs w:val="19"/>
          <w:rtl/>
        </w:rPr>
        <w:t>כח</w:t>
      </w:r>
      <w:proofErr w:type="spellEnd"/>
      <w:r w:rsidRPr="00E608DA">
        <w:rPr>
          <w:rFonts w:asciiTheme="minorBidi" w:hAnsiTheme="minorBidi" w:cstheme="minorBidi"/>
          <w:b/>
          <w:sz w:val="19"/>
          <w:szCs w:val="19"/>
          <w:rtl/>
        </w:rPr>
        <w:t xml:space="preserve"> בזו יותר מבזו ע"כ. והנה הטור שם כתב ויש אומרים שאיטר חולץ בימין שלו, שהוא שמאל של כל אדם. והביא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מהר"ן</w:t>
      </w:r>
      <w:proofErr w:type="spellEnd"/>
      <w:r w:rsidRPr="00E608DA">
        <w:rPr>
          <w:rFonts w:asciiTheme="minorBidi" w:hAnsiTheme="minorBidi" w:cstheme="minorBidi"/>
          <w:b/>
          <w:sz w:val="19"/>
          <w:szCs w:val="19"/>
          <w:rtl/>
        </w:rPr>
        <w:t xml:space="preserve"> שמסתפק ביבם איטר, אי חולץ בשמאלו שהוא ימינו </w:t>
      </w:r>
      <w:proofErr w:type="spellStart"/>
      <w:r w:rsidRPr="00E608DA">
        <w:rPr>
          <w:rFonts w:asciiTheme="minorBidi" w:hAnsiTheme="minorBidi" w:cstheme="minorBidi"/>
          <w:b/>
          <w:sz w:val="19"/>
          <w:szCs w:val="19"/>
          <w:rtl/>
        </w:rPr>
        <w:t>וניזיל</w:t>
      </w:r>
      <w:proofErr w:type="spellEnd"/>
      <w:r w:rsidRPr="00E608DA">
        <w:rPr>
          <w:rFonts w:asciiTheme="minorBidi" w:hAnsiTheme="minorBidi" w:cstheme="minorBidi"/>
          <w:b/>
          <w:sz w:val="19"/>
          <w:szCs w:val="19"/>
          <w:rtl/>
        </w:rPr>
        <w:t xml:space="preserve"> בתר </w:t>
      </w:r>
      <w:proofErr w:type="spellStart"/>
      <w:r w:rsidRPr="00E608DA">
        <w:rPr>
          <w:rFonts w:asciiTheme="minorBidi" w:hAnsiTheme="minorBidi" w:cstheme="minorBidi"/>
          <w:b/>
          <w:sz w:val="19"/>
          <w:szCs w:val="19"/>
          <w:rtl/>
        </w:rPr>
        <w:t>דידיה</w:t>
      </w:r>
      <w:proofErr w:type="spellEnd"/>
      <w:r w:rsidRPr="00E608DA">
        <w:rPr>
          <w:rFonts w:asciiTheme="minorBidi" w:hAnsiTheme="minorBidi" w:cstheme="minorBidi"/>
          <w:b/>
          <w:sz w:val="19"/>
          <w:szCs w:val="19"/>
          <w:rtl/>
        </w:rPr>
        <w:t xml:space="preserve"> או בימינו שהוא שמאלו </w:t>
      </w:r>
      <w:proofErr w:type="spellStart"/>
      <w:r w:rsidRPr="00E608DA">
        <w:rPr>
          <w:rFonts w:asciiTheme="minorBidi" w:hAnsiTheme="minorBidi" w:cstheme="minorBidi"/>
          <w:b/>
          <w:sz w:val="19"/>
          <w:szCs w:val="19"/>
          <w:rtl/>
        </w:rPr>
        <w:t>וניזיל</w:t>
      </w:r>
      <w:proofErr w:type="spellEnd"/>
      <w:r w:rsidRPr="00E608DA">
        <w:rPr>
          <w:rFonts w:asciiTheme="minorBidi" w:hAnsiTheme="minorBidi" w:cstheme="minorBidi"/>
          <w:b/>
          <w:sz w:val="19"/>
          <w:szCs w:val="19"/>
          <w:rtl/>
        </w:rPr>
        <w:t xml:space="preserve"> בתר מיניה ולפי זה חולץ בשתיהן. מיהו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לבישת בגדים מאחר שא"א בשתיהם </w:t>
      </w:r>
      <w:proofErr w:type="spellStart"/>
      <w:r w:rsidRPr="00E608DA">
        <w:rPr>
          <w:rFonts w:asciiTheme="minorBidi" w:hAnsiTheme="minorBidi" w:cstheme="minorBidi"/>
          <w:b/>
          <w:sz w:val="19"/>
          <w:szCs w:val="19"/>
          <w:rtl/>
        </w:rPr>
        <w:t>והסמ</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ג</w:t>
      </w:r>
      <w:proofErr w:type="spellEnd"/>
      <w:r w:rsidRPr="00E608DA">
        <w:rPr>
          <w:rFonts w:asciiTheme="minorBidi" w:hAnsiTheme="minorBidi" w:cstheme="minorBidi"/>
          <w:b/>
          <w:sz w:val="19"/>
          <w:szCs w:val="19"/>
          <w:rtl/>
        </w:rPr>
        <w:t xml:space="preserve"> סתם להקדים של ימין כן יש לעשות. </w:t>
      </w:r>
      <w:proofErr w:type="spellStart"/>
      <w:r w:rsidRPr="00E608DA">
        <w:rPr>
          <w:rFonts w:asciiTheme="minorBidi" w:hAnsiTheme="minorBidi" w:cstheme="minorBidi"/>
          <w:b/>
          <w:sz w:val="19"/>
          <w:szCs w:val="19"/>
          <w:rtl/>
        </w:rPr>
        <w:t>ובשו"ת</w:t>
      </w:r>
      <w:proofErr w:type="spellEnd"/>
      <w:r w:rsidRPr="00E608DA">
        <w:rPr>
          <w:rFonts w:asciiTheme="minorBidi" w:hAnsiTheme="minorBidi" w:cstheme="minorBidi"/>
          <w:b/>
          <w:sz w:val="19"/>
          <w:szCs w:val="19"/>
          <w:rtl/>
        </w:rPr>
        <w:t xml:space="preserve"> בצל החכמה (</w:t>
      </w:r>
      <w:proofErr w:type="spellStart"/>
      <w:r w:rsidRPr="00E608DA">
        <w:rPr>
          <w:rFonts w:asciiTheme="minorBidi" w:hAnsiTheme="minorBidi" w:cstheme="minorBidi"/>
          <w:b/>
          <w:sz w:val="19"/>
          <w:szCs w:val="19"/>
          <w:rtl/>
        </w:rPr>
        <w:t>ח"ה</w:t>
      </w:r>
      <w:proofErr w:type="spellEnd"/>
      <w:r w:rsidRPr="00E608DA">
        <w:rPr>
          <w:rFonts w:asciiTheme="minorBidi" w:hAnsiTheme="minorBidi" w:cstheme="minorBidi"/>
          <w:b/>
          <w:sz w:val="19"/>
          <w:szCs w:val="19"/>
          <w:rtl/>
        </w:rPr>
        <w:t xml:space="preserve"> סימן לו) כתב </w:t>
      </w:r>
      <w:proofErr w:type="spellStart"/>
      <w:r w:rsidRPr="00E608DA">
        <w:rPr>
          <w:rFonts w:asciiTheme="minorBidi" w:hAnsiTheme="minorBidi" w:cstheme="minorBidi"/>
          <w:b/>
          <w:sz w:val="19"/>
          <w:szCs w:val="19"/>
          <w:rtl/>
        </w:rPr>
        <w:t>דכל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היכי</w:t>
      </w:r>
      <w:proofErr w:type="spellEnd"/>
      <w:r w:rsidRPr="00E608DA">
        <w:rPr>
          <w:rFonts w:asciiTheme="minorBidi" w:hAnsiTheme="minorBidi" w:cstheme="minorBidi"/>
          <w:b/>
          <w:sz w:val="19"/>
          <w:szCs w:val="19"/>
          <w:rtl/>
        </w:rPr>
        <w:t xml:space="preserve"> שמבואר להעדיף ימין על שמאל והוא אינו עושה שום פעולה או מעשה בידו הימנית, אז גם אם הוא איטר יד ימינו, דינו כמי שאינו איטר</w:t>
      </w:r>
      <w:r w:rsidRPr="00E608DA">
        <w:rPr>
          <w:rFonts w:asciiTheme="minorBidi" w:hAnsiTheme="minorBidi" w:cstheme="minorBidi"/>
          <w:b/>
          <w:sz w:val="19"/>
          <w:szCs w:val="19"/>
        </w:rPr>
        <w:t>.</w:t>
      </w:r>
    </w:p>
  </w:footnote>
  <w:footnote w:id="24">
    <w:p w:rsidR="00A4713F" w:rsidRPr="00E608DA" w:rsidRDefault="00A4713F" w:rsidP="006F4E74">
      <w:pPr>
        <w:pStyle w:val="a5"/>
        <w:widowControl w:val="0"/>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 שערי תשובה.</w:t>
      </w:r>
    </w:p>
  </w:footnote>
  <w:footnote w:id="25">
    <w:p w:rsidR="00A4713F" w:rsidRPr="00E608DA" w:rsidRDefault="00A4713F" w:rsidP="006F4E74">
      <w:pPr>
        <w:widowControl w:val="0"/>
        <w:autoSpaceDE w:val="0"/>
        <w:autoSpaceDN w:val="0"/>
        <w:adjustRightInd w:val="0"/>
        <w:spacing w:after="0" w:line="300" w:lineRule="exact"/>
        <w:jc w:val="both"/>
        <w:rPr>
          <w:rFonts w:asciiTheme="minorBidi" w:hAnsiTheme="minorBidi"/>
          <w:b/>
          <w:bCs/>
          <w:sz w:val="19"/>
          <w:szCs w:val="19"/>
          <w:rtl/>
          <w:lang w:val="x-none" w:eastAsia="x-none"/>
        </w:rPr>
      </w:pPr>
      <w:r w:rsidRPr="00DB5D36">
        <w:rPr>
          <w:rStyle w:val="a7"/>
          <w:rFonts w:asciiTheme="minorBidi" w:hAnsiTheme="minorBidi"/>
          <w:b/>
          <w:bCs/>
          <w:sz w:val="19"/>
          <w:szCs w:val="19"/>
          <w:vertAlign w:val="baseline"/>
        </w:rPr>
        <w:footnoteRef/>
      </w:r>
      <w:r w:rsidRPr="00DB5D36">
        <w:rPr>
          <w:rStyle w:val="a7"/>
          <w:rFonts w:asciiTheme="minorBidi" w:hAnsiTheme="minorBidi"/>
          <w:b/>
          <w:bCs/>
          <w:sz w:val="19"/>
          <w:szCs w:val="19"/>
          <w:vertAlign w:val="baseline"/>
        </w:rPr>
        <w:t xml:space="preserve"> </w:t>
      </w:r>
      <w:r w:rsidRPr="00DB5D36">
        <w:rPr>
          <w:rStyle w:val="a7"/>
          <w:bCs/>
          <w:vertAlign w:val="baseline"/>
        </w:rPr>
        <w:t xml:space="preserve"> </w:t>
      </w:r>
      <w:proofErr w:type="spellStart"/>
      <w:r w:rsidRPr="00E608DA">
        <w:rPr>
          <w:rFonts w:asciiTheme="minorBidi" w:hAnsiTheme="minorBidi"/>
          <w:b/>
          <w:color w:val="000000"/>
          <w:sz w:val="19"/>
          <w:szCs w:val="19"/>
          <w:rtl/>
        </w:rPr>
        <w:t>המג"א</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סק"ו</w:t>
      </w:r>
      <w:proofErr w:type="spellEnd"/>
      <w:r w:rsidRPr="00E608DA">
        <w:rPr>
          <w:rFonts w:asciiTheme="minorBidi" w:hAnsiTheme="minorBidi"/>
          <w:b/>
          <w:color w:val="000000"/>
          <w:sz w:val="19"/>
          <w:szCs w:val="19"/>
          <w:rtl/>
        </w:rPr>
        <w:t xml:space="preserve"> כתב </w:t>
      </w:r>
      <w:r w:rsidRPr="00E608DA">
        <w:rPr>
          <w:rFonts w:asciiTheme="minorBidi" w:hAnsiTheme="minorBidi"/>
          <w:b/>
          <w:sz w:val="19"/>
          <w:szCs w:val="19"/>
          <w:rtl/>
          <w:lang w:val="x-none" w:eastAsia="x-none"/>
        </w:rPr>
        <w:t>דיש להיזהר גם בפחות מד' אמות.</w:t>
      </w:r>
    </w:p>
  </w:footnote>
  <w:footnote w:id="26">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כן כתב </w:t>
      </w:r>
      <w:proofErr w:type="spellStart"/>
      <w:del w:id="1643" w:author="מגיה" w:date="2026-10-15T09:00:00Z">
        <w:r w:rsidRPr="00E608DA">
          <w:rPr>
            <w:rFonts w:asciiTheme="minorBidi" w:hAnsiTheme="minorBidi" w:cstheme="minorBidi"/>
            <w:b/>
            <w:sz w:val="19"/>
            <w:szCs w:val="19"/>
            <w:rtl/>
          </w:rPr>
          <w:delText xml:space="preserve">המ</w:delText>
        </w:r>
      </w:del>
      <w:ins w:id="1644" w:author="מגיה" w:date="2026-10-15T09:00:00Z">
        <w:r>
          <w:rPr>
            <w:rFonts w:asciiTheme="minorBidi" w:hAnsiTheme="minorBidi" w:cstheme="minorBidi"/>
            <w:b/>
            <w:sz w:val="19"/>
            <w:szCs w:val="19"/>
            <w:rtl/>
          </w:rPr>
          <w:t xml:space="preserve">המג</w:t>
        </w:r>
      </w:ins>
      <w:r w:rsidRPr="00E608DA">
        <w:rPr>
          <w:rFonts w:asciiTheme="minorBidi" w:hAnsiTheme="minorBidi" w:cstheme="minorBidi"/>
          <w:b/>
          <w:sz w:val="19"/>
          <w:szCs w:val="19"/>
          <w:rtl/>
        </w:rPr>
        <w:t xml:space="preserve">"א</w:t>
      </w:r>
      <w:proofErr w:type="spellEnd"/>
      <w:r w:rsidRPr="00E608DA">
        <w:rPr>
          <w:rFonts w:asciiTheme="minorBidi" w:hAnsiTheme="minorBidi" w:cstheme="minorBidi"/>
          <w:b/>
          <w:sz w:val="19"/>
          <w:szCs w:val="19"/>
          <w:rtl/>
        </w:rPr>
        <w:t xml:space="preserve"> (סימן צ"א </w:t>
      </w:r>
      <w:proofErr w:type="spellStart"/>
      <w:r w:rsidRPr="00E608DA">
        <w:rPr>
          <w:rFonts w:asciiTheme="minorBidi" w:hAnsiTheme="minorBidi" w:cstheme="minorBidi"/>
          <w:b/>
          <w:sz w:val="19"/>
          <w:szCs w:val="19"/>
          <w:rtl/>
        </w:rPr>
        <w:t>סק"ג</w:t>
      </w:r>
      <w:proofErr w:type="spellEnd"/>
      <w:r w:rsidRPr="00E608DA">
        <w:rPr>
          <w:rFonts w:asciiTheme="minorBidi" w:hAnsiTheme="minorBidi" w:cstheme="minorBidi"/>
          <w:b/>
          <w:sz w:val="19"/>
          <w:szCs w:val="19"/>
          <w:rtl/>
        </w:rPr>
        <w:t xml:space="preserve">) על מה שכתוב שם בשלחן ערוך (ס"ג) שלא להזכיר השם או </w:t>
      </w:r>
      <w:del w:id="1641" w:author="מגיה" w:date="2026-10-15T09:00:00Z">
        <w:r w:rsidRPr="00E608DA">
          <w:rPr>
            <w:rFonts w:asciiTheme="minorBidi" w:hAnsiTheme="minorBidi" w:cstheme="minorBidi"/>
            <w:b/>
            <w:sz w:val="19"/>
            <w:szCs w:val="19"/>
            <w:rtl/>
          </w:rPr>
          <w:delText xml:space="preserve">לכנס</w:delText>
        </w:r>
      </w:del>
      <w:ins w:id="1642" w:author="מגיה" w:date="2026-10-15T09:00:00Z">
        <w:r>
          <w:rPr>
            <w:rFonts w:asciiTheme="minorBidi" w:hAnsiTheme="minorBidi" w:cstheme="minorBidi"/>
            <w:b/>
            <w:sz w:val="19"/>
            <w:szCs w:val="19"/>
            <w:rtl/>
          </w:rPr>
          <w:t xml:space="preserve">להיכנס</w:t>
        </w:r>
      </w:ins>
      <w:r w:rsidRPr="00E608DA">
        <w:rPr>
          <w:rFonts w:asciiTheme="minorBidi" w:hAnsiTheme="minorBidi" w:cstheme="minorBidi"/>
          <w:b/>
          <w:sz w:val="19"/>
          <w:szCs w:val="19"/>
          <w:rtl/>
        </w:rPr>
        <w:t xml:space="preserve"> לבית הכנסת בגלוי הראש, כתב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ומה שכתוב בסימן ב' שלא ילך ד' אמות בגילוי ראש, היינו מדת חסידות. וכתב המחצית השקל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לדייק ממה שכתב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סק"ו</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דמדת</w:t>
      </w:r>
      <w:proofErr w:type="spellEnd"/>
      <w:r w:rsidRPr="00E608DA">
        <w:rPr>
          <w:rFonts w:asciiTheme="minorBidi" w:hAnsiTheme="minorBidi" w:cstheme="minorBidi"/>
          <w:b/>
          <w:sz w:val="19"/>
          <w:szCs w:val="19"/>
          <w:rtl/>
        </w:rPr>
        <w:t xml:space="preserve"> חסידות אפי' פחות מד"א, דרק פחות מד' אמות האיסור הוא </w:t>
      </w:r>
      <w:del w:id="1640" w:author="מגיה" w:date="2026-10-15T09:00:00Z">
        <w:r w:rsidRPr="00E608DA">
          <w:rPr>
            <w:rFonts w:asciiTheme="minorBidi" w:hAnsiTheme="minorBidi" w:cstheme="minorBidi"/>
            <w:b/>
            <w:sz w:val="19"/>
            <w:szCs w:val="19"/>
            <w:rtl/>
          </w:rPr>
          <w:delText xml:space="preserve">רק  </w:delText>
        </w:r>
      </w:del>
      <w:r w:rsidRPr="00E608DA">
        <w:rPr>
          <w:rFonts w:asciiTheme="minorBidi" w:hAnsiTheme="minorBidi" w:cstheme="minorBidi"/>
          <w:b/>
          <w:sz w:val="19"/>
          <w:szCs w:val="19"/>
          <w:rtl/>
        </w:rPr>
        <w:t xml:space="preserve">משום מדת חסידות, אבל ד' אמות אסור מצד הדין, </w:t>
      </w:r>
      <w:proofErr w:type="spellStart"/>
      <w:r w:rsidRPr="00E608DA">
        <w:rPr>
          <w:rFonts w:asciiTheme="minorBidi" w:hAnsiTheme="minorBidi" w:cstheme="minorBidi"/>
          <w:b/>
          <w:sz w:val="19"/>
          <w:szCs w:val="19"/>
          <w:rtl/>
        </w:rPr>
        <w:t>דזה</w:t>
      </w:r>
      <w:proofErr w:type="spellEnd"/>
      <w:r w:rsidRPr="00E608DA">
        <w:rPr>
          <w:rFonts w:asciiTheme="minorBidi" w:hAnsiTheme="minorBidi" w:cstheme="minorBidi"/>
          <w:b/>
          <w:sz w:val="19"/>
          <w:szCs w:val="19"/>
          <w:rtl/>
        </w:rPr>
        <w:t xml:space="preserve"> אינו </w:t>
      </w:r>
      <w:proofErr w:type="spellStart"/>
      <w:r w:rsidRPr="00E608DA">
        <w:rPr>
          <w:rFonts w:asciiTheme="minorBidi" w:hAnsiTheme="minorBidi" w:cstheme="minorBidi"/>
          <w:b/>
          <w:sz w:val="19"/>
          <w:szCs w:val="19"/>
          <w:rtl/>
        </w:rPr>
        <w:t>דהעיקר</w:t>
      </w:r>
      <w:proofErr w:type="spellEnd"/>
      <w:r w:rsidRPr="00E608DA">
        <w:rPr>
          <w:rFonts w:asciiTheme="minorBidi" w:hAnsiTheme="minorBidi" w:cstheme="minorBidi"/>
          <w:b/>
          <w:sz w:val="19"/>
          <w:szCs w:val="19"/>
          <w:rtl/>
        </w:rPr>
        <w:t xml:space="preserve"> מה שרוצה</w:t>
      </w:r>
      <w:r w:rsidRPr="00E608DA">
        <w:rPr>
          <w:rFonts w:asciiTheme="minorBidi" w:hAnsiTheme="minorBidi" w:cstheme="minorBidi" w:hint="cs"/>
          <w:b/>
          <w:sz w:val="19"/>
          <w:szCs w:val="19"/>
          <w:rtl/>
        </w:rPr>
        <w:t xml:space="preserve">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להשמיע </w:t>
      </w:r>
      <w:proofErr w:type="spellStart"/>
      <w:r w:rsidRPr="00E608DA">
        <w:rPr>
          <w:rFonts w:asciiTheme="minorBidi" w:hAnsiTheme="minorBidi" w:cstheme="minorBidi"/>
          <w:b/>
          <w:sz w:val="19"/>
          <w:szCs w:val="19"/>
          <w:rtl/>
        </w:rPr>
        <w:t>דדברי</w:t>
      </w:r>
      <w:proofErr w:type="spellEnd"/>
      <w:r w:rsidRPr="00E608DA">
        <w:rPr>
          <w:rFonts w:asciiTheme="minorBidi" w:hAnsiTheme="minorBidi" w:cstheme="minorBidi"/>
          <w:b/>
          <w:sz w:val="19"/>
          <w:szCs w:val="19"/>
          <w:rtl/>
        </w:rPr>
        <w:t xml:space="preserve"> המחבר ד' אמות לאו </w:t>
      </w:r>
      <w:proofErr w:type="spellStart"/>
      <w:r w:rsidRPr="00E608DA">
        <w:rPr>
          <w:rFonts w:asciiTheme="minorBidi" w:hAnsiTheme="minorBidi" w:cstheme="minorBidi"/>
          <w:b/>
          <w:sz w:val="19"/>
          <w:szCs w:val="19"/>
          <w:rtl/>
        </w:rPr>
        <w:t>בדוקא</w:t>
      </w:r>
      <w:proofErr w:type="spellEnd"/>
      <w:r w:rsidRPr="00E608DA">
        <w:rPr>
          <w:rFonts w:asciiTheme="minorBidi" w:hAnsiTheme="minorBidi" w:cstheme="minorBidi"/>
          <w:b/>
          <w:sz w:val="19"/>
          <w:szCs w:val="19"/>
          <w:rtl/>
        </w:rPr>
        <w:t xml:space="preserve">. וכן כתב </w:t>
      </w:r>
      <w:proofErr w:type="spellStart"/>
      <w:r w:rsidRPr="00E608DA">
        <w:rPr>
          <w:rFonts w:asciiTheme="minorBidi" w:hAnsiTheme="minorBidi" w:cstheme="minorBidi"/>
          <w:b/>
          <w:sz w:val="19"/>
          <w:szCs w:val="19"/>
          <w:rtl/>
        </w:rPr>
        <w:t>המהרש"ל</w:t>
      </w:r>
      <w:proofErr w:type="spellEnd"/>
      <w:r w:rsidRPr="00E608DA">
        <w:rPr>
          <w:rFonts w:asciiTheme="minorBidi" w:hAnsiTheme="minorBidi" w:cstheme="minorBidi"/>
          <w:b/>
          <w:sz w:val="19"/>
          <w:szCs w:val="19"/>
          <w:rtl/>
        </w:rPr>
        <w:t xml:space="preserve"> בתשובה (סי' ע"ב) שכיסוי הראש אינו אלא מדת חסידות כמו שציין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והוכיח כן ממה </w:t>
      </w:r>
      <w:proofErr w:type="spellStart"/>
      <w:r w:rsidRPr="00E608DA">
        <w:rPr>
          <w:rFonts w:asciiTheme="minorBidi" w:hAnsiTheme="minorBidi" w:cstheme="minorBidi"/>
          <w:b/>
          <w:sz w:val="19"/>
          <w:szCs w:val="19"/>
          <w:rtl/>
        </w:rPr>
        <w:t>שמצינו</w:t>
      </w:r>
      <w:proofErr w:type="spellEnd"/>
      <w:r w:rsidRPr="00E608DA">
        <w:rPr>
          <w:rFonts w:asciiTheme="minorBidi" w:hAnsiTheme="minorBidi" w:cstheme="minorBidi"/>
          <w:b/>
          <w:sz w:val="19"/>
          <w:szCs w:val="19"/>
          <w:rtl/>
        </w:rPr>
        <w:t xml:space="preserve"> במדרש</w:t>
      </w:r>
      <w:del w:id="1638" w:author="מגיה" w:date="2026-10-15T09:00:00Z">
        <w:r w:rsidRPr="00E608DA">
          <w:rPr>
            <w:rFonts w:asciiTheme="minorBidi" w:hAnsiTheme="minorBidi" w:cstheme="minorBidi"/>
            <w:b/>
            <w:sz w:val="19"/>
            <w:szCs w:val="19"/>
            <w:rtl/>
          </w:rPr>
          <w:delText xml:space="preserve">  </w:delText>
        </w:r>
      </w:del>
      <w:ins w:id="1639" w:author="מגיה" w:date="2026-10-15T09:00:00Z">
        <w:r>
          <w:rPr>
            <w:rFonts w:asciiTheme="minorBidi" w:hAnsiTheme="minorBidi" w:cstheme="minorBidi"/>
            <w:b/>
            <w:sz w:val="19"/>
            <w:szCs w:val="19"/>
            <w:rtl/>
          </w:rPr>
          <w:t xml:space="preserve"> </w:t>
        </w:r>
      </w:ins>
      <w:r w:rsidRPr="00E608DA">
        <w:rPr>
          <w:rFonts w:asciiTheme="minorBidi" w:hAnsiTheme="minorBidi" w:cstheme="minorBidi"/>
          <w:b/>
          <w:sz w:val="19"/>
          <w:szCs w:val="19"/>
          <w:rtl/>
        </w:rPr>
        <w:t xml:space="preserve">שאמר הקב"ה לא הטרחתי עליכם לקרוא ק"ש</w:t>
      </w:r>
      <w:del w:id="1636" w:author="מגיה" w:date="2026-10-15T09:00:00Z">
        <w:r w:rsidRPr="00E608DA">
          <w:rPr>
            <w:rFonts w:asciiTheme="minorBidi" w:hAnsiTheme="minorBidi" w:cstheme="minorBidi"/>
            <w:b/>
            <w:sz w:val="19"/>
            <w:szCs w:val="19"/>
            <w:rtl/>
          </w:rPr>
          <w:delText xml:space="preserve">  </w:delText>
        </w:r>
      </w:del>
      <w:ins w:id="1637" w:author="מגיה" w:date="2026-10-15T09:00:00Z">
        <w:r>
          <w:rPr>
            <w:rFonts w:asciiTheme="minorBidi" w:hAnsiTheme="minorBidi" w:cstheme="minorBidi"/>
            <w:b/>
            <w:sz w:val="19"/>
            <w:szCs w:val="19"/>
            <w:rtl/>
          </w:rPr>
          <w:t xml:space="preserve">: </w:t>
        </w:r>
      </w:ins>
      <w:r w:rsidRPr="00E608DA">
        <w:rPr>
          <w:rFonts w:asciiTheme="minorBidi" w:hAnsiTheme="minorBidi" w:cstheme="minorBidi"/>
          <w:b/>
          <w:sz w:val="19"/>
          <w:szCs w:val="19"/>
          <w:rtl/>
        </w:rPr>
        <w:t xml:space="preserve">לא עומדים על רגליכם, לא פורעים את ראשיכם, אלא בשבתך בביתך ובלכתך בדרך ובשכבך ובקומך ע"כ. ומזה שאמר הקדוש ברוך הוא לישראל הרי לא הטרחתי עליכם לקרוא פרוע הראש, משמע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איסור בדבר. וכן הוכיח מדברי </w:t>
      </w:r>
      <w:proofErr w:type="spellStart"/>
      <w:r w:rsidRPr="00E608DA">
        <w:rPr>
          <w:rFonts w:asciiTheme="minorBidi" w:hAnsiTheme="minorBidi" w:cstheme="minorBidi"/>
          <w:b/>
          <w:sz w:val="19"/>
          <w:szCs w:val="19"/>
          <w:rtl/>
        </w:rPr>
        <w:t>הגמ</w:t>
      </w:r>
      <w:proofErr w:type="spellEnd"/>
      <w:r w:rsidRPr="00E608DA">
        <w:rPr>
          <w:rFonts w:asciiTheme="minorBidi" w:hAnsiTheme="minorBidi" w:cstheme="minorBidi"/>
          <w:b/>
          <w:sz w:val="19"/>
          <w:szCs w:val="19"/>
          <w:rtl/>
        </w:rPr>
        <w:t xml:space="preserve">' (כל כתבי) "תיתי לי דלא </w:t>
      </w:r>
      <w:proofErr w:type="spellStart"/>
      <w:r w:rsidRPr="00E608DA">
        <w:rPr>
          <w:rFonts w:asciiTheme="minorBidi" w:hAnsiTheme="minorBidi" w:cstheme="minorBidi"/>
          <w:b/>
          <w:sz w:val="19"/>
          <w:szCs w:val="19"/>
          <w:rtl/>
        </w:rPr>
        <w:t>מסגינ</w:t>
      </w:r>
      <w:proofErr w:type="spellEnd"/>
      <w:r w:rsidRPr="00E608DA">
        <w:rPr>
          <w:rFonts w:asciiTheme="minorBidi" w:hAnsiTheme="minorBidi" w:cstheme="minorBidi"/>
          <w:b/>
          <w:sz w:val="19"/>
          <w:szCs w:val="19"/>
          <w:rtl/>
        </w:rPr>
        <w:t>' ד"א בגילוי הראש</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w:t>
      </w:r>
      <w:del w:id="1635" w:author="מגיה" w:date="2026-10-15T09:00:00Z">
        <w:r w:rsidRPr="00E608DA">
          <w:rPr>
            <w:rFonts w:asciiTheme="minorBidi" w:hAnsiTheme="minorBidi" w:cstheme="minorBidi"/>
            <w:b/>
            <w:sz w:val="19"/>
            <w:szCs w:val="19"/>
            <w:rtl/>
          </w:rPr>
          <w:delText xml:space="preserve"> </w:delText>
        </w:r>
      </w:del>
    </w:p>
  </w:footnote>
  <w:footnote w:id="27">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 כן נראה לומר עפ"י המבואר בגמ' שבת קנו: שאמר רב נחמן כסי רישך כי </w:t>
      </w:r>
      <w:proofErr w:type="spellStart"/>
      <w:r w:rsidRPr="00E608DA">
        <w:rPr>
          <w:rFonts w:asciiTheme="minorBidi" w:hAnsiTheme="minorBidi" w:cstheme="minorBidi"/>
          <w:b/>
          <w:sz w:val="19"/>
          <w:szCs w:val="19"/>
          <w:rtl/>
        </w:rPr>
        <w:t>היכי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דליהוי</w:t>
      </w:r>
      <w:proofErr w:type="spellEnd"/>
      <w:r w:rsidRPr="00E608DA">
        <w:rPr>
          <w:rFonts w:asciiTheme="minorBidi" w:hAnsiTheme="minorBidi" w:cstheme="minorBidi"/>
          <w:b/>
          <w:sz w:val="19"/>
          <w:szCs w:val="19"/>
          <w:rtl/>
        </w:rPr>
        <w:t xml:space="preserve"> עלך </w:t>
      </w:r>
      <w:proofErr w:type="spellStart"/>
      <w:r w:rsidRPr="00E608DA">
        <w:rPr>
          <w:rFonts w:asciiTheme="minorBidi" w:hAnsiTheme="minorBidi" w:cstheme="minorBidi"/>
          <w:b/>
          <w:sz w:val="19"/>
          <w:szCs w:val="19"/>
          <w:rtl/>
        </w:rPr>
        <w:t>אימתא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דמרך</w:t>
      </w:r>
      <w:proofErr w:type="spellEnd"/>
      <w:r w:rsidRPr="00E608DA">
        <w:rPr>
          <w:rFonts w:asciiTheme="minorBidi" w:hAnsiTheme="minorBidi" w:cstheme="minorBidi"/>
          <w:b/>
          <w:sz w:val="19"/>
          <w:szCs w:val="19"/>
          <w:rtl/>
        </w:rPr>
        <w:t xml:space="preserve">. וכן </w:t>
      </w:r>
      <w:proofErr w:type="spellStart"/>
      <w:r w:rsidRPr="00E608DA">
        <w:rPr>
          <w:rFonts w:asciiTheme="minorBidi" w:hAnsiTheme="minorBidi" w:cstheme="minorBidi"/>
          <w:b/>
          <w:sz w:val="19"/>
          <w:szCs w:val="19"/>
          <w:rtl/>
        </w:rPr>
        <w:t>בקדושין</w:t>
      </w:r>
      <w:proofErr w:type="spellEnd"/>
      <w:r w:rsidRPr="00E608DA">
        <w:rPr>
          <w:rFonts w:asciiTheme="minorBidi" w:hAnsiTheme="minorBidi" w:cstheme="minorBidi"/>
          <w:b/>
          <w:sz w:val="19"/>
          <w:szCs w:val="19"/>
          <w:rtl/>
        </w:rPr>
        <w:t xml:space="preserve"> (ל"ג) "ההוא גברא דלא מכסי רישי' אמרו כמה </w:t>
      </w:r>
      <w:proofErr w:type="spellStart"/>
      <w:r w:rsidRPr="00E608DA">
        <w:rPr>
          <w:rFonts w:asciiTheme="minorBidi" w:hAnsiTheme="minorBidi" w:cstheme="minorBidi"/>
          <w:b/>
          <w:sz w:val="19"/>
          <w:szCs w:val="19"/>
          <w:rtl/>
        </w:rPr>
        <w:t>חציף</w:t>
      </w:r>
      <w:proofErr w:type="spellEnd"/>
      <w:r w:rsidRPr="00E608DA">
        <w:rPr>
          <w:rFonts w:asciiTheme="minorBidi" w:hAnsiTheme="minorBidi" w:cstheme="minorBidi"/>
          <w:b/>
          <w:sz w:val="19"/>
          <w:szCs w:val="19"/>
          <w:rtl/>
        </w:rPr>
        <w:t xml:space="preserve"> האי גברא". גם </w:t>
      </w:r>
      <w:proofErr w:type="spellStart"/>
      <w:r w:rsidRPr="00E608DA">
        <w:rPr>
          <w:rFonts w:asciiTheme="minorBidi" w:hAnsiTheme="minorBidi" w:cstheme="minorBidi"/>
          <w:b/>
          <w:sz w:val="19"/>
          <w:szCs w:val="19"/>
          <w:rtl/>
        </w:rPr>
        <w:t>המהרש"ל</w:t>
      </w:r>
      <w:proofErr w:type="spellEnd"/>
      <w:r w:rsidRPr="00E608DA">
        <w:rPr>
          <w:rFonts w:asciiTheme="minorBidi" w:hAnsiTheme="minorBidi" w:cstheme="minorBidi"/>
          <w:b/>
          <w:sz w:val="19"/>
          <w:szCs w:val="19"/>
          <w:rtl/>
        </w:rPr>
        <w:t xml:space="preserve"> לאחר שמסיק שהוא רק מדת חסידות, כתב </w:t>
      </w:r>
      <w:proofErr w:type="spellStart"/>
      <w:r w:rsidRPr="00E608DA">
        <w:rPr>
          <w:rFonts w:asciiTheme="minorBidi" w:hAnsiTheme="minorBidi" w:cstheme="minorBidi"/>
          <w:b/>
          <w:sz w:val="19"/>
          <w:szCs w:val="19"/>
          <w:rtl/>
        </w:rPr>
        <w:t>דלמעשה</w:t>
      </w:r>
      <w:proofErr w:type="spellEnd"/>
      <w:r w:rsidRPr="00E608DA">
        <w:rPr>
          <w:rFonts w:asciiTheme="minorBidi" w:hAnsiTheme="minorBidi" w:cstheme="minorBidi"/>
          <w:b/>
          <w:sz w:val="19"/>
          <w:szCs w:val="19"/>
          <w:rtl/>
        </w:rPr>
        <w:t xml:space="preserve"> יש ליזהר לא לילך בגילוי ראש, מאחר שהעם תופסים אותו לקלות ולפריצות.</w:t>
      </w:r>
    </w:p>
  </w:footnote>
  <w:footnote w:id="2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rFonts w:asciiTheme="minorBidi" w:hAnsiTheme="minorBidi" w:cstheme="minorBidi"/>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הט"ז</w:t>
      </w:r>
      <w:proofErr w:type="spellEnd"/>
      <w:r w:rsidRPr="00E608DA">
        <w:rPr>
          <w:rFonts w:asciiTheme="minorBidi" w:hAnsiTheme="minorBidi" w:cstheme="minorBidi"/>
          <w:b/>
          <w:sz w:val="19"/>
          <w:szCs w:val="19"/>
          <w:rtl/>
        </w:rPr>
        <w:t xml:space="preserve"> סי' ח' וז"ל ונראה לי שיש איסור גמור מטעם אחר דהיינו כיון שחוק הוא עכשיו בין </w:t>
      </w:r>
      <w:proofErr w:type="spellStart"/>
      <w:r w:rsidRPr="00E608DA">
        <w:rPr>
          <w:rFonts w:asciiTheme="minorBidi" w:hAnsiTheme="minorBidi" w:cstheme="minorBidi"/>
          <w:b/>
          <w:sz w:val="19"/>
          <w:szCs w:val="19"/>
          <w:rtl/>
        </w:rPr>
        <w:t>העכו"ם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שעושין</w:t>
      </w:r>
      <w:proofErr w:type="spellEnd"/>
      <w:r w:rsidRPr="00E608DA">
        <w:rPr>
          <w:rFonts w:asciiTheme="minorBidi" w:hAnsiTheme="minorBidi" w:cstheme="minorBidi"/>
          <w:b/>
          <w:sz w:val="19"/>
          <w:szCs w:val="19"/>
          <w:rtl/>
        </w:rPr>
        <w:t xml:space="preserve"> כן תמיד, תיכף </w:t>
      </w:r>
      <w:proofErr w:type="spellStart"/>
      <w:r w:rsidRPr="00E608DA">
        <w:rPr>
          <w:rFonts w:asciiTheme="minorBidi" w:hAnsiTheme="minorBidi" w:cstheme="minorBidi"/>
          <w:b/>
          <w:sz w:val="19"/>
          <w:szCs w:val="19"/>
          <w:rtl/>
        </w:rPr>
        <w:t>שיושבין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פורקין</w:t>
      </w:r>
      <w:proofErr w:type="spellEnd"/>
      <w:r w:rsidRPr="00E608DA">
        <w:rPr>
          <w:rFonts w:asciiTheme="minorBidi" w:hAnsiTheme="minorBidi" w:cstheme="minorBidi"/>
          <w:b/>
          <w:sz w:val="19"/>
          <w:szCs w:val="19"/>
          <w:rtl/>
        </w:rPr>
        <w:t xml:space="preserve"> מעליהם הכובע, אם כן זה נכלל בכלל ובחוקותיהם לא תלכו, כ"ש בחוק זה שיש טעם </w:t>
      </w:r>
      <w:proofErr w:type="spellStart"/>
      <w:r w:rsidRPr="00E608DA">
        <w:rPr>
          <w:rFonts w:asciiTheme="minorBidi" w:hAnsiTheme="minorBidi" w:cstheme="minorBidi"/>
          <w:b/>
          <w:sz w:val="19"/>
          <w:szCs w:val="19"/>
          <w:rtl/>
        </w:rPr>
        <w:t>דכיסוי</w:t>
      </w:r>
      <w:proofErr w:type="spellEnd"/>
      <w:r w:rsidRPr="00E608DA">
        <w:rPr>
          <w:rFonts w:asciiTheme="minorBidi" w:hAnsiTheme="minorBidi" w:cstheme="minorBidi"/>
          <w:b/>
          <w:sz w:val="19"/>
          <w:szCs w:val="19"/>
          <w:rtl/>
        </w:rPr>
        <w:t xml:space="preserve"> הראש מורה על יראת שמים וכ"כ בס' המורה </w:t>
      </w:r>
      <w:proofErr w:type="spellStart"/>
      <w:r w:rsidRPr="00E608DA">
        <w:rPr>
          <w:rFonts w:asciiTheme="minorBidi" w:hAnsiTheme="minorBidi" w:cstheme="minorBidi"/>
          <w:b/>
          <w:sz w:val="19"/>
          <w:szCs w:val="19"/>
          <w:rtl/>
        </w:rPr>
        <w:t>פנ"ב</w:t>
      </w:r>
      <w:proofErr w:type="spellEnd"/>
      <w:r w:rsidRPr="00E608DA">
        <w:rPr>
          <w:rFonts w:asciiTheme="minorBidi" w:hAnsiTheme="minorBidi" w:cstheme="minorBidi"/>
          <w:b/>
          <w:sz w:val="19"/>
          <w:szCs w:val="19"/>
          <w:rtl/>
        </w:rPr>
        <w:t xml:space="preserve"> ע"ג גדולי חכמינו נמנעים מלגלות ראשם להיות השכינה חופפת וסוככת אותן. וראה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האלף לך שלמה (סי' ג') לחלק בין גלוי כל הראש שאסר </w:t>
      </w:r>
      <w:proofErr w:type="spellStart"/>
      <w:r w:rsidRPr="00E608DA">
        <w:rPr>
          <w:rFonts w:asciiTheme="minorBidi" w:hAnsiTheme="minorBidi" w:cstheme="minorBidi"/>
          <w:b/>
          <w:sz w:val="19"/>
          <w:szCs w:val="19"/>
          <w:rtl/>
        </w:rPr>
        <w:t>מדינא</w:t>
      </w:r>
      <w:proofErr w:type="spellEnd"/>
      <w:r w:rsidRPr="00E608DA">
        <w:rPr>
          <w:rFonts w:asciiTheme="minorBidi" w:hAnsiTheme="minorBidi" w:cstheme="minorBidi"/>
          <w:b/>
          <w:sz w:val="19"/>
          <w:szCs w:val="19"/>
          <w:rtl/>
        </w:rPr>
        <w:t xml:space="preserve"> גם פחות מד' אמות לבין גילוי מקצת הראש שהוי רק מדת חסידות. גם </w:t>
      </w:r>
      <w:r>
        <w:rPr>
          <w:rFonts w:asciiTheme="minorBidi" w:hAnsiTheme="minorBidi" w:cstheme="minorBidi" w:hint="cs"/>
          <w:b/>
          <w:sz w:val="19"/>
          <w:szCs w:val="19"/>
          <w:rtl/>
        </w:rPr>
        <w:t>ב</w:t>
      </w:r>
      <w:r w:rsidRPr="00E608DA">
        <w:rPr>
          <w:rFonts w:asciiTheme="minorBidi" w:hAnsiTheme="minorBidi" w:cstheme="minorBidi"/>
          <w:b/>
          <w:sz w:val="19"/>
          <w:szCs w:val="19"/>
          <w:rtl/>
        </w:rPr>
        <w:t xml:space="preserve">תשובות והנהגות (כרך א סימן </w:t>
      </w:r>
      <w:proofErr w:type="spellStart"/>
      <w:r w:rsidRPr="00E608DA">
        <w:rPr>
          <w:rFonts w:asciiTheme="minorBidi" w:hAnsiTheme="minorBidi" w:cstheme="minorBidi"/>
          <w:b/>
          <w:sz w:val="19"/>
          <w:szCs w:val="19"/>
          <w:rtl/>
        </w:rPr>
        <w:t>יג</w:t>
      </w:r>
      <w:proofErr w:type="spellEnd"/>
      <w:r w:rsidRPr="00E608DA">
        <w:rPr>
          <w:rFonts w:asciiTheme="minorBidi" w:hAnsiTheme="minorBidi" w:cstheme="minorBidi"/>
          <w:b/>
          <w:sz w:val="19"/>
          <w:szCs w:val="19"/>
          <w:rtl/>
        </w:rPr>
        <w:t xml:space="preserve">) הולך </w:t>
      </w:r>
      <w:del w:id="1647" w:author="מגיה" w:date="2026-10-15T09:00:00Z">
        <w:r w:rsidRPr="00E608DA">
          <w:rPr>
            <w:rFonts w:asciiTheme="minorBidi" w:hAnsiTheme="minorBidi" w:cstheme="minorBidi"/>
            <w:b/>
            <w:sz w:val="19"/>
            <w:szCs w:val="19"/>
            <w:rtl/>
          </w:rPr>
          <w:delText xml:space="preserve">עם דרך</w:delText>
        </w:r>
      </w:del>
      <w:ins w:id="1648" w:author="מגיה" w:date="2026-10-15T09:00:00Z">
        <w:r>
          <w:rPr>
            <w:rFonts w:asciiTheme="minorBidi" w:hAnsiTheme="minorBidi" w:cstheme="minorBidi"/>
            <w:b/>
            <w:sz w:val="19"/>
            <w:szCs w:val="19"/>
            <w:rtl/>
          </w:rPr>
          <w:t xml:space="preserve">בדרך</w:t>
        </w:r>
      </w:ins>
      <w:r w:rsidRPr="00E608DA">
        <w:rPr>
          <w:rFonts w:asciiTheme="minorBidi" w:hAnsiTheme="minorBidi" w:cstheme="minorBidi"/>
          <w:b/>
          <w:sz w:val="19"/>
          <w:szCs w:val="19"/>
          <w:rtl/>
        </w:rPr>
        <w:t xml:space="preserve"> זו וכתב </w:t>
      </w:r>
      <w:proofErr w:type="spellStart"/>
      <w:r w:rsidRPr="00E608DA">
        <w:rPr>
          <w:rFonts w:asciiTheme="minorBidi" w:hAnsiTheme="minorBidi" w:cstheme="minorBidi"/>
          <w:b/>
          <w:sz w:val="19"/>
          <w:szCs w:val="19"/>
          <w:rtl/>
        </w:rPr>
        <w:t>דכדי</w:t>
      </w:r>
      <w:proofErr w:type="spellEnd"/>
      <w:r w:rsidRPr="00E608DA">
        <w:rPr>
          <w:rFonts w:asciiTheme="minorBidi" w:hAnsiTheme="minorBidi" w:cstheme="minorBidi"/>
          <w:b/>
          <w:sz w:val="19"/>
          <w:szCs w:val="19"/>
          <w:rtl/>
        </w:rPr>
        <w:t xml:space="preserve"> שלא יחשב גילוי ראש סגי בכיסוי יד </w:t>
      </w:r>
      <w:proofErr w:type="spellStart"/>
      <w:r w:rsidRPr="00E608DA">
        <w:rPr>
          <w:rFonts w:asciiTheme="minorBidi" w:hAnsiTheme="minorBidi" w:cstheme="minorBidi"/>
          <w:b/>
          <w:sz w:val="19"/>
          <w:szCs w:val="19"/>
          <w:rtl/>
        </w:rPr>
        <w:t>חבירו</w:t>
      </w:r>
      <w:proofErr w:type="spellEnd"/>
      <w:r w:rsidRPr="00E608DA">
        <w:rPr>
          <w:rFonts w:asciiTheme="minorBidi" w:hAnsiTheme="minorBidi" w:cstheme="minorBidi"/>
          <w:b/>
          <w:sz w:val="19"/>
          <w:szCs w:val="19"/>
          <w:rtl/>
        </w:rPr>
        <w:t xml:space="preserve"> או אפילו יד שלו. </w:t>
      </w:r>
      <w:r>
        <w:rPr>
          <w:rFonts w:asciiTheme="minorBidi" w:hAnsiTheme="minorBidi" w:cstheme="minorBidi" w:hint="cs"/>
          <w:b/>
          <w:sz w:val="19"/>
          <w:szCs w:val="19"/>
          <w:rtl/>
        </w:rPr>
        <w:t>ו</w:t>
      </w:r>
      <w:r w:rsidRPr="00E608DA">
        <w:rPr>
          <w:rFonts w:asciiTheme="minorBidi" w:hAnsiTheme="minorBidi" w:cstheme="minorBidi"/>
          <w:b/>
          <w:sz w:val="19"/>
          <w:szCs w:val="19"/>
          <w:rtl/>
        </w:rPr>
        <w:t xml:space="preserve">ראה באגרות משה ח"א ס' א', </w:t>
      </w:r>
      <w:proofErr w:type="spellStart"/>
      <w:r w:rsidRPr="00E608DA">
        <w:rPr>
          <w:rFonts w:asciiTheme="minorBidi" w:hAnsiTheme="minorBidi" w:cstheme="minorBidi"/>
          <w:b/>
          <w:sz w:val="19"/>
          <w:szCs w:val="19"/>
          <w:rtl/>
        </w:rPr>
        <w:t>דלגבי</w:t>
      </w:r>
      <w:proofErr w:type="spellEnd"/>
      <w:r w:rsidRPr="00E608DA">
        <w:rPr>
          <w:rFonts w:asciiTheme="minorBidi" w:hAnsiTheme="minorBidi" w:cstheme="minorBidi"/>
          <w:b/>
          <w:sz w:val="19"/>
          <w:szCs w:val="19"/>
          <w:rtl/>
        </w:rPr>
        <w:t xml:space="preserve"> איסור ראש מגולה סגי כל שניכר שאין הראש מגולה </w:t>
      </w:r>
      <w:proofErr w:type="spellStart"/>
      <w:r w:rsidRPr="00E608DA">
        <w:rPr>
          <w:rFonts w:asciiTheme="minorBidi" w:hAnsiTheme="minorBidi" w:cstheme="minorBidi"/>
          <w:b/>
          <w:sz w:val="19"/>
          <w:szCs w:val="19"/>
          <w:rtl/>
        </w:rPr>
        <w:t>דבזה</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מינכר</w:t>
      </w:r>
      <w:proofErr w:type="spellEnd"/>
      <w:r w:rsidRPr="00E608DA">
        <w:rPr>
          <w:rFonts w:asciiTheme="minorBidi" w:hAnsiTheme="minorBidi" w:cstheme="minorBidi"/>
          <w:b/>
          <w:sz w:val="19"/>
          <w:szCs w:val="19"/>
          <w:rtl/>
        </w:rPr>
        <w:t xml:space="preserve"> שאינו פורק עול מלכות שמים.</w:t>
      </w:r>
      <w:del w:id="1645" w:author="מגיה" w:date="2026-10-15T09:00:00Z">
        <w:r w:rsidRPr="00E608DA">
          <w:rPr>
            <w:rFonts w:asciiTheme="minorBidi" w:hAnsiTheme="minorBidi" w:cstheme="minorBidi"/>
            <w:b/>
            <w:color w:val="000000"/>
            <w:sz w:val="19"/>
            <w:szCs w:val="19"/>
            <w:rtl/>
          </w:rPr>
          <w:delText xml:space="preserve"> </w:delText>
        </w:r>
      </w:del>
      <w:del w:id="1646" w:author="מגיה" w:date="2026-10-15T09:00:00Z">
        <w:r w:rsidRPr="00E608DA">
          <w:rPr>
            <w:rFonts w:asciiTheme="minorBidi" w:hAnsiTheme="minorBidi" w:cstheme="minorBidi"/>
            <w:b/>
            <w:sz w:val="19"/>
            <w:szCs w:val="19"/>
            <w:rtl/>
          </w:rPr>
          <w:delText xml:space="preserve"> </w:delText>
        </w:r>
      </w:del>
    </w:p>
  </w:footnote>
  <w:footnote w:id="29">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DB5D36">
        <w:rPr>
          <w:rStyle w:val="a7"/>
          <w:rFonts w:asciiTheme="minorBidi" w:hAnsiTheme="minorBidi"/>
          <w:b/>
          <w:bCs/>
          <w:sz w:val="19"/>
          <w:szCs w:val="19"/>
          <w:vertAlign w:val="baseline"/>
        </w:rPr>
        <w:t xml:space="preserve"> </w:t>
      </w:r>
      <w:r w:rsidRPr="00E608DA">
        <w:rPr>
          <w:rStyle w:val="a7"/>
          <w:sz w:val="19"/>
          <w:szCs w:val="19"/>
          <w:rtl/>
        </w:rPr>
        <w:t xml:space="preserve"> </w:t>
      </w:r>
      <w:r w:rsidRPr="00E608DA">
        <w:rPr>
          <w:rFonts w:asciiTheme="minorBidi" w:hAnsiTheme="minorBidi"/>
          <w:b/>
          <w:color w:val="000000"/>
          <w:sz w:val="19"/>
          <w:szCs w:val="19"/>
          <w:rtl/>
        </w:rPr>
        <w:t xml:space="preserve">כן כתב </w:t>
      </w:r>
      <w:proofErr w:type="spellStart"/>
      <w:r w:rsidRPr="00E608DA">
        <w:rPr>
          <w:rFonts w:asciiTheme="minorBidi" w:hAnsiTheme="minorBidi"/>
          <w:b/>
          <w:color w:val="000000"/>
          <w:sz w:val="19"/>
          <w:szCs w:val="19"/>
          <w:rtl/>
        </w:rPr>
        <w:t>המהרש"ל</w:t>
      </w:r>
      <w:proofErr w:type="spellEnd"/>
      <w:r w:rsidRPr="00E608DA">
        <w:rPr>
          <w:rFonts w:asciiTheme="minorBidi" w:hAnsiTheme="minorBidi"/>
          <w:b/>
          <w:color w:val="000000"/>
          <w:sz w:val="19"/>
          <w:szCs w:val="19"/>
          <w:rtl/>
        </w:rPr>
        <w:t xml:space="preserve"> שם, וכן כתב </w:t>
      </w:r>
      <w:proofErr w:type="spellStart"/>
      <w:r w:rsidRPr="00E608DA">
        <w:rPr>
          <w:rFonts w:asciiTheme="minorBidi" w:hAnsiTheme="minorBidi"/>
          <w:b/>
          <w:color w:val="000000"/>
          <w:sz w:val="19"/>
          <w:szCs w:val="19"/>
          <w:rtl/>
        </w:rPr>
        <w:t>הט"ז</w:t>
      </w:r>
      <w:proofErr w:type="spellEnd"/>
      <w:r w:rsidRPr="00E608DA">
        <w:rPr>
          <w:rFonts w:asciiTheme="minorBidi" w:hAnsiTheme="minorBidi"/>
          <w:b/>
          <w:color w:val="000000"/>
          <w:sz w:val="19"/>
          <w:szCs w:val="19"/>
          <w:rtl/>
        </w:rPr>
        <w:t xml:space="preserve"> סי' ח' כדבריו "וז"ל מה שכתב </w:t>
      </w:r>
      <w:proofErr w:type="spellStart"/>
      <w:r w:rsidRPr="00E608DA">
        <w:rPr>
          <w:rFonts w:asciiTheme="minorBidi" w:hAnsiTheme="minorBidi"/>
          <w:b/>
          <w:color w:val="000000"/>
          <w:sz w:val="19"/>
          <w:szCs w:val="19"/>
          <w:rtl/>
        </w:rPr>
        <w:t>רש"ל</w:t>
      </w:r>
      <w:proofErr w:type="spellEnd"/>
      <w:r w:rsidRPr="00E608DA">
        <w:rPr>
          <w:rFonts w:asciiTheme="minorBidi" w:hAnsiTheme="minorBidi"/>
          <w:b/>
          <w:color w:val="000000"/>
          <w:sz w:val="19"/>
          <w:szCs w:val="19"/>
          <w:rtl/>
        </w:rPr>
        <w:t xml:space="preserve"> דדי בכסוי היד על הראש, ודאי די בזה אף לסלק חוקות </w:t>
      </w:r>
      <w:proofErr w:type="spellStart"/>
      <w:r w:rsidRPr="00E608DA">
        <w:rPr>
          <w:rFonts w:asciiTheme="minorBidi" w:hAnsiTheme="minorBidi"/>
          <w:b/>
          <w:color w:val="000000"/>
          <w:sz w:val="19"/>
          <w:szCs w:val="19"/>
          <w:rtl/>
        </w:rPr>
        <w:t>העכו"ם</w:t>
      </w:r>
      <w:proofErr w:type="spellEnd"/>
      <w:r w:rsidRPr="00E608DA">
        <w:rPr>
          <w:rFonts w:asciiTheme="minorBidi" w:hAnsiTheme="minorBidi"/>
          <w:b/>
          <w:color w:val="000000"/>
          <w:sz w:val="19"/>
          <w:szCs w:val="19"/>
          <w:rtl/>
        </w:rPr>
        <w:t xml:space="preserve"> כיון שהוא מורה בזה שאסור לו </w:t>
      </w:r>
      <w:proofErr w:type="spellStart"/>
      <w:r w:rsidRPr="00E608DA">
        <w:rPr>
          <w:rFonts w:asciiTheme="minorBidi" w:hAnsiTheme="minorBidi"/>
          <w:b/>
          <w:color w:val="000000"/>
          <w:sz w:val="19"/>
          <w:szCs w:val="19"/>
          <w:rtl/>
        </w:rPr>
        <w:t>לישב</w:t>
      </w:r>
      <w:proofErr w:type="spellEnd"/>
      <w:r w:rsidRPr="00E608DA">
        <w:rPr>
          <w:rFonts w:asciiTheme="minorBidi" w:hAnsiTheme="minorBidi"/>
          <w:b/>
          <w:color w:val="000000"/>
          <w:sz w:val="19"/>
          <w:szCs w:val="19"/>
          <w:rtl/>
        </w:rPr>
        <w:t xml:space="preserve"> בגלוי הראש. וכן כתב באגרות משה (ח"א ס' א'), </w:t>
      </w:r>
      <w:proofErr w:type="spellStart"/>
      <w:r w:rsidRPr="00E608DA">
        <w:rPr>
          <w:rFonts w:asciiTheme="minorBidi" w:hAnsiTheme="minorBidi"/>
          <w:b/>
          <w:color w:val="000000"/>
          <w:sz w:val="19"/>
          <w:szCs w:val="19"/>
          <w:rtl/>
        </w:rPr>
        <w:t>דלגבי</w:t>
      </w:r>
      <w:proofErr w:type="spellEnd"/>
      <w:r w:rsidRPr="00E608DA">
        <w:rPr>
          <w:rFonts w:asciiTheme="minorBidi" w:hAnsiTheme="minorBidi"/>
          <w:b/>
          <w:color w:val="000000"/>
          <w:sz w:val="19"/>
          <w:szCs w:val="19"/>
          <w:rtl/>
        </w:rPr>
        <w:t xml:space="preserve"> איסור ראש מגולה סגי כל שניכר שאין הראש מגולה, </w:t>
      </w:r>
      <w:proofErr w:type="spellStart"/>
      <w:r w:rsidRPr="00E608DA">
        <w:rPr>
          <w:rFonts w:asciiTheme="minorBidi" w:hAnsiTheme="minorBidi"/>
          <w:b/>
          <w:color w:val="000000"/>
          <w:sz w:val="19"/>
          <w:szCs w:val="19"/>
          <w:rtl/>
        </w:rPr>
        <w:t>דבזה</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מינכר</w:t>
      </w:r>
      <w:proofErr w:type="spellEnd"/>
      <w:r w:rsidRPr="00E608DA">
        <w:rPr>
          <w:rFonts w:asciiTheme="minorBidi" w:hAnsiTheme="minorBidi"/>
          <w:b/>
          <w:color w:val="000000"/>
          <w:sz w:val="19"/>
          <w:szCs w:val="19"/>
          <w:rtl/>
        </w:rPr>
        <w:t xml:space="preserve"> שאינו פורק עול מלכות שמים. מיהו לברך בכיסוי היד גרידא י"א </w:t>
      </w:r>
      <w:proofErr w:type="spellStart"/>
      <w:r w:rsidRPr="00E608DA">
        <w:rPr>
          <w:rFonts w:asciiTheme="minorBidi" w:hAnsiTheme="minorBidi"/>
          <w:b/>
          <w:color w:val="000000"/>
          <w:sz w:val="19"/>
          <w:szCs w:val="19"/>
          <w:rtl/>
        </w:rPr>
        <w:t>דבעינן</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דוקא</w:t>
      </w:r>
      <w:proofErr w:type="spellEnd"/>
      <w:r w:rsidRPr="00E608DA">
        <w:rPr>
          <w:rFonts w:asciiTheme="minorBidi" w:hAnsiTheme="minorBidi"/>
          <w:b/>
          <w:color w:val="000000"/>
          <w:sz w:val="19"/>
          <w:szCs w:val="19"/>
          <w:rtl/>
        </w:rPr>
        <w:t xml:space="preserve"> בגד</w:t>
      </w:r>
      <w:r w:rsidRPr="00E608DA">
        <w:rPr>
          <w:rFonts w:asciiTheme="minorBidi" w:hAnsiTheme="minorBidi" w:hint="cs"/>
          <w:b/>
          <w:color w:val="000000"/>
          <w:sz w:val="19"/>
          <w:szCs w:val="19"/>
          <w:rtl/>
        </w:rPr>
        <w:t>,</w:t>
      </w:r>
      <w:r w:rsidRPr="00E608DA">
        <w:rPr>
          <w:rFonts w:asciiTheme="minorBidi" w:hAnsiTheme="minorBidi"/>
          <w:b/>
          <w:color w:val="000000"/>
          <w:sz w:val="19"/>
          <w:szCs w:val="19"/>
          <w:rtl/>
        </w:rPr>
        <w:t xml:space="preserve"> ראה בסימן צא.</w:t>
      </w:r>
    </w:p>
  </w:footnote>
  <w:footnote w:id="3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sz w:val="19"/>
          <w:szCs w:val="19"/>
        </w:rPr>
        <w:t xml:space="preserve"> </w:t>
      </w:r>
      <w:r w:rsidRPr="00E608DA">
        <w:rPr>
          <w:rFonts w:asciiTheme="minorBidi" w:hAnsiTheme="minorBidi" w:cstheme="minorBidi"/>
          <w:sz w:val="19"/>
          <w:szCs w:val="19"/>
          <w:rtl/>
        </w:rPr>
        <w:t xml:space="preserve"> </w:t>
      </w:r>
      <w:r w:rsidRPr="00E608DA">
        <w:rPr>
          <w:rFonts w:asciiTheme="minorBidi" w:hAnsiTheme="minorBidi" w:cstheme="minorBidi"/>
          <w:b/>
          <w:sz w:val="19"/>
          <w:szCs w:val="19"/>
          <w:rtl/>
        </w:rPr>
        <w:t xml:space="preserve">עפ"י דברי </w:t>
      </w:r>
      <w:proofErr w:type="spellStart"/>
      <w:r w:rsidRPr="00E608DA">
        <w:rPr>
          <w:rFonts w:asciiTheme="minorBidi" w:hAnsiTheme="minorBidi" w:cstheme="minorBidi"/>
          <w:b/>
          <w:sz w:val="19"/>
          <w:szCs w:val="19"/>
          <w:rtl/>
        </w:rPr>
        <w:t>הגמ</w:t>
      </w:r>
      <w:proofErr w:type="spellEnd"/>
      <w:r w:rsidRPr="00E608DA">
        <w:rPr>
          <w:rFonts w:asciiTheme="minorBidi" w:hAnsiTheme="minorBidi" w:cstheme="minorBidi"/>
          <w:b/>
          <w:sz w:val="19"/>
          <w:szCs w:val="19"/>
          <w:rtl/>
        </w:rPr>
        <w:t xml:space="preserve">' בברכות (ס:) "כי משי ידיה </w:t>
      </w:r>
      <w:proofErr w:type="spellStart"/>
      <w:r w:rsidRPr="00E608DA">
        <w:rPr>
          <w:rFonts w:asciiTheme="minorBidi" w:hAnsiTheme="minorBidi" w:cstheme="minorBidi"/>
          <w:b/>
          <w:sz w:val="19"/>
          <w:szCs w:val="19"/>
          <w:rtl/>
        </w:rPr>
        <w:t>לימא</w:t>
      </w:r>
      <w:proofErr w:type="spellEnd"/>
      <w:r w:rsidRPr="00E608DA">
        <w:rPr>
          <w:rFonts w:asciiTheme="minorBidi" w:hAnsiTheme="minorBidi" w:cstheme="minorBidi"/>
          <w:b/>
          <w:sz w:val="19"/>
          <w:szCs w:val="19"/>
          <w:rtl/>
        </w:rPr>
        <w:t xml:space="preserve">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w:t>
      </w:r>
      <w:del w:id="1733" w:author="מגיה" w:date="2026-10-15T09:00:00Z">
        <w:r w:rsidRPr="00E608DA">
          <w:rPr>
            <w:rFonts w:asciiTheme="minorBidi" w:hAnsiTheme="minorBidi" w:cstheme="minorBidi"/>
            <w:b/>
            <w:sz w:val="19"/>
            <w:szCs w:val="19"/>
            <w:rtl/>
          </w:rPr>
          <w:delText xml:space="preserve"> </w:delText>
        </w:r>
      </w:del>
    </w:p>
  </w:footnote>
  <w:footnote w:id="31">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 וכתב שהיה ראוי לפי טעם זה לברך על נקיות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אלא מאחר שתקנו בנטילת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לאכילה לברך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לפי שצריך ליטול מן הכלי והכלי שמו </w:t>
      </w:r>
      <w:proofErr w:type="spellStart"/>
      <w:r w:rsidRPr="00E608DA">
        <w:rPr>
          <w:rFonts w:asciiTheme="minorBidi" w:hAnsiTheme="minorBidi" w:cstheme="minorBidi"/>
          <w:b/>
          <w:sz w:val="19"/>
          <w:szCs w:val="19"/>
          <w:rtl/>
        </w:rPr>
        <w:t>נטלא</w:t>
      </w:r>
      <w:proofErr w:type="spellEnd"/>
      <w:r w:rsidRPr="00E608DA">
        <w:rPr>
          <w:rFonts w:asciiTheme="minorBidi" w:hAnsiTheme="minorBidi" w:cstheme="minorBidi"/>
          <w:b/>
          <w:sz w:val="19"/>
          <w:szCs w:val="19"/>
          <w:rtl/>
        </w:rPr>
        <w:t xml:space="preserve"> בלשון התלמוד, לכך תקנו </w:t>
      </w:r>
      <w:proofErr w:type="spellStart"/>
      <w:r w:rsidRPr="00E608DA">
        <w:rPr>
          <w:rFonts w:asciiTheme="minorBidi" w:hAnsiTheme="minorBidi" w:cstheme="minorBidi"/>
          <w:b/>
          <w:sz w:val="19"/>
          <w:szCs w:val="19"/>
          <w:rtl/>
        </w:rPr>
        <w:t>נמי</w:t>
      </w:r>
      <w:proofErr w:type="spellEnd"/>
      <w:r w:rsidRPr="00E608DA">
        <w:rPr>
          <w:rFonts w:asciiTheme="minorBidi" w:hAnsiTheme="minorBidi" w:cstheme="minorBidi"/>
          <w:b/>
          <w:sz w:val="19"/>
          <w:szCs w:val="19"/>
          <w:rtl/>
        </w:rPr>
        <w:t xml:space="preserve"> לברך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וכן כתב </w:t>
      </w:r>
      <w:proofErr w:type="spellStart"/>
      <w:r w:rsidRPr="00E608DA">
        <w:rPr>
          <w:rFonts w:asciiTheme="minorBidi" w:hAnsiTheme="minorBidi" w:cstheme="minorBidi"/>
          <w:b/>
          <w:sz w:val="19"/>
          <w:szCs w:val="19"/>
          <w:rtl/>
        </w:rPr>
        <w:t>הרשב"א</w:t>
      </w:r>
      <w:proofErr w:type="spellEnd"/>
      <w:r w:rsidRPr="00E608DA">
        <w:rPr>
          <w:rFonts w:asciiTheme="minorBidi" w:hAnsiTheme="minorBidi" w:cstheme="minorBidi"/>
          <w:b/>
          <w:sz w:val="19"/>
          <w:szCs w:val="19"/>
          <w:rtl/>
        </w:rPr>
        <w:t xml:space="preserve"> בתשובה חלק ז' (סימן תקל"ד). ורבינו האי גאון</w:t>
      </w:r>
      <w:del w:id="1649" w:author="מגיה" w:date="2026-10-15T09:00:00Z">
        <w:r w:rsidRPr="00E608DA">
          <w:rPr>
            <w:rFonts w:asciiTheme="minorBidi" w:hAnsiTheme="minorBidi" w:cstheme="minorBidi"/>
            <w:b/>
            <w:sz w:val="19"/>
            <w:szCs w:val="19"/>
            <w:rtl/>
          </w:rPr>
          <w:delText xml:space="preserve">,</w:delText>
        </w:r>
      </w:del>
      <w:r w:rsidRPr="00E608DA">
        <w:rPr>
          <w:rFonts w:asciiTheme="minorBidi" w:hAnsiTheme="minorBidi" w:cstheme="minorBidi"/>
          <w:b/>
          <w:sz w:val="19"/>
          <w:szCs w:val="19"/>
          <w:rtl/>
        </w:rPr>
        <w:t xml:space="preserve"> כתב שהוא על שם מה שצריך להגביה ידיו למעלה, והוא מלשון </w:t>
      </w:r>
      <w:proofErr w:type="spellStart"/>
      <w:r w:rsidRPr="00E608DA">
        <w:rPr>
          <w:rFonts w:asciiTheme="minorBidi" w:hAnsiTheme="minorBidi" w:cstheme="minorBidi"/>
          <w:b/>
          <w:sz w:val="19"/>
          <w:szCs w:val="19"/>
          <w:rtl/>
        </w:rPr>
        <w:t>וינטלם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וינשאם</w:t>
      </w:r>
      <w:proofErr w:type="spellEnd"/>
      <w:r w:rsidRPr="00E608DA">
        <w:rPr>
          <w:rFonts w:asciiTheme="minorBidi" w:hAnsiTheme="minorBidi" w:cstheme="minorBidi"/>
          <w:b/>
          <w:sz w:val="19"/>
          <w:szCs w:val="19"/>
          <w:rtl/>
        </w:rPr>
        <w:t>.</w:t>
      </w:r>
    </w:p>
  </w:footnote>
  <w:footnote w:id="3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Pr>
          <w:rFonts w:hint="cs"/>
          <w:sz w:val="19"/>
          <w:szCs w:val="19"/>
          <w:rtl/>
        </w:rPr>
        <w:t xml:space="preserve"> </w:t>
      </w:r>
      <w:r w:rsidRPr="00E608DA">
        <w:rPr>
          <w:rStyle w:val="a7"/>
          <w:sz w:val="19"/>
          <w:szCs w:val="19"/>
          <w:rtl/>
        </w:rPr>
        <w:t xml:space="preserve"> </w:t>
      </w:r>
      <w:r w:rsidRPr="00E608DA">
        <w:rPr>
          <w:rFonts w:asciiTheme="minorBidi" w:hAnsiTheme="minorBidi" w:cstheme="minorBidi"/>
          <w:b/>
          <w:sz w:val="19"/>
          <w:szCs w:val="19"/>
          <w:rtl/>
        </w:rPr>
        <w:t xml:space="preserve">ז"ל </w:t>
      </w:r>
      <w:proofErr w:type="spellStart"/>
      <w:r w:rsidRPr="00E608DA">
        <w:rPr>
          <w:rFonts w:asciiTheme="minorBidi" w:hAnsiTheme="minorBidi" w:cstheme="minorBidi"/>
          <w:b/>
          <w:sz w:val="19"/>
          <w:szCs w:val="19"/>
          <w:rtl/>
        </w:rPr>
        <w:t>הרשב"א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איברא</w:t>
      </w:r>
      <w:proofErr w:type="spellEnd"/>
      <w:r w:rsidRPr="00E608DA">
        <w:rPr>
          <w:rFonts w:asciiTheme="minorBidi" w:hAnsiTheme="minorBidi" w:cstheme="minorBidi"/>
          <w:b/>
          <w:sz w:val="19"/>
          <w:szCs w:val="19"/>
          <w:rtl/>
        </w:rPr>
        <w:t xml:space="preserve"> כך נהגו בכל מקום לברך בשחרית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ומקפידין</w:t>
      </w:r>
      <w:proofErr w:type="spellEnd"/>
      <w:r w:rsidRPr="00E608DA">
        <w:rPr>
          <w:rFonts w:asciiTheme="minorBidi" w:hAnsiTheme="minorBidi" w:cstheme="minorBidi"/>
          <w:b/>
          <w:sz w:val="19"/>
          <w:szCs w:val="19"/>
          <w:rtl/>
        </w:rPr>
        <w:t xml:space="preserve"> בכל תנאי נטילה כבשעת סעודה ואני לא מצאתי בשום מקום דבר ברור שיצטרך אדם ליטול ידיו שחרית דאי משום </w:t>
      </w:r>
      <w:proofErr w:type="spellStart"/>
      <w:r w:rsidRPr="00E608DA">
        <w:rPr>
          <w:rFonts w:asciiTheme="minorBidi" w:hAnsiTheme="minorBidi" w:cstheme="minorBidi"/>
          <w:b/>
          <w:sz w:val="19"/>
          <w:szCs w:val="19"/>
          <w:rtl/>
        </w:rPr>
        <w:t>שיבתא</w:t>
      </w:r>
      <w:proofErr w:type="spellEnd"/>
      <w:r w:rsidRPr="00E608DA">
        <w:rPr>
          <w:rFonts w:asciiTheme="minorBidi" w:hAnsiTheme="minorBidi" w:cstheme="minorBidi"/>
          <w:b/>
          <w:sz w:val="19"/>
          <w:szCs w:val="19"/>
          <w:rtl/>
        </w:rPr>
        <w:t xml:space="preserve"> ובת מלך די ברחיצה, ואי משום תפלה וקריאת שמע די או ברחיצה או </w:t>
      </w:r>
      <w:proofErr w:type="spellStart"/>
      <w:r w:rsidRPr="00E608DA">
        <w:rPr>
          <w:rFonts w:asciiTheme="minorBidi" w:hAnsiTheme="minorBidi" w:cstheme="minorBidi"/>
          <w:b/>
          <w:sz w:val="19"/>
          <w:szCs w:val="19"/>
          <w:rtl/>
        </w:rPr>
        <w:t>בנקיון</w:t>
      </w:r>
      <w:proofErr w:type="spellEnd"/>
      <w:r w:rsidRPr="00E608DA">
        <w:rPr>
          <w:rFonts w:asciiTheme="minorBidi" w:hAnsiTheme="minorBidi" w:cstheme="minorBidi"/>
          <w:b/>
          <w:sz w:val="19"/>
          <w:szCs w:val="19"/>
          <w:rtl/>
        </w:rPr>
        <w:t xml:space="preserve"> עפר וצרורות אלא שיש לי קצת דמדומי ראיה לחיוב הנטילה בכלי בשחר ממאי </w:t>
      </w:r>
      <w:proofErr w:type="spellStart"/>
      <w:r w:rsidRPr="00E608DA">
        <w:rPr>
          <w:rFonts w:asciiTheme="minorBidi" w:hAnsiTheme="minorBidi" w:cstheme="minorBidi"/>
          <w:b/>
          <w:sz w:val="19"/>
          <w:szCs w:val="19"/>
          <w:rtl/>
        </w:rPr>
        <w:t>דאמרינן</w:t>
      </w:r>
      <w:proofErr w:type="spellEnd"/>
      <w:r w:rsidRPr="00E608DA">
        <w:rPr>
          <w:rFonts w:asciiTheme="minorBidi" w:hAnsiTheme="minorBidi" w:cstheme="minorBidi"/>
          <w:b/>
          <w:sz w:val="19"/>
          <w:szCs w:val="19"/>
          <w:rtl/>
        </w:rPr>
        <w:t xml:space="preserve"> בפרק כל הבשר (חולין קו:) נוטל אדם ידיו שחרית ומתנה עליהם כל היום כולו ועוד </w:t>
      </w:r>
      <w:proofErr w:type="spellStart"/>
      <w:r w:rsidRPr="00E608DA">
        <w:rPr>
          <w:rFonts w:asciiTheme="minorBidi" w:hAnsiTheme="minorBidi" w:cstheme="minorBidi"/>
          <w:b/>
          <w:sz w:val="19"/>
          <w:szCs w:val="19"/>
          <w:rtl/>
        </w:rPr>
        <w:t>אמרינן</w:t>
      </w:r>
      <w:proofErr w:type="spellEnd"/>
      <w:r w:rsidRPr="00E608DA">
        <w:rPr>
          <w:rFonts w:asciiTheme="minorBidi" w:hAnsiTheme="minorBidi" w:cstheme="minorBidi"/>
          <w:b/>
          <w:sz w:val="19"/>
          <w:szCs w:val="19"/>
          <w:rtl/>
        </w:rPr>
        <w:t xml:space="preserve"> פרק היה קורא (ברכות טו.) הנוטל ידיו ומניח תפילין וקורא קריאת שמע זו היא קבלת עול מלכות שמים שלמה </w:t>
      </w:r>
      <w:proofErr w:type="spellStart"/>
      <w:r w:rsidRPr="00E608DA">
        <w:rPr>
          <w:rFonts w:asciiTheme="minorBidi" w:hAnsiTheme="minorBidi" w:cstheme="minorBidi"/>
          <w:b/>
          <w:sz w:val="19"/>
          <w:szCs w:val="19"/>
          <w:rtl/>
        </w:rPr>
        <w:t>מדקאמר</w:t>
      </w:r>
      <w:proofErr w:type="spellEnd"/>
      <w:r w:rsidRPr="00E608DA">
        <w:rPr>
          <w:rFonts w:asciiTheme="minorBidi" w:hAnsiTheme="minorBidi" w:cstheme="minorBidi"/>
          <w:b/>
          <w:sz w:val="19"/>
          <w:szCs w:val="19"/>
          <w:rtl/>
        </w:rPr>
        <w:t xml:space="preserve"> נוטל ידיו ולא </w:t>
      </w:r>
      <w:proofErr w:type="spellStart"/>
      <w:r w:rsidRPr="00E608DA">
        <w:rPr>
          <w:rFonts w:asciiTheme="minorBidi" w:hAnsiTheme="minorBidi" w:cstheme="minorBidi"/>
          <w:b/>
          <w:sz w:val="19"/>
          <w:szCs w:val="19"/>
          <w:rtl/>
        </w:rPr>
        <w:t>קאמר</w:t>
      </w:r>
      <w:proofErr w:type="spellEnd"/>
      <w:r w:rsidRPr="00E608DA">
        <w:rPr>
          <w:rFonts w:asciiTheme="minorBidi" w:hAnsiTheme="minorBidi" w:cstheme="minorBidi"/>
          <w:b/>
          <w:sz w:val="19"/>
          <w:szCs w:val="19"/>
          <w:rtl/>
        </w:rPr>
        <w:t xml:space="preserve"> רוחץ ידיו כמו שאמר (שבת כה:) בערב [שבת] רוחץ פניו ידיו ורגליו משמע לכאורה שצריך בבקר ליטול ידיו בכלי. ואם תשאל מאי שנא תפלת השחר מתפלת המנחה וערבית יש לומר לפי שבשחר אנו נעשים כבריה חדשה </w:t>
      </w:r>
      <w:proofErr w:type="spellStart"/>
      <w:r w:rsidRPr="00E608DA">
        <w:rPr>
          <w:rFonts w:asciiTheme="minorBidi" w:hAnsiTheme="minorBidi" w:cstheme="minorBidi"/>
          <w:b/>
          <w:sz w:val="19"/>
          <w:szCs w:val="19"/>
          <w:rtl/>
        </w:rPr>
        <w:t>דכתיב</w:t>
      </w:r>
      <w:proofErr w:type="spellEnd"/>
      <w:r w:rsidRPr="00E608DA">
        <w:rPr>
          <w:rFonts w:asciiTheme="minorBidi" w:hAnsiTheme="minorBidi" w:cstheme="minorBidi"/>
          <w:b/>
          <w:sz w:val="19"/>
          <w:szCs w:val="19"/>
          <w:rtl/>
        </w:rPr>
        <w:t xml:space="preserve"> (איכה ג </w:t>
      </w:r>
      <w:proofErr w:type="spellStart"/>
      <w:r w:rsidRPr="00E608DA">
        <w:rPr>
          <w:rFonts w:asciiTheme="minorBidi" w:hAnsiTheme="minorBidi" w:cstheme="minorBidi"/>
          <w:b/>
          <w:sz w:val="19"/>
          <w:szCs w:val="19"/>
          <w:rtl/>
        </w:rPr>
        <w:t>כג</w:t>
      </w:r>
      <w:proofErr w:type="spellEnd"/>
      <w:r w:rsidRPr="00E608DA">
        <w:rPr>
          <w:rFonts w:asciiTheme="minorBidi" w:hAnsiTheme="minorBidi" w:cstheme="minorBidi"/>
          <w:b/>
          <w:sz w:val="19"/>
          <w:szCs w:val="19"/>
          <w:rtl/>
        </w:rPr>
        <w:t>) חדשים לבקרים רבה אמונתך צריכים אנו להודות לו יתברך על שבראנו לכבודו לשרתו ולברך בשמו ועל דבר זה תקנו בשחר כל אותם הברכות שאנו מברכים בכל בוקר ובוקר ולפיכך אנו צריכים להתקדש בקדושתו וליטול ידינו מן הכלי ככהן שמקדש ידיו מן הכיור קודם עבודתו עכ"ל".</w:t>
      </w:r>
    </w:p>
  </w:footnote>
  <w:footnote w:id="3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DB5D36">
        <w:rPr>
          <w:rStyle w:val="a7"/>
          <w:rFonts w:eastAsiaTheme="minorHAnsi"/>
          <w:bCs/>
          <w:vertAlign w:val="baseline"/>
          <w:rtl/>
        </w:rPr>
        <w:t xml:space="preserve"> </w:t>
      </w:r>
      <w:r w:rsidRPr="00E608DA">
        <w:rPr>
          <w:rFonts w:asciiTheme="minorBidi" w:hAnsiTheme="minorBidi" w:cstheme="minorBidi"/>
          <w:b/>
          <w:sz w:val="19"/>
          <w:szCs w:val="19"/>
          <w:rtl/>
        </w:rPr>
        <w:t xml:space="preserve">הבית יוסף הביא מהזוהר בפרשת וישב (קפד ב)</w:t>
      </w:r>
      <w:del w:id="1652" w:author="מגיה" w:date="2026-10-15T09:00:00Z">
        <w:r w:rsidRPr="00E608DA">
          <w:rPr>
            <w:rFonts w:asciiTheme="minorBidi" w:hAnsiTheme="minorBidi" w:cstheme="minorBidi"/>
            <w:b/>
            <w:sz w:val="19"/>
            <w:szCs w:val="19"/>
            <w:rtl/>
          </w:rPr>
          <w:delText xml:space="preserve">.</w:delText>
        </w:r>
      </w:del>
      <w:ins w:id="1653"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דמאן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דנאים</w:t>
      </w:r>
      <w:proofErr w:type="spellEnd"/>
      <w:r w:rsidRPr="00E608DA">
        <w:rPr>
          <w:rFonts w:asciiTheme="minorBidi" w:hAnsiTheme="minorBidi" w:cstheme="minorBidi"/>
          <w:b/>
          <w:sz w:val="19"/>
          <w:szCs w:val="19"/>
          <w:rtl/>
        </w:rPr>
        <w:t xml:space="preserve"> טעים טעמא </w:t>
      </w:r>
      <w:proofErr w:type="spellStart"/>
      <w:r w:rsidRPr="00E608DA">
        <w:rPr>
          <w:rFonts w:asciiTheme="minorBidi" w:hAnsiTheme="minorBidi" w:cstheme="minorBidi"/>
          <w:b/>
          <w:sz w:val="19"/>
          <w:szCs w:val="19"/>
          <w:rtl/>
        </w:rPr>
        <w:t>דמותא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בשתין</w:t>
      </w:r>
      <w:proofErr w:type="spellEnd"/>
      <w:r w:rsidRPr="00E608DA">
        <w:rPr>
          <w:rFonts w:asciiTheme="minorBidi" w:hAnsiTheme="minorBidi" w:cstheme="minorBidi"/>
          <w:b/>
          <w:sz w:val="19"/>
          <w:szCs w:val="19"/>
          <w:rtl/>
        </w:rPr>
        <w:t xml:space="preserve"> נשמי, וכי מתער </w:t>
      </w:r>
      <w:proofErr w:type="spellStart"/>
      <w:r w:rsidRPr="00E608DA">
        <w:rPr>
          <w:rFonts w:asciiTheme="minorBidi" w:hAnsiTheme="minorBidi" w:cstheme="minorBidi"/>
          <w:b/>
          <w:sz w:val="19"/>
          <w:szCs w:val="19"/>
          <w:rtl/>
        </w:rPr>
        <w:t>אתדבק</w:t>
      </w:r>
      <w:proofErr w:type="spellEnd"/>
      <w:r w:rsidRPr="00E608DA">
        <w:rPr>
          <w:rFonts w:asciiTheme="minorBidi" w:hAnsiTheme="minorBidi" w:cstheme="minorBidi"/>
          <w:b/>
          <w:sz w:val="19"/>
          <w:szCs w:val="19"/>
          <w:rtl/>
        </w:rPr>
        <w:t xml:space="preserve"> בידיו סטרא אחרא. ומבואר בפוסקים, </w:t>
      </w:r>
      <w:proofErr w:type="spellStart"/>
      <w:r w:rsidRPr="00E608DA">
        <w:rPr>
          <w:rFonts w:asciiTheme="minorBidi" w:hAnsiTheme="minorBidi" w:cstheme="minorBidi"/>
          <w:b/>
          <w:sz w:val="19"/>
          <w:szCs w:val="19"/>
          <w:rtl/>
        </w:rPr>
        <w:t>דהיכא</w:t>
      </w:r>
      <w:proofErr w:type="spellEnd"/>
      <w:r w:rsidRPr="00E608DA">
        <w:rPr>
          <w:rFonts w:asciiTheme="minorBidi" w:hAnsiTheme="minorBidi" w:cstheme="minorBidi"/>
          <w:b/>
          <w:sz w:val="19"/>
          <w:szCs w:val="19"/>
          <w:rtl/>
        </w:rPr>
        <w:t xml:space="preserve"> שהנטילה היא משום רוח רעה בלבד, לא היו מתקנים ברכה על זה, ולפיכך הוצרכו לשאר הטעמים. וכתב </w:t>
      </w:r>
      <w:r>
        <w:rPr>
          <w:rFonts w:asciiTheme="minorBidi" w:hAnsiTheme="minorBidi" w:cstheme="minorBidi" w:hint="cs"/>
          <w:b/>
          <w:sz w:val="19"/>
          <w:szCs w:val="19"/>
          <w:rtl/>
        </w:rPr>
        <w:t>ב</w:t>
      </w:r>
      <w:r w:rsidRPr="00E608DA">
        <w:rPr>
          <w:rFonts w:asciiTheme="minorBidi" w:hAnsiTheme="minorBidi" w:cstheme="minorBidi"/>
          <w:b/>
          <w:sz w:val="19"/>
          <w:szCs w:val="19"/>
          <w:rtl/>
        </w:rPr>
        <w:t xml:space="preserve">שערי תשובה </w:t>
      </w:r>
      <w:r>
        <w:rPr>
          <w:rFonts w:asciiTheme="minorBidi" w:hAnsiTheme="minorBidi" w:cstheme="minorBidi" w:hint="cs"/>
          <w:b/>
          <w:sz w:val="19"/>
          <w:szCs w:val="19"/>
          <w:rtl/>
        </w:rPr>
        <w:t>(</w:t>
      </w:r>
      <w:r w:rsidRPr="00E608DA">
        <w:rPr>
          <w:rFonts w:asciiTheme="minorBidi" w:hAnsiTheme="minorBidi" w:cstheme="minorBidi"/>
          <w:b/>
          <w:sz w:val="19"/>
          <w:szCs w:val="19"/>
          <w:rtl/>
        </w:rPr>
        <w:t>סימן ד</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בשם </w:t>
      </w:r>
      <w:proofErr w:type="spellStart"/>
      <w:r w:rsidRPr="00E608DA">
        <w:rPr>
          <w:rFonts w:asciiTheme="minorBidi" w:hAnsiTheme="minorBidi" w:cstheme="minorBidi"/>
          <w:b/>
          <w:sz w:val="19"/>
          <w:szCs w:val="19"/>
          <w:rtl/>
        </w:rPr>
        <w:t>הברכי</w:t>
      </w:r>
      <w:proofErr w:type="spellEnd"/>
      <w:r w:rsidRPr="00E608DA">
        <w:rPr>
          <w:rFonts w:asciiTheme="minorBidi" w:hAnsiTheme="minorBidi" w:cstheme="minorBidi"/>
          <w:b/>
          <w:sz w:val="19"/>
          <w:szCs w:val="19"/>
          <w:rtl/>
        </w:rPr>
        <w:t xml:space="preserve"> יוסף שמנהג החרדים אל דבר ה' שלא לקרות ולברך נגד המים שנטלו בהם שחרית משום שרוח רע</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 שורה</w:t>
      </w:r>
      <w:ins w:id="1651"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w:t>
      </w:r>
      <w:del w:id="1650" w:author="מגיה" w:date="2026-10-15T09:00:00Z">
        <w:r w:rsidRPr="00E608DA">
          <w:rPr>
            <w:rFonts w:asciiTheme="minorBidi" w:hAnsiTheme="minorBidi" w:cstheme="minorBidi"/>
            <w:b/>
            <w:sz w:val="19"/>
            <w:szCs w:val="19"/>
            <w:rtl/>
          </w:rPr>
          <w:delText xml:space="preserve">,</w:delText>
        </w:r>
      </w:del>
      <w:r w:rsidRPr="00E608DA">
        <w:rPr>
          <w:rFonts w:asciiTheme="minorBidi" w:hAnsiTheme="minorBidi" w:cstheme="minorBidi"/>
          <w:b/>
          <w:sz w:val="19"/>
          <w:szCs w:val="19"/>
          <w:rtl/>
        </w:rPr>
        <w:t xml:space="preserve">וכן היה נוהג הגאון מופת הדור </w:t>
      </w:r>
      <w:proofErr w:type="spellStart"/>
      <w:r w:rsidRPr="00E608DA">
        <w:rPr>
          <w:rFonts w:asciiTheme="minorBidi" w:hAnsiTheme="minorBidi" w:cstheme="minorBidi"/>
          <w:b/>
          <w:sz w:val="19"/>
          <w:szCs w:val="19"/>
          <w:rtl/>
        </w:rPr>
        <w:t>מוהר"ר</w:t>
      </w:r>
      <w:proofErr w:type="spellEnd"/>
      <w:r w:rsidRPr="00E608DA">
        <w:rPr>
          <w:rFonts w:asciiTheme="minorBidi" w:hAnsiTheme="minorBidi" w:cstheme="minorBidi"/>
          <w:b/>
          <w:sz w:val="19"/>
          <w:szCs w:val="19"/>
          <w:rtl/>
        </w:rPr>
        <w:t xml:space="preserve"> חיים </w:t>
      </w:r>
      <w:proofErr w:type="spellStart"/>
      <w:r w:rsidRPr="00E608DA">
        <w:rPr>
          <w:rFonts w:asciiTheme="minorBidi" w:hAnsiTheme="minorBidi" w:cstheme="minorBidi"/>
          <w:b/>
          <w:sz w:val="19"/>
          <w:szCs w:val="19"/>
          <w:rtl/>
        </w:rPr>
        <w:t>אבולעפיא</w:t>
      </w:r>
      <w:proofErr w:type="spellEnd"/>
      <w:r w:rsidRPr="00E608DA">
        <w:rPr>
          <w:rFonts w:asciiTheme="minorBidi" w:hAnsiTheme="minorBidi" w:cstheme="minorBidi"/>
          <w:b/>
          <w:sz w:val="19"/>
          <w:szCs w:val="19"/>
          <w:rtl/>
        </w:rPr>
        <w:t xml:space="preserve"> ז"ל. למרות </w:t>
      </w:r>
      <w:proofErr w:type="spellStart"/>
      <w:r w:rsidRPr="00E608DA">
        <w:rPr>
          <w:rFonts w:asciiTheme="minorBidi" w:hAnsiTheme="minorBidi" w:cstheme="minorBidi"/>
          <w:b/>
          <w:sz w:val="19"/>
          <w:szCs w:val="19"/>
          <w:rtl/>
        </w:rPr>
        <w:t>שמדינא</w:t>
      </w:r>
      <w:proofErr w:type="spellEnd"/>
      <w:r w:rsidRPr="00E608DA">
        <w:rPr>
          <w:rFonts w:asciiTheme="minorBidi" w:hAnsiTheme="minorBidi" w:cstheme="minorBidi"/>
          <w:b/>
          <w:sz w:val="19"/>
          <w:szCs w:val="19"/>
          <w:rtl/>
        </w:rPr>
        <w:t xml:space="preserve"> לא מצינו איסור.</w:t>
      </w:r>
    </w:p>
  </w:footnote>
  <w:footnote w:id="34">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tl/>
        </w:rPr>
        <w:t xml:space="preserve"> </w:t>
      </w:r>
      <w:r w:rsidRPr="00E608DA">
        <w:rPr>
          <w:rFonts w:asciiTheme="minorBidi" w:hAnsiTheme="minorBidi" w:cstheme="minorBidi"/>
          <w:b/>
          <w:sz w:val="19"/>
          <w:szCs w:val="19"/>
          <w:rtl/>
        </w:rPr>
        <w:t xml:space="preserve">כמו שכתב בתשובת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(כלל ד' סימן א'), שאם השכיב עצמו לישן קודם היום, ונטל ידיו להתפלל אין צריך לברך על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אם לא עשה צרכיו, כי </w:t>
      </w:r>
      <w:proofErr w:type="spellStart"/>
      <w:r w:rsidRPr="00E608DA">
        <w:rPr>
          <w:rFonts w:asciiTheme="minorBidi" w:hAnsiTheme="minorBidi" w:cstheme="minorBidi"/>
          <w:b/>
          <w:sz w:val="19"/>
          <w:szCs w:val="19"/>
          <w:rtl/>
        </w:rPr>
        <w:t>שינת</w:t>
      </w:r>
      <w:proofErr w:type="spellEnd"/>
      <w:r w:rsidRPr="00E608DA">
        <w:rPr>
          <w:rFonts w:asciiTheme="minorBidi" w:hAnsiTheme="minorBidi" w:cstheme="minorBidi"/>
          <w:b/>
          <w:sz w:val="19"/>
          <w:szCs w:val="19"/>
          <w:rtl/>
        </w:rPr>
        <w:t xml:space="preserve"> עראי היא.</w:t>
      </w:r>
    </w:p>
  </w:footnote>
  <w:footnote w:id="35">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כמו שכתב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בדרכי משה (סימן ד' אות א') שמתשובת </w:t>
      </w:r>
      <w:proofErr w:type="spellStart"/>
      <w:r w:rsidRPr="00E608DA">
        <w:rPr>
          <w:rFonts w:asciiTheme="minorBidi" w:hAnsiTheme="minorBidi" w:cstheme="minorBidi"/>
          <w:b/>
          <w:sz w:val="19"/>
          <w:szCs w:val="19"/>
          <w:rtl/>
        </w:rPr>
        <w:t>הרשב"א</w:t>
      </w:r>
      <w:proofErr w:type="spellEnd"/>
      <w:r w:rsidRPr="00E608DA">
        <w:rPr>
          <w:rFonts w:asciiTheme="minorBidi" w:hAnsiTheme="minorBidi" w:cstheme="minorBidi"/>
          <w:b/>
          <w:sz w:val="19"/>
          <w:szCs w:val="19"/>
          <w:rtl/>
        </w:rPr>
        <w:t xml:space="preserve"> בחלק א' (סימן </w:t>
      </w:r>
      <w:proofErr w:type="spellStart"/>
      <w:r w:rsidRPr="00E608DA">
        <w:rPr>
          <w:rFonts w:asciiTheme="minorBidi" w:hAnsiTheme="minorBidi" w:cstheme="minorBidi"/>
          <w:b/>
          <w:sz w:val="19"/>
          <w:szCs w:val="19"/>
          <w:rtl/>
        </w:rPr>
        <w:t>קצא</w:t>
      </w:r>
      <w:proofErr w:type="spellEnd"/>
      <w:r w:rsidRPr="00E608DA">
        <w:rPr>
          <w:rFonts w:asciiTheme="minorBidi" w:hAnsiTheme="minorBidi" w:cstheme="minorBidi"/>
          <w:b/>
          <w:sz w:val="19"/>
          <w:szCs w:val="19"/>
          <w:rtl/>
        </w:rPr>
        <w:t xml:space="preserve">) משמע שאין לחלק בין </w:t>
      </w:r>
      <w:proofErr w:type="spellStart"/>
      <w:r w:rsidRPr="00E608DA">
        <w:rPr>
          <w:rFonts w:asciiTheme="minorBidi" w:hAnsiTheme="minorBidi" w:cstheme="minorBidi"/>
          <w:b/>
          <w:sz w:val="19"/>
          <w:szCs w:val="19"/>
          <w:rtl/>
        </w:rPr>
        <w:t>שינת</w:t>
      </w:r>
      <w:proofErr w:type="spellEnd"/>
      <w:r w:rsidRPr="00E608DA">
        <w:rPr>
          <w:rFonts w:asciiTheme="minorBidi" w:hAnsiTheme="minorBidi" w:cstheme="minorBidi"/>
          <w:b/>
          <w:sz w:val="19"/>
          <w:szCs w:val="19"/>
          <w:rtl/>
        </w:rPr>
        <w:t xml:space="preserve"> קבע </w:t>
      </w:r>
      <w:proofErr w:type="spellStart"/>
      <w:r w:rsidRPr="00E608DA">
        <w:rPr>
          <w:rFonts w:asciiTheme="minorBidi" w:hAnsiTheme="minorBidi" w:cstheme="minorBidi"/>
          <w:b/>
          <w:sz w:val="19"/>
          <w:szCs w:val="19"/>
          <w:rtl/>
        </w:rPr>
        <w:t>לשינת</w:t>
      </w:r>
      <w:proofErr w:type="spellEnd"/>
      <w:r w:rsidRPr="00E608DA">
        <w:rPr>
          <w:rFonts w:asciiTheme="minorBidi" w:hAnsiTheme="minorBidi" w:cstheme="minorBidi"/>
          <w:b/>
          <w:sz w:val="19"/>
          <w:szCs w:val="19"/>
          <w:rtl/>
        </w:rPr>
        <w:t xml:space="preserve"> עראי. וציין לדבריו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כז</w:t>
      </w:r>
      <w:proofErr w:type="spellEnd"/>
      <w:r w:rsidRPr="00E608DA">
        <w:rPr>
          <w:rFonts w:asciiTheme="minorBidi" w:hAnsiTheme="minorBidi" w:cstheme="minorBidi"/>
          <w:b/>
          <w:sz w:val="19"/>
          <w:szCs w:val="19"/>
          <w:rtl/>
        </w:rPr>
        <w:t xml:space="preserve">.</w:t>
      </w:r>
      <w:del w:id="1734" w:author="מגיה" w:date="2026-10-15T09:00:00Z">
        <w:r w:rsidRPr="00E608DA">
          <w:rPr>
            <w:rFonts w:asciiTheme="minorBidi" w:hAnsiTheme="minorBidi" w:cstheme="minorBidi"/>
            <w:b/>
            <w:sz w:val="19"/>
            <w:szCs w:val="19"/>
            <w:rtl/>
          </w:rPr>
          <w:delText xml:space="preserve"> </w:delText>
        </w:r>
      </w:del>
    </w:p>
  </w:footnote>
  <w:footnote w:id="36">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 כן כתב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דתלוי</w:t>
      </w:r>
      <w:proofErr w:type="spellEnd"/>
      <w:r w:rsidRPr="00E608DA">
        <w:rPr>
          <w:rFonts w:asciiTheme="minorBidi" w:hAnsiTheme="minorBidi" w:cstheme="minorBidi"/>
          <w:b/>
          <w:sz w:val="19"/>
          <w:szCs w:val="19"/>
          <w:rtl/>
        </w:rPr>
        <w:t xml:space="preserve"> במחלוקת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והרשב"א</w:t>
      </w:r>
      <w:proofErr w:type="spellEnd"/>
      <w:r w:rsidRPr="00E608DA">
        <w:rPr>
          <w:rFonts w:asciiTheme="minorBidi" w:hAnsiTheme="minorBidi" w:cstheme="minorBidi"/>
          <w:b/>
          <w:sz w:val="19"/>
          <w:szCs w:val="19"/>
          <w:rtl/>
        </w:rPr>
        <w:t xml:space="preserve"> האם חל עליו חיוב נטילה. [והטעם שלפי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לא </w:t>
      </w:r>
      <w:proofErr w:type="spellStart"/>
      <w:r w:rsidRPr="00E608DA">
        <w:rPr>
          <w:rFonts w:asciiTheme="minorBidi" w:hAnsiTheme="minorBidi" w:cstheme="minorBidi"/>
          <w:b/>
          <w:sz w:val="19"/>
          <w:szCs w:val="19"/>
          <w:rtl/>
        </w:rPr>
        <w:t>אמרינן</w:t>
      </w:r>
      <w:proofErr w:type="spellEnd"/>
      <w:r w:rsidRPr="00E608DA">
        <w:rPr>
          <w:rFonts w:asciiTheme="minorBidi" w:hAnsiTheme="minorBidi" w:cstheme="minorBidi"/>
          <w:b/>
          <w:sz w:val="19"/>
          <w:szCs w:val="19"/>
          <w:rtl/>
        </w:rPr>
        <w:t xml:space="preserve"> לא </w:t>
      </w:r>
      <w:proofErr w:type="spellStart"/>
      <w:r w:rsidRPr="00E608DA">
        <w:rPr>
          <w:rFonts w:asciiTheme="minorBidi" w:hAnsiTheme="minorBidi" w:cstheme="minorBidi"/>
          <w:b/>
          <w:sz w:val="19"/>
          <w:szCs w:val="19"/>
          <w:rtl/>
        </w:rPr>
        <w:t>פלוג</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יתכן שלא יצטרך ליטול ידיו לפי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גם בישן כגון מי שישן עם בתי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ולכן </w:t>
      </w:r>
      <w:proofErr w:type="spellStart"/>
      <w:r w:rsidRPr="00E608DA">
        <w:rPr>
          <w:rFonts w:asciiTheme="minorBidi" w:hAnsiTheme="minorBidi" w:cstheme="minorBidi"/>
          <w:b/>
          <w:sz w:val="19"/>
          <w:szCs w:val="19"/>
          <w:rtl/>
        </w:rPr>
        <w:t>בכה"ג</w:t>
      </w:r>
      <w:proofErr w:type="spellEnd"/>
      <w:r w:rsidRPr="00E608DA">
        <w:rPr>
          <w:rFonts w:asciiTheme="minorBidi" w:hAnsiTheme="minorBidi" w:cstheme="minorBidi"/>
          <w:b/>
          <w:sz w:val="19"/>
          <w:szCs w:val="19"/>
          <w:rtl/>
        </w:rPr>
        <w:t xml:space="preserve"> לא שייך לומר לא </w:t>
      </w:r>
      <w:proofErr w:type="spellStart"/>
      <w:r w:rsidRPr="00E608DA">
        <w:rPr>
          <w:rFonts w:asciiTheme="minorBidi" w:hAnsiTheme="minorBidi" w:cstheme="minorBidi"/>
          <w:b/>
          <w:sz w:val="19"/>
          <w:szCs w:val="19"/>
          <w:rtl/>
        </w:rPr>
        <w:t>פלוג</w:t>
      </w:r>
      <w:proofErr w:type="spellEnd"/>
      <w:r w:rsidRPr="00E608DA">
        <w:rPr>
          <w:rFonts w:asciiTheme="minorBidi" w:hAnsiTheme="minorBidi" w:cstheme="minorBidi"/>
          <w:b/>
          <w:sz w:val="19"/>
          <w:szCs w:val="19"/>
          <w:rtl/>
        </w:rPr>
        <w:t xml:space="preserve">.] ולאור זאת כתב </w:t>
      </w:r>
      <w:proofErr w:type="spellStart"/>
      <w:r w:rsidRPr="00E608DA">
        <w:rPr>
          <w:rFonts w:asciiTheme="minorBidi" w:hAnsiTheme="minorBidi" w:cstheme="minorBidi"/>
          <w:b/>
          <w:sz w:val="19"/>
          <w:szCs w:val="19"/>
          <w:rtl/>
        </w:rPr>
        <w:t>בשו"ע</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סי"ג</w:t>
      </w:r>
      <w:proofErr w:type="spellEnd"/>
      <w:r w:rsidRPr="00E608DA">
        <w:rPr>
          <w:rFonts w:asciiTheme="minorBidi" w:hAnsiTheme="minorBidi" w:cstheme="minorBidi"/>
          <w:b/>
          <w:sz w:val="19"/>
          <w:szCs w:val="19"/>
          <w:rtl/>
        </w:rPr>
        <w:t xml:space="preserve"> "אם היה ניעור כל הלילה יש להסתפק אם צריך ליטול ידיו שחרית</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וכתב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ויטלם</w:t>
      </w:r>
      <w:proofErr w:type="spellEnd"/>
      <w:r w:rsidRPr="00E608DA">
        <w:rPr>
          <w:rFonts w:asciiTheme="minorBidi" w:hAnsiTheme="minorBidi" w:cstheme="minorBidi"/>
          <w:b/>
          <w:sz w:val="19"/>
          <w:szCs w:val="19"/>
          <w:rtl/>
        </w:rPr>
        <w:t xml:space="preserve"> בלי ברכה. אלא </w:t>
      </w:r>
      <w:proofErr w:type="spellStart"/>
      <w:r w:rsidRPr="00E608DA">
        <w:rPr>
          <w:rFonts w:asciiTheme="minorBidi" w:hAnsiTheme="minorBidi" w:cstheme="minorBidi"/>
          <w:b/>
          <w:sz w:val="19"/>
          <w:szCs w:val="19"/>
          <w:rtl/>
        </w:rPr>
        <w:t>שהב"ח</w:t>
      </w:r>
      <w:proofErr w:type="spellEnd"/>
      <w:r w:rsidRPr="00E608DA">
        <w:rPr>
          <w:rFonts w:asciiTheme="minorBidi" w:hAnsiTheme="minorBidi" w:cstheme="minorBidi"/>
          <w:b/>
          <w:sz w:val="19"/>
          <w:szCs w:val="19"/>
          <w:rtl/>
        </w:rPr>
        <w:t xml:space="preserve"> ועוד אחרונים חולקים כמו שציין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וס"ל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דמאחר</w:t>
      </w:r>
      <w:proofErr w:type="spellEnd"/>
      <w:r w:rsidRPr="00E608DA">
        <w:rPr>
          <w:rFonts w:asciiTheme="minorBidi" w:hAnsiTheme="minorBidi" w:cstheme="minorBidi"/>
          <w:b/>
          <w:sz w:val="19"/>
          <w:szCs w:val="19"/>
          <w:rtl/>
        </w:rPr>
        <w:t xml:space="preserve"> שתיקנו יש חיוב בכל אופן ואם עשה צרכיו </w:t>
      </w:r>
      <w:proofErr w:type="spellStart"/>
      <w:r w:rsidRPr="00E608DA">
        <w:rPr>
          <w:rFonts w:asciiTheme="minorBidi" w:hAnsiTheme="minorBidi" w:cstheme="minorBidi"/>
          <w:b/>
          <w:sz w:val="19"/>
          <w:szCs w:val="19"/>
          <w:rtl/>
        </w:rPr>
        <w:t>לכו"ע</w:t>
      </w:r>
      <w:proofErr w:type="spellEnd"/>
      <w:r w:rsidRPr="00E608DA">
        <w:rPr>
          <w:rFonts w:asciiTheme="minorBidi" w:hAnsiTheme="minorBidi" w:cstheme="minorBidi"/>
          <w:b/>
          <w:sz w:val="19"/>
          <w:szCs w:val="19"/>
          <w:rtl/>
        </w:rPr>
        <w:t xml:space="preserve"> יש לברך וכן יש לעשות למי שהיה ער כל הלילה כדי לקיים מצות נטילה בברכה </w:t>
      </w:r>
      <w:proofErr w:type="spellStart"/>
      <w:r w:rsidRPr="00E608DA">
        <w:rPr>
          <w:rFonts w:asciiTheme="minorBidi" w:hAnsiTheme="minorBidi" w:cstheme="minorBidi"/>
          <w:b/>
          <w:sz w:val="19"/>
          <w:szCs w:val="19"/>
          <w:rtl/>
        </w:rPr>
        <w:t>לכו"ע</w:t>
      </w:r>
      <w:proofErr w:type="spellEnd"/>
      <w:r w:rsidRPr="00E608DA">
        <w:rPr>
          <w:rFonts w:asciiTheme="minorBidi" w:hAnsiTheme="minorBidi" w:cstheme="minorBidi"/>
          <w:b/>
          <w:sz w:val="19"/>
          <w:szCs w:val="19"/>
          <w:rtl/>
        </w:rPr>
        <w:t>.</w:t>
      </w:r>
    </w:p>
  </w:footnote>
  <w:footnote w:id="37">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מהארחות חיים </w:t>
      </w:r>
      <w:proofErr w:type="spellStart"/>
      <w:r w:rsidRPr="00E608DA">
        <w:rPr>
          <w:rFonts w:asciiTheme="minorBidi" w:hAnsiTheme="minorBidi" w:cstheme="minorBidi"/>
          <w:b/>
          <w:sz w:val="19"/>
          <w:szCs w:val="19"/>
          <w:rtl/>
        </w:rPr>
        <w:t>דמדברי</w:t>
      </w:r>
      <w:proofErr w:type="spellEnd"/>
      <w:r w:rsidRPr="00E608DA">
        <w:rPr>
          <w:rFonts w:asciiTheme="minorBidi" w:hAnsiTheme="minorBidi" w:cstheme="minorBidi"/>
          <w:b/>
          <w:sz w:val="19"/>
          <w:szCs w:val="19"/>
          <w:rtl/>
        </w:rPr>
        <w:t xml:space="preserve"> הגמרא בשבת (קט.), שאי' </w:t>
      </w:r>
      <w:proofErr w:type="spellStart"/>
      <w:r w:rsidRPr="00E608DA">
        <w:rPr>
          <w:rFonts w:asciiTheme="minorBidi" w:hAnsiTheme="minorBidi" w:cstheme="minorBidi"/>
          <w:b/>
          <w:sz w:val="19"/>
          <w:szCs w:val="19"/>
          <w:rtl/>
        </w:rPr>
        <w:t>שיבתא</w:t>
      </w:r>
      <w:proofErr w:type="spellEnd"/>
      <w:r w:rsidRPr="00E608DA">
        <w:rPr>
          <w:rFonts w:asciiTheme="minorBidi" w:hAnsiTheme="minorBidi" w:cstheme="minorBidi"/>
          <w:b/>
          <w:sz w:val="19"/>
          <w:szCs w:val="19"/>
          <w:rtl/>
        </w:rPr>
        <w:t xml:space="preserve"> ובת מלך היא להעביר רוח רעה השורה בלילה על </w:t>
      </w:r>
      <w:proofErr w:type="spellStart"/>
      <w:r w:rsidRPr="00E608DA">
        <w:rPr>
          <w:rFonts w:asciiTheme="minorBidi" w:hAnsiTheme="minorBidi" w:cstheme="minorBidi"/>
          <w:b/>
          <w:sz w:val="19"/>
          <w:szCs w:val="19"/>
          <w:rtl/>
        </w:rPr>
        <w:t>הידים</w:t>
      </w:r>
      <w:proofErr w:type="spellEnd"/>
      <w:r w:rsidRPr="00E608DA">
        <w:rPr>
          <w:rFonts w:asciiTheme="minorBidi" w:hAnsiTheme="minorBidi" w:cstheme="minorBidi"/>
          <w:b/>
          <w:sz w:val="19"/>
          <w:szCs w:val="19"/>
          <w:rtl/>
        </w:rPr>
        <w:t xml:space="preserve">, יש משמעות </w:t>
      </w:r>
      <w:proofErr w:type="spellStart"/>
      <w:r w:rsidRPr="00E608DA">
        <w:rPr>
          <w:rFonts w:asciiTheme="minorBidi" w:hAnsiTheme="minorBidi" w:cstheme="minorBidi"/>
          <w:b/>
          <w:sz w:val="19"/>
          <w:szCs w:val="19"/>
          <w:rtl/>
        </w:rPr>
        <w:t>דכל</w:t>
      </w:r>
      <w:proofErr w:type="spellEnd"/>
      <w:r w:rsidRPr="00E608DA">
        <w:rPr>
          <w:rFonts w:asciiTheme="minorBidi" w:hAnsiTheme="minorBidi" w:cstheme="minorBidi"/>
          <w:b/>
          <w:sz w:val="19"/>
          <w:szCs w:val="19"/>
          <w:rtl/>
        </w:rPr>
        <w:t xml:space="preserve"> שעבר הלילה צריך ליטול ידיו אף שלא ישן.</w:t>
      </w:r>
    </w:p>
  </w:footnote>
  <w:footnote w:id="3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sz w:val="19"/>
          <w:szCs w:val="19"/>
        </w:rPr>
        <w:t xml:space="preserve"> </w:t>
      </w:r>
      <w:r w:rsidRPr="00E608DA">
        <w:rPr>
          <w:rFonts w:asciiTheme="minorBidi" w:hAnsiTheme="minorBidi" w:cstheme="minorBidi"/>
          <w:sz w:val="19"/>
          <w:szCs w:val="19"/>
          <w:rtl/>
        </w:rPr>
        <w:t xml:space="preserve"> </w:t>
      </w:r>
      <w:r w:rsidRPr="00E608DA">
        <w:rPr>
          <w:rFonts w:asciiTheme="minorBidi" w:hAnsiTheme="minorBidi" w:cstheme="minorBidi"/>
          <w:b/>
          <w:sz w:val="19"/>
          <w:szCs w:val="19"/>
          <w:rtl/>
        </w:rPr>
        <w:t xml:space="preserve">כמו שכתבנו לעיל </w:t>
      </w:r>
      <w:proofErr w:type="spellStart"/>
      <w:r w:rsidRPr="00E608DA">
        <w:rPr>
          <w:rFonts w:asciiTheme="minorBidi" w:hAnsiTheme="minorBidi" w:cstheme="minorBidi"/>
          <w:b/>
          <w:sz w:val="19"/>
          <w:szCs w:val="19"/>
          <w:rtl/>
        </w:rPr>
        <w:t>מהב"י</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והמחבר </w:t>
      </w:r>
      <w:proofErr w:type="spellStart"/>
      <w:r w:rsidRPr="00E608DA">
        <w:rPr>
          <w:rFonts w:asciiTheme="minorBidi" w:hAnsiTheme="minorBidi" w:cstheme="minorBidi"/>
          <w:b/>
          <w:sz w:val="19"/>
          <w:szCs w:val="19"/>
          <w:rtl/>
        </w:rPr>
        <w:t>בשו"ע</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סי"ד</w:t>
      </w:r>
      <w:proofErr w:type="spellEnd"/>
      <w:r w:rsidRPr="00E608DA">
        <w:rPr>
          <w:rFonts w:asciiTheme="minorBidi" w:hAnsiTheme="minorBidi" w:cstheme="minorBidi"/>
          <w:b/>
          <w:sz w:val="19"/>
          <w:szCs w:val="19"/>
          <w:rtl/>
        </w:rPr>
        <w:t xml:space="preserve"> כתב</w:t>
      </w:r>
      <w:del w:id="1660" w:author="מגיה" w:date="2026-10-15T09:00:00Z">
        <w:r w:rsidRPr="00E608DA">
          <w:rPr>
            <w:rFonts w:asciiTheme="minorBidi" w:hAnsiTheme="minorBidi" w:cstheme="minorBidi"/>
            <w:b/>
            <w:sz w:val="19"/>
            <w:szCs w:val="19"/>
            <w:rtl/>
          </w:rPr>
          <w:delText xml:space="preserve">  </w:delText>
        </w:r>
      </w:del>
      <w:ins w:id="1661" w:author="מגיה" w:date="2026-10-15T09:00:00Z">
        <w:r>
          <w:rPr>
            <w:rFonts w:asciiTheme="minorBidi" w:hAnsiTheme="minorBidi" w:cstheme="minorBidi"/>
            <w:b/>
            <w:sz w:val="19"/>
            <w:szCs w:val="19"/>
            <w:rtl/>
          </w:rPr>
          <w:t xml:space="preserve"> </w:t>
        </w:r>
      </w:ins>
      <w:r w:rsidRPr="00E608DA">
        <w:rPr>
          <w:rFonts w:asciiTheme="minorBidi" w:hAnsiTheme="minorBidi" w:cstheme="minorBidi"/>
          <w:b/>
          <w:sz w:val="19"/>
          <w:szCs w:val="19"/>
          <w:rtl/>
        </w:rPr>
        <w:t xml:space="preserve">דיש להסתפק בזה, </w:t>
      </w:r>
      <w:proofErr w:type="spellStart"/>
      <w:r w:rsidRPr="00E608DA">
        <w:rPr>
          <w:rFonts w:asciiTheme="minorBidi" w:hAnsiTheme="minorBidi" w:cstheme="minorBidi"/>
          <w:b/>
          <w:sz w:val="19"/>
          <w:szCs w:val="19"/>
          <w:rtl/>
        </w:rPr>
        <w:t>והרמ"א</w:t>
      </w:r>
      <w:proofErr w:type="spellEnd"/>
      <w:r w:rsidRPr="00E608DA">
        <w:rPr>
          <w:rFonts w:asciiTheme="minorBidi" w:hAnsiTheme="minorBidi" w:cstheme="minorBidi"/>
          <w:b/>
          <w:sz w:val="19"/>
          <w:szCs w:val="19"/>
          <w:rtl/>
        </w:rPr>
        <w:t xml:space="preserve"> כתב </w:t>
      </w:r>
      <w:proofErr w:type="spellStart"/>
      <w:r w:rsidRPr="00E608DA">
        <w:rPr>
          <w:rFonts w:asciiTheme="minorBidi" w:hAnsiTheme="minorBidi" w:cstheme="minorBidi"/>
          <w:b/>
          <w:sz w:val="19"/>
          <w:szCs w:val="19"/>
          <w:rtl/>
        </w:rPr>
        <w:t>שיטול</w:t>
      </w:r>
      <w:proofErr w:type="spellEnd"/>
      <w:r w:rsidRPr="00E608DA">
        <w:rPr>
          <w:rFonts w:asciiTheme="minorBidi" w:hAnsiTheme="minorBidi" w:cstheme="minorBidi"/>
          <w:b/>
          <w:sz w:val="19"/>
          <w:szCs w:val="19"/>
          <w:rtl/>
        </w:rPr>
        <w:t xml:space="preserve"> ידיו שנית</w:t>
      </w:r>
      <w:r w:rsidRPr="00E608DA">
        <w:rPr>
          <w:rFonts w:asciiTheme="minorBidi" w:hAnsiTheme="minorBidi" w:cstheme="minorBidi" w:hint="cs"/>
          <w:b/>
          <w:sz w:val="19"/>
          <w:szCs w:val="19"/>
          <w:rtl/>
        </w:rPr>
        <w:t xml:space="preserve"> </w:t>
      </w:r>
      <w:r w:rsidRPr="00E608DA">
        <w:rPr>
          <w:rFonts w:asciiTheme="minorBidi" w:hAnsiTheme="minorBidi" w:cstheme="minorBidi"/>
          <w:b/>
          <w:sz w:val="19"/>
          <w:szCs w:val="19"/>
          <w:rtl/>
        </w:rPr>
        <w:t xml:space="preserve">בלי ברכה. ובמ"ב </w:t>
      </w:r>
      <w:ins w:id="1659" w:author="מגיה" w:date="2026-10-15T09:00:00Z">
        <w:r>
          <w:rPr>
            <w:rFonts w:asciiTheme="minorBidi" w:hAnsiTheme="minorBidi" w:cstheme="minorBidi"/>
            <w:b/>
            <w:sz w:val="19"/>
            <w:szCs w:val="19"/>
            <w:rtl/>
          </w:rPr>
          <w:t xml:space="preserve">כתב </w:t>
        </w:r>
      </w:ins>
      <w:proofErr w:type="spellStart"/>
      <w:r w:rsidRPr="00E608DA">
        <w:rPr>
          <w:rFonts w:asciiTheme="minorBidi" w:hAnsiTheme="minorBidi" w:cstheme="minorBidi"/>
          <w:b/>
          <w:sz w:val="19"/>
          <w:szCs w:val="19"/>
          <w:rtl/>
        </w:rPr>
        <w:t>דאפילו</w:t>
      </w:r>
      <w:proofErr w:type="spellEnd"/>
      <w:r w:rsidRPr="00E608DA">
        <w:rPr>
          <w:rFonts w:asciiTheme="minorBidi" w:hAnsiTheme="minorBidi" w:cstheme="minorBidi"/>
          <w:b/>
          <w:sz w:val="19"/>
          <w:szCs w:val="19"/>
          <w:rtl/>
        </w:rPr>
        <w:t xml:space="preserve"> אם בפעם הראשונה כשנטל ידיו לא </w:t>
      </w:r>
      <w:del w:id="1657" w:author="מגיה" w:date="2026-10-15T09:00:00Z">
        <w:r w:rsidRPr="00E608DA">
          <w:rPr>
            <w:rFonts w:asciiTheme="minorBidi" w:hAnsiTheme="minorBidi" w:cstheme="minorBidi"/>
            <w:b/>
            <w:sz w:val="19"/>
            <w:szCs w:val="19"/>
            <w:rtl/>
          </w:rPr>
          <w:delText xml:space="preserve">ברך</w:delText>
        </w:r>
      </w:del>
      <w:ins w:id="1658" w:author="מגיה" w:date="2026-10-15T09:00:00Z">
        <w:r>
          <w:rPr>
            <w:rFonts w:asciiTheme="minorBidi" w:hAnsiTheme="minorBidi" w:cstheme="minorBidi"/>
            <w:b/>
            <w:sz w:val="19"/>
            <w:szCs w:val="19"/>
            <w:rtl/>
          </w:rPr>
          <w:t xml:space="preserve">בירך</w:t>
        </w:r>
      </w:ins>
      <w:r w:rsidRPr="00E608DA">
        <w:rPr>
          <w:rFonts w:asciiTheme="minorBidi" w:hAnsiTheme="minorBidi" w:cstheme="minorBidi"/>
          <w:b/>
          <w:sz w:val="19"/>
          <w:szCs w:val="19"/>
          <w:rtl/>
        </w:rPr>
        <w:t xml:space="preserve"> על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מ"מ לא יברך עתה </w:t>
      </w:r>
      <w:proofErr w:type="spellStart"/>
      <w:r w:rsidRPr="00E608DA">
        <w:rPr>
          <w:rFonts w:asciiTheme="minorBidi" w:hAnsiTheme="minorBidi" w:cstheme="minorBidi"/>
          <w:b/>
          <w:sz w:val="19"/>
          <w:szCs w:val="19"/>
          <w:rtl/>
        </w:rPr>
        <w:t>דאיך</w:t>
      </w:r>
      <w:proofErr w:type="spellEnd"/>
      <w:r w:rsidRPr="00E608DA">
        <w:rPr>
          <w:rFonts w:asciiTheme="minorBidi" w:hAnsiTheme="minorBidi" w:cstheme="minorBidi"/>
          <w:b/>
          <w:sz w:val="19"/>
          <w:szCs w:val="19"/>
          <w:rtl/>
        </w:rPr>
        <w:t xml:space="preserve"> יאמר </w:t>
      </w:r>
      <w:proofErr w:type="spellStart"/>
      <w:r w:rsidRPr="00E608DA">
        <w:rPr>
          <w:rFonts w:asciiTheme="minorBidi" w:hAnsiTheme="minorBidi" w:cstheme="minorBidi"/>
          <w:b/>
          <w:sz w:val="19"/>
          <w:szCs w:val="19"/>
          <w:rtl/>
        </w:rPr>
        <w:t>וציונו</w:t>
      </w:r>
      <w:proofErr w:type="spellEnd"/>
      <w:r w:rsidRPr="00E608DA">
        <w:rPr>
          <w:rFonts w:asciiTheme="minorBidi" w:hAnsiTheme="minorBidi" w:cstheme="minorBidi"/>
          <w:b/>
          <w:sz w:val="19"/>
          <w:szCs w:val="19"/>
          <w:rtl/>
        </w:rPr>
        <w:t xml:space="preserve"> הלא יצא כבר ידי חובת הנטילה לדעת </w:t>
      </w:r>
      <w:proofErr w:type="spellStart"/>
      <w:r w:rsidRPr="00E608DA">
        <w:rPr>
          <w:rFonts w:asciiTheme="minorBidi" w:hAnsiTheme="minorBidi" w:cstheme="minorBidi"/>
          <w:b/>
          <w:sz w:val="19"/>
          <w:szCs w:val="19"/>
          <w:rtl/>
        </w:rPr>
        <w:t>הרא"ש</w:t>
      </w:r>
      <w:proofErr w:type="spellEnd"/>
      <w:r w:rsidRPr="00E608DA">
        <w:rPr>
          <w:rFonts w:asciiTheme="minorBidi" w:hAnsiTheme="minorBidi" w:cstheme="minorBidi"/>
          <w:b/>
          <w:sz w:val="19"/>
          <w:szCs w:val="19"/>
          <w:rtl/>
        </w:rPr>
        <w:t xml:space="preserve">. </w:t>
      </w:r>
      <w:del w:id="1655" w:author="מגיה" w:date="2026-10-15T09:00:00Z">
        <w:r w:rsidRPr="00E608DA">
          <w:rPr>
            <w:rFonts w:asciiTheme="minorBidi" w:hAnsiTheme="minorBidi" w:cstheme="minorBidi"/>
            <w:b/>
            <w:sz w:val="19"/>
            <w:szCs w:val="19"/>
            <w:rtl/>
          </w:rPr>
          <w:delText xml:space="preserve">מ"מ</w:delText>
        </w:r>
      </w:del>
      <w:ins w:id="1656" w:author="מגיה" w:date="2026-10-15T09:00:00Z">
        <w:r>
          <w:rPr>
            <w:rFonts w:asciiTheme="minorBidi" w:hAnsiTheme="minorBidi" w:cstheme="minorBidi"/>
            <w:b/>
            <w:sz w:val="19"/>
            <w:szCs w:val="19"/>
            <w:rtl/>
          </w:rPr>
          <w:t xml:space="preserve">אמנם</w:t>
        </w:r>
      </w:ins>
      <w:r w:rsidRPr="00E608DA">
        <w:rPr>
          <w:rFonts w:asciiTheme="minorBidi" w:hAnsiTheme="minorBidi" w:cstheme="minorBidi"/>
          <w:b/>
          <w:sz w:val="19"/>
          <w:szCs w:val="19"/>
          <w:rtl/>
        </w:rPr>
        <w:t xml:space="preserve"> כתב והנכון שיב</w:t>
      </w:r>
      <w:r w:rsidRPr="00E608DA">
        <w:rPr>
          <w:rFonts w:asciiTheme="minorBidi" w:hAnsiTheme="minorBidi" w:cstheme="minorBidi" w:hint="cs"/>
          <w:b/>
          <w:sz w:val="19"/>
          <w:szCs w:val="19"/>
          <w:rtl/>
        </w:rPr>
        <w:t>י</w:t>
      </w:r>
      <w:r w:rsidRPr="00E608DA">
        <w:rPr>
          <w:rFonts w:asciiTheme="minorBidi" w:hAnsiTheme="minorBidi" w:cstheme="minorBidi"/>
          <w:b/>
          <w:sz w:val="19"/>
          <w:szCs w:val="19"/>
          <w:rtl/>
        </w:rPr>
        <w:t xml:space="preserve">א עצמו לידי חיוב ברכה ע"י שיעשה צרכיו.</w:t>
      </w:r>
      <w:del w:id="1654" w:author="מגיה" w:date="2026-10-15T09:00:00Z">
        <w:r w:rsidRPr="00E608DA">
          <w:rPr>
            <w:rFonts w:asciiTheme="minorBidi" w:hAnsiTheme="minorBidi" w:cstheme="minorBidi"/>
            <w:b/>
            <w:sz w:val="19"/>
            <w:szCs w:val="19"/>
            <w:rtl/>
          </w:rPr>
          <w:delText xml:space="preserve"> </w:delText>
        </w:r>
      </w:del>
    </w:p>
  </w:footnote>
  <w:footnote w:id="39">
    <w:p w:rsidR="00A4713F" w:rsidRPr="00E608DA" w:rsidRDefault="00A4713F" w:rsidP="006650A6">
      <w:pPr>
        <w:pStyle w:val="a5"/>
        <w:bidi/>
        <w:spacing w:line="300" w:lineRule="exact"/>
        <w:jc w:val="both"/>
        <w:rPr>
          <w:rFonts w:asciiTheme="minorBidi" w:hAnsiTheme="minorBidi" w:cstheme="minorBidi"/>
          <w:b/>
          <w:bCs/>
          <w:sz w:val="19"/>
          <w:szCs w:val="19"/>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tl/>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ל </w:t>
      </w:r>
      <w:proofErr w:type="spellStart"/>
      <w:r w:rsidRPr="00E608DA">
        <w:rPr>
          <w:rFonts w:asciiTheme="minorBidi" w:hAnsiTheme="minorBidi" w:cstheme="minorBidi"/>
          <w:b/>
          <w:sz w:val="19"/>
          <w:szCs w:val="19"/>
          <w:rtl/>
        </w:rPr>
        <w:t>ובס"ק</w:t>
      </w:r>
      <w:proofErr w:type="spellEnd"/>
      <w:r w:rsidRPr="00E608DA">
        <w:rPr>
          <w:rFonts w:asciiTheme="minorBidi" w:hAnsiTheme="minorBidi" w:cstheme="minorBidi"/>
          <w:b/>
          <w:sz w:val="19"/>
          <w:szCs w:val="19"/>
          <w:rtl/>
        </w:rPr>
        <w:t xml:space="preserve"> לג.</w:t>
      </w:r>
    </w:p>
  </w:footnote>
  <w:footnote w:id="4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שו"ע</w:t>
      </w:r>
      <w:proofErr w:type="spellEnd"/>
      <w:r w:rsidRPr="00E608DA">
        <w:rPr>
          <w:rFonts w:asciiTheme="minorBidi" w:hAnsiTheme="minorBidi" w:cstheme="minorBidi" w:hint="cs"/>
          <w:b/>
          <w:sz w:val="19"/>
          <w:szCs w:val="19"/>
          <w:rtl/>
        </w:rPr>
        <w:t xml:space="preserve"> סעיף</w:t>
      </w:r>
      <w:del w:id="1735" w:author="מגיה" w:date="2026-10-15T09:00:00Z">
        <w:r w:rsidRPr="00E608DA">
          <w:rPr>
            <w:rFonts w:asciiTheme="minorBidi" w:hAnsiTheme="minorBidi" w:cstheme="minorBidi" w:hint="cs"/>
            <w:b/>
            <w:sz w:val="19"/>
            <w:szCs w:val="19"/>
            <w:rtl/>
          </w:rPr>
          <w:delText xml:space="preserve"> </w:delText>
        </w:r>
      </w:del>
      <w:del w:id="1736" w:author="מגיה" w:date="2026-10-15T09:00:00Z">
        <w:r w:rsidRPr="00E608DA">
          <w:rPr>
            <w:rFonts w:asciiTheme="minorBidi" w:hAnsiTheme="minorBidi" w:cstheme="minorBidi"/>
            <w:b/>
            <w:sz w:val="19"/>
            <w:szCs w:val="19"/>
            <w:rtl/>
          </w:rPr>
          <w:delText xml:space="preserve"> </w:delText>
        </w:r>
      </w:del>
      <w:ins w:id="1737" w:author="מגיה" w:date="2026-10-15T09:00:00Z">
        <w:r>
          <w:rPr>
            <w:rFonts w:asciiTheme="minorBidi" w:hAnsiTheme="minorBidi" w:cstheme="minorBidi" w:hint="cs"/>
            <w:b/>
            <w:sz w:val="19"/>
            <w:szCs w:val="19"/>
            <w:rtl/>
          </w:rPr>
          <w:t xml:space="preserve"> </w:t>
        </w:r>
      </w:ins>
      <w:proofErr w:type="spellStart"/>
      <w:r w:rsidRPr="00E608DA">
        <w:rPr>
          <w:rFonts w:asciiTheme="minorBidi" w:hAnsiTheme="minorBidi" w:cstheme="minorBidi"/>
          <w:b/>
          <w:sz w:val="19"/>
          <w:szCs w:val="19"/>
          <w:rtl/>
        </w:rPr>
        <w:t>יב</w:t>
      </w:r>
      <w:proofErr w:type="spellEnd"/>
      <w:r w:rsidRPr="00E608DA">
        <w:rPr>
          <w:rFonts w:asciiTheme="minorBidi" w:hAnsiTheme="minorBidi" w:cstheme="minorBidi"/>
          <w:b/>
          <w:sz w:val="19"/>
          <w:szCs w:val="19"/>
          <w:rtl/>
        </w:rPr>
        <w:t xml:space="preserve"> מ"ב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יז</w:t>
      </w:r>
      <w:proofErr w:type="spellEnd"/>
      <w:r w:rsidRPr="00E608DA">
        <w:rPr>
          <w:rFonts w:asciiTheme="minorBidi" w:hAnsiTheme="minorBidi" w:cstheme="minorBidi" w:hint="cs"/>
          <w:b/>
          <w:sz w:val="19"/>
          <w:szCs w:val="19"/>
          <w:rtl/>
        </w:rPr>
        <w:t>.</w:t>
      </w:r>
    </w:p>
  </w:footnote>
  <w:footnote w:id="41">
    <w:p w:rsidR="00A4713F" w:rsidRPr="00E608DA" w:rsidRDefault="00A4713F" w:rsidP="0050232A">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והנה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כתב </w:t>
      </w:r>
      <w:proofErr w:type="spellStart"/>
      <w:r w:rsidRPr="00E608DA">
        <w:rPr>
          <w:rFonts w:asciiTheme="minorBidi" w:hAnsiTheme="minorBidi" w:cstheme="minorBidi"/>
          <w:b/>
          <w:sz w:val="19"/>
          <w:szCs w:val="19"/>
          <w:rtl/>
        </w:rPr>
        <w:t>דה"ה</w:t>
      </w:r>
      <w:proofErr w:type="spellEnd"/>
      <w:r w:rsidRPr="00E608DA">
        <w:rPr>
          <w:rFonts w:asciiTheme="minorBidi" w:hAnsiTheme="minorBidi" w:cstheme="minorBidi"/>
          <w:b/>
          <w:sz w:val="19"/>
          <w:szCs w:val="19"/>
          <w:rtl/>
        </w:rPr>
        <w:t xml:space="preserve"> לשאר הדברים הפוסלים בנטילת הסעודה אינו מעכב וכתב בביאור הלכה </w:t>
      </w:r>
      <w:r>
        <w:rPr>
          <w:rFonts w:asciiTheme="minorBidi" w:hAnsiTheme="minorBidi" w:cstheme="minorBidi" w:hint="cs"/>
          <w:b/>
          <w:sz w:val="19"/>
          <w:szCs w:val="19"/>
          <w:rtl/>
        </w:rPr>
        <w:t>(</w:t>
      </w:r>
      <w:r w:rsidRPr="00E608DA">
        <w:rPr>
          <w:rFonts w:asciiTheme="minorBidi" w:hAnsiTheme="minorBidi" w:cstheme="minorBidi"/>
          <w:b/>
          <w:sz w:val="19"/>
          <w:szCs w:val="19"/>
          <w:rtl/>
        </w:rPr>
        <w:t>ד"ה ושאר הדברים</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דבמ"א</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w:t>
      </w:r>
      <w:proofErr w:type="spellStart"/>
      <w:r w:rsidRPr="00E608DA">
        <w:rPr>
          <w:rFonts w:asciiTheme="minorBidi" w:hAnsiTheme="minorBidi" w:cstheme="minorBidi"/>
          <w:b/>
          <w:sz w:val="19"/>
          <w:szCs w:val="19"/>
          <w:rtl/>
        </w:rPr>
        <w:t>סק"ג</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ובפמ"ג</w:t>
      </w:r>
      <w:proofErr w:type="spellEnd"/>
      <w:r w:rsidRPr="00E608DA">
        <w:rPr>
          <w:rFonts w:asciiTheme="minorBidi" w:hAnsiTheme="minorBidi" w:cstheme="minorBidi"/>
          <w:b/>
          <w:sz w:val="19"/>
          <w:szCs w:val="19"/>
          <w:rtl/>
        </w:rPr>
        <w:t xml:space="preserve"> מב</w:t>
      </w:r>
      <w:r>
        <w:rPr>
          <w:rFonts w:asciiTheme="minorBidi" w:hAnsiTheme="minorBidi" w:cstheme="minorBidi" w:hint="cs"/>
          <w:b/>
          <w:sz w:val="19"/>
          <w:szCs w:val="19"/>
          <w:rtl/>
        </w:rPr>
        <w:t>ו</w:t>
      </w:r>
      <w:r w:rsidRPr="00E608DA">
        <w:rPr>
          <w:rFonts w:asciiTheme="minorBidi" w:hAnsiTheme="minorBidi" w:cstheme="minorBidi"/>
          <w:b/>
          <w:sz w:val="19"/>
          <w:szCs w:val="19"/>
          <w:rtl/>
        </w:rPr>
        <w:t xml:space="preserve">אר </w:t>
      </w:r>
      <w:proofErr w:type="spellStart"/>
      <w:r w:rsidRPr="00E608DA">
        <w:rPr>
          <w:rFonts w:asciiTheme="minorBidi" w:hAnsiTheme="minorBidi" w:cstheme="minorBidi"/>
          <w:b/>
          <w:sz w:val="19"/>
          <w:szCs w:val="19"/>
          <w:rtl/>
        </w:rPr>
        <w:t>דכוונת</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בזה רק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אם המים פחות מרביעית אבל אם המים בעצמם </w:t>
      </w:r>
      <w:proofErr w:type="spellStart"/>
      <w:r w:rsidRPr="00E608DA">
        <w:rPr>
          <w:rFonts w:asciiTheme="minorBidi" w:hAnsiTheme="minorBidi" w:cstheme="minorBidi"/>
          <w:b/>
          <w:sz w:val="19"/>
          <w:szCs w:val="19"/>
          <w:rtl/>
        </w:rPr>
        <w:t>פסולין</w:t>
      </w:r>
      <w:proofErr w:type="spellEnd"/>
      <w:r w:rsidRPr="00E608DA">
        <w:rPr>
          <w:rFonts w:asciiTheme="minorBidi" w:hAnsiTheme="minorBidi" w:cstheme="minorBidi"/>
          <w:b/>
          <w:sz w:val="19"/>
          <w:szCs w:val="19"/>
          <w:rtl/>
        </w:rPr>
        <w:t xml:space="preserve"> מחמיר </w:t>
      </w:r>
      <w:proofErr w:type="spellStart"/>
      <w:r w:rsidRPr="00E608DA">
        <w:rPr>
          <w:rFonts w:asciiTheme="minorBidi" w:hAnsiTheme="minorBidi" w:cstheme="minorBidi"/>
          <w:b/>
          <w:sz w:val="19"/>
          <w:szCs w:val="19"/>
          <w:rtl/>
        </w:rPr>
        <w:t>הרמ"א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כהי"א</w:t>
      </w:r>
      <w:proofErr w:type="spellEnd"/>
      <w:r w:rsidRPr="00E608DA">
        <w:rPr>
          <w:rFonts w:asciiTheme="minorBidi" w:hAnsiTheme="minorBidi" w:cstheme="minorBidi"/>
          <w:b/>
          <w:sz w:val="19"/>
          <w:szCs w:val="19"/>
          <w:rtl/>
        </w:rPr>
        <w:t xml:space="preserve"> הנ"ל שלא לברך </w:t>
      </w:r>
      <w:proofErr w:type="spellStart"/>
      <w:r w:rsidRPr="00E608DA">
        <w:rPr>
          <w:rFonts w:asciiTheme="minorBidi" w:hAnsiTheme="minorBidi" w:cstheme="minorBidi"/>
          <w:b/>
          <w:sz w:val="19"/>
          <w:szCs w:val="19"/>
          <w:rtl/>
        </w:rPr>
        <w:t>עלייהו</w:t>
      </w:r>
      <w:proofErr w:type="spellEnd"/>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אלא שמביאור </w:t>
      </w:r>
      <w:proofErr w:type="spellStart"/>
      <w:r w:rsidRPr="00E608DA">
        <w:rPr>
          <w:rFonts w:asciiTheme="minorBidi" w:hAnsiTheme="minorBidi" w:cstheme="minorBidi"/>
          <w:b/>
          <w:sz w:val="19"/>
          <w:szCs w:val="19"/>
          <w:rtl/>
        </w:rPr>
        <w:t>הגר"א</w:t>
      </w:r>
      <w:proofErr w:type="spellEnd"/>
      <w:r w:rsidRPr="00E608DA">
        <w:rPr>
          <w:rFonts w:asciiTheme="minorBidi" w:hAnsiTheme="minorBidi" w:cstheme="minorBidi"/>
          <w:b/>
          <w:sz w:val="19"/>
          <w:szCs w:val="19"/>
          <w:rtl/>
        </w:rPr>
        <w:t xml:space="preserve"> משמע </w:t>
      </w:r>
      <w:proofErr w:type="spellStart"/>
      <w:r>
        <w:rPr>
          <w:rFonts w:asciiTheme="minorBidi" w:hAnsiTheme="minorBidi" w:cstheme="minorBidi" w:hint="cs"/>
          <w:b/>
          <w:sz w:val="19"/>
          <w:szCs w:val="19"/>
          <w:rtl/>
        </w:rPr>
        <w:t>ד</w:t>
      </w:r>
      <w:r>
        <w:rPr>
          <w:rFonts w:asciiTheme="minorBidi" w:hAnsiTheme="minorBidi" w:cstheme="minorBidi"/>
          <w:b/>
          <w:sz w:val="19"/>
          <w:szCs w:val="19"/>
          <w:rtl/>
        </w:rPr>
        <w:t>הרמ"א</w:t>
      </w:r>
      <w:proofErr w:type="spellEnd"/>
      <w:r>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דבדיעבד</w:t>
      </w:r>
      <w:proofErr w:type="spellEnd"/>
      <w:r w:rsidRPr="00E608DA">
        <w:rPr>
          <w:rFonts w:asciiTheme="minorBidi" w:hAnsiTheme="minorBidi" w:cstheme="minorBidi"/>
          <w:b/>
          <w:sz w:val="19"/>
          <w:szCs w:val="19"/>
          <w:rtl/>
        </w:rPr>
        <w:t xml:space="preserve"> אינו מעכב כלל בשום דבר</w:t>
      </w:r>
      <w:r w:rsidRPr="00E608DA">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וכן באמת משמע </w:t>
      </w:r>
      <w:proofErr w:type="spellStart"/>
      <w:r w:rsidRPr="00E608DA">
        <w:rPr>
          <w:rFonts w:asciiTheme="minorBidi" w:hAnsiTheme="minorBidi" w:cstheme="minorBidi"/>
          <w:b/>
          <w:sz w:val="19"/>
          <w:szCs w:val="19"/>
          <w:rtl/>
        </w:rPr>
        <w:t>פשטא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דלישנא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דהרמ"א</w:t>
      </w:r>
      <w:proofErr w:type="spellEnd"/>
      <w:r w:rsidRPr="00E608DA">
        <w:rPr>
          <w:rFonts w:asciiTheme="minorBidi" w:hAnsiTheme="minorBidi" w:cstheme="minorBidi"/>
          <w:b/>
          <w:sz w:val="19"/>
          <w:szCs w:val="19"/>
          <w:rtl/>
        </w:rPr>
        <w:t xml:space="preserve"> וכן כתב המחבר ס"א מים הפסולים לנטילת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לסעודה, (לקמן סימן ק"ס) כשרים לנטילת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לתפלה, וע"ש במ"ב </w:t>
      </w:r>
      <w:proofErr w:type="spellStart"/>
      <w:r w:rsidRPr="00E608DA">
        <w:rPr>
          <w:rFonts w:asciiTheme="minorBidi" w:hAnsiTheme="minorBidi" w:cstheme="minorBidi"/>
          <w:b/>
          <w:sz w:val="19"/>
          <w:szCs w:val="19"/>
          <w:rtl/>
        </w:rPr>
        <w:t>סק"ז</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דה"ה</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ברכה</w:t>
      </w:r>
      <w:ins w:id="1662" w:author="מגיה" w:date="2026-10-15T09:00:00Z">
        <w:r>
          <w:rPr>
            <w:rFonts w:asciiTheme="minorBidi" w:hAnsiTheme="minorBidi" w:cstheme="minorBidi"/>
            <w:b/>
            <w:sz w:val="19"/>
            <w:szCs w:val="19"/>
            <w:rtl/>
          </w:rPr>
          <w:t xml:space="preserve">.</w:t>
        </w:r>
      </w:ins>
    </w:p>
  </w:footnote>
  <w:footnote w:id="4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 מ"ב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יז</w:t>
      </w:r>
      <w:proofErr w:type="spellEnd"/>
      <w:r w:rsidRPr="00E608DA">
        <w:rPr>
          <w:rFonts w:asciiTheme="minorBidi" w:hAnsiTheme="minorBidi" w:cstheme="minorBidi"/>
          <w:b/>
          <w:sz w:val="19"/>
          <w:szCs w:val="19"/>
          <w:rtl/>
        </w:rPr>
        <w:t>.</w:t>
      </w:r>
    </w:p>
  </w:footnote>
  <w:footnote w:id="4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eastAsia="Calibri" w:hAnsiTheme="minorBidi" w:cstheme="minorBidi"/>
          <w:b/>
          <w:sz w:val="19"/>
          <w:szCs w:val="19"/>
          <w:rtl/>
        </w:rPr>
        <w:t xml:space="preserve">כן הוא </w:t>
      </w:r>
      <w:proofErr w:type="spellStart"/>
      <w:r w:rsidRPr="00E608DA">
        <w:rPr>
          <w:rFonts w:asciiTheme="minorBidi" w:eastAsia="Calibri" w:hAnsiTheme="minorBidi" w:cstheme="minorBidi"/>
          <w:b/>
          <w:sz w:val="19"/>
          <w:szCs w:val="19"/>
          <w:rtl/>
        </w:rPr>
        <w:t>בפע"ח</w:t>
      </w:r>
      <w:proofErr w:type="spellEnd"/>
      <w:r w:rsidRPr="00E608DA">
        <w:rPr>
          <w:rFonts w:asciiTheme="minorBidi" w:eastAsia="Calibri" w:hAnsiTheme="minorBidi" w:cstheme="minorBidi"/>
          <w:b/>
          <w:sz w:val="19"/>
          <w:szCs w:val="19"/>
          <w:rtl/>
        </w:rPr>
        <w:t xml:space="preserve"> שער ברכות פ"ג.</w:t>
      </w:r>
    </w:p>
  </w:footnote>
  <w:footnote w:id="44">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 </w:t>
      </w:r>
      <w:r w:rsidRPr="00E608DA">
        <w:rPr>
          <w:rFonts w:asciiTheme="minorBidi" w:eastAsia="Calibri" w:hAnsiTheme="minorBidi" w:cstheme="minorBidi"/>
          <w:b/>
          <w:sz w:val="19"/>
          <w:szCs w:val="19"/>
          <w:rtl/>
        </w:rPr>
        <w:t>כן כתב בכף החיים אות ג'</w:t>
      </w:r>
      <w:r w:rsidRPr="00E608DA">
        <w:rPr>
          <w:rFonts w:asciiTheme="minorBidi" w:hAnsiTheme="minorBidi" w:cstheme="minorBidi"/>
          <w:b/>
          <w:sz w:val="19"/>
          <w:szCs w:val="19"/>
          <w:rtl/>
        </w:rPr>
        <w:t>.</w:t>
      </w:r>
    </w:p>
  </w:footnote>
  <w:footnote w:id="45">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DB5D36">
        <w:rPr>
          <w:rStyle w:val="a7"/>
          <w:b/>
          <w:bCs/>
          <w:vertAlign w:val="baseline"/>
        </w:rPr>
        <w:t xml:space="preserve"> </w:t>
      </w:r>
      <w:r w:rsidRPr="00E608DA">
        <w:rPr>
          <w:rFonts w:asciiTheme="minorBidi" w:hAnsiTheme="minorBidi"/>
          <w:b/>
          <w:color w:val="000000"/>
          <w:sz w:val="19"/>
          <w:szCs w:val="19"/>
          <w:rtl/>
        </w:rPr>
        <w:t xml:space="preserve">אלא שצ"ע ממה שכתב </w:t>
      </w:r>
      <w:proofErr w:type="spellStart"/>
      <w:r w:rsidRPr="00E608DA">
        <w:rPr>
          <w:rFonts w:asciiTheme="minorBidi" w:hAnsiTheme="minorBidi"/>
          <w:b/>
          <w:color w:val="000000"/>
          <w:sz w:val="19"/>
          <w:szCs w:val="19"/>
          <w:rtl/>
        </w:rPr>
        <w:t>בשו"ע</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סי"ב</w:t>
      </w:r>
      <w:proofErr w:type="spellEnd"/>
      <w:r w:rsidRPr="00E608DA">
        <w:rPr>
          <w:rFonts w:asciiTheme="minorBidi" w:hAnsiTheme="minorBidi"/>
          <w:b/>
          <w:color w:val="000000"/>
          <w:sz w:val="19"/>
          <w:szCs w:val="19"/>
          <w:rtl/>
        </w:rPr>
        <w:t xml:space="preserve"> אם שכשך ידיו לתוך כלי של מים, עלתה לו נטילה לק"ש ולתפלה, אבל לא לרוח רעה שעליהן, והטעם כתב בעטרת צבי </w:t>
      </w:r>
      <w:proofErr w:type="spellStart"/>
      <w:r w:rsidRPr="00E608DA">
        <w:rPr>
          <w:rFonts w:asciiTheme="minorBidi" w:hAnsiTheme="minorBidi"/>
          <w:b/>
          <w:color w:val="000000"/>
          <w:sz w:val="19"/>
          <w:szCs w:val="19"/>
          <w:rtl/>
        </w:rPr>
        <w:t>דמיד</w:t>
      </w:r>
      <w:proofErr w:type="spellEnd"/>
      <w:r w:rsidRPr="00E608DA">
        <w:rPr>
          <w:rFonts w:asciiTheme="minorBidi" w:hAnsiTheme="minorBidi"/>
          <w:b/>
          <w:color w:val="000000"/>
          <w:sz w:val="19"/>
          <w:szCs w:val="19"/>
          <w:rtl/>
        </w:rPr>
        <w:t xml:space="preserve"> כששכשך ידיו פעם ראשונה נטמאו במים שבכלי, ותו לא מהני מידי. ויש לחלק כמו שכתב באשל אברהם (</w:t>
      </w:r>
      <w:proofErr w:type="spellStart"/>
      <w:r w:rsidRPr="00E608DA">
        <w:rPr>
          <w:rFonts w:asciiTheme="minorBidi" w:hAnsiTheme="minorBidi"/>
          <w:b/>
          <w:color w:val="000000"/>
          <w:sz w:val="19"/>
          <w:szCs w:val="19"/>
          <w:rtl/>
        </w:rPr>
        <w:t>בוטשאטש</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דאין</w:t>
      </w:r>
      <w:proofErr w:type="spellEnd"/>
      <w:r w:rsidRPr="00E608DA">
        <w:rPr>
          <w:rFonts w:asciiTheme="minorBidi" w:hAnsiTheme="minorBidi"/>
          <w:b/>
          <w:color w:val="000000"/>
          <w:sz w:val="19"/>
          <w:szCs w:val="19"/>
          <w:rtl/>
        </w:rPr>
        <w:t xml:space="preserve"> המים טמאים אלא במטביל בשביל </w:t>
      </w:r>
      <w:proofErr w:type="spellStart"/>
      <w:r w:rsidRPr="00E608DA">
        <w:rPr>
          <w:rFonts w:asciiTheme="minorBidi" w:hAnsiTheme="minorBidi"/>
          <w:b/>
          <w:color w:val="000000"/>
          <w:sz w:val="19"/>
          <w:szCs w:val="19"/>
          <w:rtl/>
        </w:rPr>
        <w:t>נט"י</w:t>
      </w:r>
      <w:proofErr w:type="spellEnd"/>
      <w:r w:rsidRPr="00E608DA">
        <w:rPr>
          <w:rFonts w:asciiTheme="minorBidi" w:hAnsiTheme="minorBidi"/>
          <w:b/>
          <w:color w:val="000000"/>
          <w:sz w:val="19"/>
          <w:szCs w:val="19"/>
          <w:rtl/>
        </w:rPr>
        <w:t xml:space="preserve">, מה שאין </w:t>
      </w:r>
      <w:del w:id="1665" w:author="מגיה" w:date="2026-10-15T09:00:00Z">
        <w:r w:rsidRPr="00E608DA">
          <w:rPr>
            <w:rFonts w:asciiTheme="minorBidi" w:hAnsiTheme="minorBidi"/>
            <w:b/>
            <w:color w:val="000000"/>
            <w:sz w:val="19"/>
            <w:szCs w:val="19"/>
            <w:rtl/>
          </w:rPr>
          <w:delText xml:space="preserve">כשנכנס</w:delText>
        </w:r>
      </w:del>
      <w:ins w:id="1666" w:author="מגיה" w:date="2026-10-15T09:00:00Z">
        <w:r>
          <w:rPr>
            <w:rFonts w:asciiTheme="minorBidi" w:hAnsiTheme="minorBidi"/>
            <w:b/>
            <w:color w:val="000000"/>
            <w:sz w:val="19"/>
            <w:szCs w:val="19"/>
            <w:rtl/>
          </w:rPr>
          <w:t xml:space="preserve">כשנכנסה</w:t>
        </w:r>
      </w:ins>
      <w:r w:rsidRPr="00E608DA">
        <w:rPr>
          <w:rFonts w:asciiTheme="minorBidi" w:hAnsiTheme="minorBidi"/>
          <w:b/>
          <w:color w:val="000000"/>
          <w:sz w:val="19"/>
          <w:szCs w:val="19"/>
          <w:rtl/>
        </w:rPr>
        <w:t xml:space="preserve"> אצבעו לא לשם נטילה אין המים נעשים כשופכים על ידי זה, וחילוק זה מבואר גם בסימן ק"ס </w:t>
      </w:r>
      <w:proofErr w:type="spellStart"/>
      <w:r w:rsidRPr="00E608DA">
        <w:rPr>
          <w:rFonts w:asciiTheme="minorBidi" w:hAnsiTheme="minorBidi"/>
          <w:b/>
          <w:color w:val="000000"/>
          <w:sz w:val="19"/>
          <w:szCs w:val="19"/>
          <w:rtl/>
        </w:rPr>
        <w:t>לענין</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נט"י</w:t>
      </w:r>
      <w:proofErr w:type="spellEnd"/>
      <w:r w:rsidRPr="00E608DA">
        <w:rPr>
          <w:rFonts w:asciiTheme="minorBidi" w:hAnsiTheme="minorBidi"/>
          <w:b/>
          <w:color w:val="000000"/>
          <w:sz w:val="19"/>
          <w:szCs w:val="19"/>
          <w:rtl/>
        </w:rPr>
        <w:t xml:space="preserve"> לסעודה. וכן כתב </w:t>
      </w:r>
      <w:proofErr w:type="spellStart"/>
      <w:r w:rsidRPr="00E608DA">
        <w:rPr>
          <w:rFonts w:asciiTheme="minorBidi" w:hAnsiTheme="minorBidi"/>
          <w:b/>
          <w:color w:val="000000"/>
          <w:sz w:val="19"/>
          <w:szCs w:val="19"/>
          <w:rtl/>
        </w:rPr>
        <w:t>להדיא</w:t>
      </w:r>
      <w:proofErr w:type="spellEnd"/>
      <w:r w:rsidRPr="00E608DA">
        <w:rPr>
          <w:rFonts w:asciiTheme="minorBidi" w:hAnsiTheme="minorBidi"/>
          <w:b/>
          <w:color w:val="000000"/>
          <w:sz w:val="19"/>
          <w:szCs w:val="19"/>
          <w:rtl/>
        </w:rPr>
        <w:t xml:space="preserve"> בתרומת הדשן סימן רנט שהיא המקור לדברי </w:t>
      </w:r>
      <w:proofErr w:type="spellStart"/>
      <w:r w:rsidRPr="00E608DA">
        <w:rPr>
          <w:rFonts w:asciiTheme="minorBidi" w:hAnsiTheme="minorBidi"/>
          <w:b/>
          <w:color w:val="000000"/>
          <w:sz w:val="19"/>
          <w:szCs w:val="19"/>
          <w:rtl/>
        </w:rPr>
        <w:t>הרמ"א</w:t>
      </w:r>
      <w:ins w:id="1664" w:author="מגיה" w:date="2026-10-15T09:00:00Z">
        <w:r>
          <w:rPr>
            <w:rFonts w:asciiTheme="minorBidi" w:hAnsiTheme="minorBidi"/>
            <w:b/>
            <w:color w:val="000000"/>
            <w:sz w:val="19"/>
            <w:szCs w:val="19"/>
            <w:rtl/>
          </w:rPr>
          <w:t xml:space="preserve">:</w:t>
        </w:r>
      </w:ins>
      <w:proofErr w:type="spellEnd"/>
      <w:r w:rsidRPr="00E608DA">
        <w:rPr>
          <w:rFonts w:asciiTheme="minorBidi" w:hAnsiTheme="minorBidi"/>
          <w:b/>
          <w:color w:val="000000"/>
          <w:sz w:val="19"/>
          <w:szCs w:val="19"/>
          <w:rtl/>
        </w:rPr>
        <w:t xml:space="preserve"> מי שלא נטל ידיו ונגע בידו במים כשרים, אותם המים כשרים הם לנטילת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או לאו? תשובה: יראה </w:t>
      </w:r>
      <w:proofErr w:type="spellStart"/>
      <w:r w:rsidRPr="00E608DA">
        <w:rPr>
          <w:rFonts w:asciiTheme="minorBidi" w:hAnsiTheme="minorBidi"/>
          <w:b/>
          <w:color w:val="000000"/>
          <w:sz w:val="19"/>
          <w:szCs w:val="19"/>
          <w:rtl/>
        </w:rPr>
        <w:t>דלכאורה</w:t>
      </w:r>
      <w:proofErr w:type="spellEnd"/>
      <w:r w:rsidRPr="00E608DA">
        <w:rPr>
          <w:rFonts w:asciiTheme="minorBidi" w:hAnsiTheme="minorBidi"/>
          <w:b/>
          <w:color w:val="000000"/>
          <w:sz w:val="19"/>
          <w:szCs w:val="19"/>
          <w:rtl/>
        </w:rPr>
        <w:t xml:space="preserve"> משמע בכל פסקי הגאונים דלא </w:t>
      </w:r>
      <w:proofErr w:type="spellStart"/>
      <w:r w:rsidRPr="00E608DA">
        <w:rPr>
          <w:rFonts w:asciiTheme="minorBidi" w:hAnsiTheme="minorBidi"/>
          <w:b/>
          <w:color w:val="000000"/>
          <w:sz w:val="19"/>
          <w:szCs w:val="19"/>
          <w:rtl/>
        </w:rPr>
        <w:t>כשרין</w:t>
      </w:r>
      <w:proofErr w:type="spellEnd"/>
      <w:r w:rsidRPr="00E608DA">
        <w:rPr>
          <w:rFonts w:asciiTheme="minorBidi" w:hAnsiTheme="minorBidi"/>
          <w:b/>
          <w:color w:val="000000"/>
          <w:sz w:val="19"/>
          <w:szCs w:val="19"/>
          <w:rtl/>
        </w:rPr>
        <w:t xml:space="preserve"> הם, שהרי כתבו שאם נטל ידו אחת לא </w:t>
      </w:r>
      <w:proofErr w:type="spellStart"/>
      <w:r w:rsidRPr="00E608DA">
        <w:rPr>
          <w:rFonts w:asciiTheme="minorBidi" w:hAnsiTheme="minorBidi"/>
          <w:b/>
          <w:color w:val="000000"/>
          <w:sz w:val="19"/>
          <w:szCs w:val="19"/>
          <w:rtl/>
        </w:rPr>
        <w:t>ישפשפנה</w:t>
      </w:r>
      <w:proofErr w:type="spellEnd"/>
      <w:r w:rsidRPr="00E608DA">
        <w:rPr>
          <w:rFonts w:asciiTheme="minorBidi" w:hAnsiTheme="minorBidi"/>
          <w:b/>
          <w:color w:val="000000"/>
          <w:sz w:val="19"/>
          <w:szCs w:val="19"/>
          <w:rtl/>
        </w:rPr>
        <w:t xml:space="preserve"> בחבירתה מפני שהמים שעל יד הנטולה יטמא מחמת היד שאינה נטולה ויחזרו ויטמאו את היד. וכן אחד שלא נטל אם נגע ביד של </w:t>
      </w:r>
      <w:proofErr w:type="spellStart"/>
      <w:r w:rsidRPr="00E608DA">
        <w:rPr>
          <w:rFonts w:asciiTheme="minorBidi" w:hAnsiTheme="minorBidi"/>
          <w:b/>
          <w:color w:val="000000"/>
          <w:sz w:val="19"/>
          <w:szCs w:val="19"/>
          <w:rtl/>
        </w:rPr>
        <w:t>חבירו</w:t>
      </w:r>
      <w:proofErr w:type="spellEnd"/>
      <w:r w:rsidRPr="00E608DA">
        <w:rPr>
          <w:rFonts w:asciiTheme="minorBidi" w:hAnsiTheme="minorBidi"/>
          <w:b/>
          <w:color w:val="000000"/>
          <w:sz w:val="19"/>
          <w:szCs w:val="19"/>
          <w:rtl/>
        </w:rPr>
        <w:t xml:space="preserve"> שנטלו ועדיין הם מוכשרים טמאים וצריך לחזור וליטול. הא </w:t>
      </w:r>
      <w:proofErr w:type="spellStart"/>
      <w:r w:rsidRPr="00E608DA">
        <w:rPr>
          <w:rFonts w:asciiTheme="minorBidi" w:hAnsiTheme="minorBidi"/>
          <w:b/>
          <w:color w:val="000000"/>
          <w:sz w:val="19"/>
          <w:szCs w:val="19"/>
          <w:rtl/>
        </w:rPr>
        <w:t>קמן</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דסתם</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פוסלים המים שעל גבי יד הנטולה ולכאורה </w:t>
      </w:r>
      <w:proofErr w:type="spellStart"/>
      <w:r w:rsidRPr="00E608DA">
        <w:rPr>
          <w:rFonts w:asciiTheme="minorBidi" w:hAnsiTheme="minorBidi"/>
          <w:b/>
          <w:color w:val="000000"/>
          <w:sz w:val="19"/>
          <w:szCs w:val="19"/>
          <w:rtl/>
        </w:rPr>
        <w:t>דכ"ש</w:t>
      </w:r>
      <w:proofErr w:type="spellEnd"/>
      <w:r w:rsidRPr="00E608DA">
        <w:rPr>
          <w:rFonts w:asciiTheme="minorBidi" w:hAnsiTheme="minorBidi"/>
          <w:b/>
          <w:color w:val="000000"/>
          <w:sz w:val="19"/>
          <w:szCs w:val="19"/>
          <w:rtl/>
        </w:rPr>
        <w:t xml:space="preserve"> שיפסלו המים שבכלים בנגיעתם לנטילת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אלא שלמעשה סיים </w:t>
      </w:r>
      <w:proofErr w:type="spellStart"/>
      <w:r w:rsidRPr="00E608DA">
        <w:rPr>
          <w:rFonts w:asciiTheme="minorBidi" w:hAnsiTheme="minorBidi"/>
          <w:b/>
          <w:color w:val="000000"/>
          <w:sz w:val="19"/>
          <w:szCs w:val="19"/>
          <w:rtl/>
        </w:rPr>
        <w:t>דבקל</w:t>
      </w:r>
      <w:proofErr w:type="spellEnd"/>
      <w:r w:rsidRPr="00E608DA">
        <w:rPr>
          <w:rFonts w:asciiTheme="minorBidi" w:hAnsiTheme="minorBidi"/>
          <w:b/>
          <w:color w:val="000000"/>
          <w:sz w:val="19"/>
          <w:szCs w:val="19"/>
          <w:rtl/>
        </w:rPr>
        <w:t xml:space="preserve"> יש לחלק בין פסול טומאת המים שעל </w:t>
      </w:r>
      <w:proofErr w:type="spellStart"/>
      <w:r w:rsidRPr="00E608DA">
        <w:rPr>
          <w:rFonts w:asciiTheme="minorBidi" w:hAnsiTheme="minorBidi"/>
          <w:b/>
          <w:color w:val="000000"/>
          <w:sz w:val="19"/>
          <w:szCs w:val="19"/>
          <w:rtl/>
        </w:rPr>
        <w:t>הידים</w:t>
      </w:r>
      <w:proofErr w:type="spellEnd"/>
      <w:r w:rsidRPr="00E608DA">
        <w:rPr>
          <w:rFonts w:asciiTheme="minorBidi" w:hAnsiTheme="minorBidi"/>
          <w:b/>
          <w:color w:val="000000"/>
          <w:sz w:val="19"/>
          <w:szCs w:val="19"/>
          <w:rtl/>
        </w:rPr>
        <w:t xml:space="preserve"> בשעת נטילה, </w:t>
      </w:r>
      <w:proofErr w:type="spellStart"/>
      <w:r w:rsidRPr="00E608DA">
        <w:rPr>
          <w:rFonts w:asciiTheme="minorBidi" w:hAnsiTheme="minorBidi"/>
          <w:b/>
          <w:color w:val="000000"/>
          <w:sz w:val="19"/>
          <w:szCs w:val="19"/>
          <w:rtl/>
        </w:rPr>
        <w:t>מבטומאת</w:t>
      </w:r>
      <w:proofErr w:type="spellEnd"/>
      <w:r w:rsidRPr="00E608DA">
        <w:rPr>
          <w:rFonts w:asciiTheme="minorBidi" w:hAnsiTheme="minorBidi"/>
          <w:b/>
          <w:color w:val="000000"/>
          <w:sz w:val="19"/>
          <w:szCs w:val="19"/>
          <w:rtl/>
        </w:rPr>
        <w:t xml:space="preserve"> המים שבכלי לצורך נטילה, </w:t>
      </w:r>
      <w:proofErr w:type="spellStart"/>
      <w:r w:rsidRPr="00E608DA">
        <w:rPr>
          <w:rFonts w:asciiTheme="minorBidi" w:hAnsiTheme="minorBidi"/>
          <w:b/>
          <w:color w:val="000000"/>
          <w:sz w:val="19"/>
          <w:szCs w:val="19"/>
          <w:rtl/>
        </w:rPr>
        <w:t>דבקל</w:t>
      </w:r>
      <w:proofErr w:type="spellEnd"/>
      <w:r w:rsidRPr="00E608DA">
        <w:rPr>
          <w:rFonts w:asciiTheme="minorBidi" w:hAnsiTheme="minorBidi"/>
          <w:b/>
          <w:color w:val="000000"/>
          <w:sz w:val="19"/>
          <w:szCs w:val="19"/>
          <w:rtl/>
        </w:rPr>
        <w:t xml:space="preserve"> נטמאו על </w:t>
      </w:r>
      <w:proofErr w:type="spellStart"/>
      <w:r w:rsidRPr="00E608DA">
        <w:rPr>
          <w:rFonts w:asciiTheme="minorBidi" w:hAnsiTheme="minorBidi"/>
          <w:b/>
          <w:color w:val="000000"/>
          <w:sz w:val="19"/>
          <w:szCs w:val="19"/>
          <w:rtl/>
        </w:rPr>
        <w:t>הידים</w:t>
      </w:r>
      <w:proofErr w:type="spellEnd"/>
      <w:r w:rsidRPr="00E608DA">
        <w:rPr>
          <w:rFonts w:asciiTheme="minorBidi" w:hAnsiTheme="minorBidi"/>
          <w:b/>
          <w:color w:val="000000"/>
          <w:sz w:val="19"/>
          <w:szCs w:val="19"/>
          <w:rtl/>
        </w:rPr>
        <w:t xml:space="preserve"> בשעת נטילה, ולכך שפשף בחבירתה טמאה, מאידך אם נגעו סתם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במים שבכלי </w:t>
      </w:r>
      <w:proofErr w:type="spellStart"/>
      <w:r w:rsidRPr="00E608DA">
        <w:rPr>
          <w:rFonts w:asciiTheme="minorBidi" w:hAnsiTheme="minorBidi"/>
          <w:b/>
          <w:color w:val="000000"/>
          <w:sz w:val="19"/>
          <w:szCs w:val="19"/>
          <w:rtl/>
        </w:rPr>
        <w:t>המקיל</w:t>
      </w:r>
      <w:proofErr w:type="spellEnd"/>
      <w:r w:rsidRPr="00E608DA">
        <w:rPr>
          <w:rFonts w:asciiTheme="minorBidi" w:hAnsiTheme="minorBidi"/>
          <w:b/>
          <w:color w:val="000000"/>
          <w:sz w:val="19"/>
          <w:szCs w:val="19"/>
          <w:rtl/>
        </w:rPr>
        <w:t xml:space="preserve"> להכשירו לנטילת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לא הפסיד </w:t>
      </w:r>
      <w:proofErr w:type="spellStart"/>
      <w:r w:rsidRPr="00E608DA">
        <w:rPr>
          <w:rFonts w:asciiTheme="minorBidi" w:hAnsiTheme="minorBidi"/>
          <w:b/>
          <w:color w:val="000000"/>
          <w:sz w:val="19"/>
          <w:szCs w:val="19"/>
          <w:rtl/>
        </w:rPr>
        <w:t>ומה"ט</w:t>
      </w:r>
      <w:proofErr w:type="spellEnd"/>
      <w:r w:rsidRPr="00E608DA">
        <w:rPr>
          <w:rFonts w:asciiTheme="minorBidi" w:hAnsiTheme="minorBidi"/>
          <w:b/>
          <w:color w:val="000000"/>
          <w:sz w:val="19"/>
          <w:szCs w:val="19"/>
          <w:rtl/>
        </w:rPr>
        <w:t xml:space="preserve"> נחתום שמדיח ידיו במים אין המים נפסלים, והתם לא איירי </w:t>
      </w:r>
      <w:proofErr w:type="spellStart"/>
      <w:r w:rsidRPr="00E608DA">
        <w:rPr>
          <w:rFonts w:asciiTheme="minorBidi" w:hAnsiTheme="minorBidi"/>
          <w:b/>
          <w:color w:val="000000"/>
          <w:sz w:val="19"/>
          <w:szCs w:val="19"/>
          <w:rtl/>
        </w:rPr>
        <w:t>בידים</w:t>
      </w:r>
      <w:proofErr w:type="spellEnd"/>
      <w:r w:rsidRPr="00E608DA">
        <w:rPr>
          <w:rFonts w:asciiTheme="minorBidi" w:hAnsiTheme="minorBidi"/>
          <w:b/>
          <w:color w:val="000000"/>
          <w:sz w:val="19"/>
          <w:szCs w:val="19"/>
          <w:rtl/>
        </w:rPr>
        <w:t xml:space="preserve"> נטולים </w:t>
      </w:r>
      <w:proofErr w:type="spellStart"/>
      <w:r w:rsidRPr="00E608DA">
        <w:rPr>
          <w:rFonts w:asciiTheme="minorBidi" w:hAnsiTheme="minorBidi"/>
          <w:b/>
          <w:color w:val="000000"/>
          <w:sz w:val="19"/>
          <w:szCs w:val="19"/>
          <w:rtl/>
        </w:rPr>
        <w:t>ואפ"ה</w:t>
      </w:r>
      <w:proofErr w:type="spellEnd"/>
      <w:r w:rsidRPr="00E608DA">
        <w:rPr>
          <w:rFonts w:asciiTheme="minorBidi" w:hAnsiTheme="minorBidi"/>
          <w:b/>
          <w:color w:val="000000"/>
          <w:sz w:val="19"/>
          <w:szCs w:val="19"/>
          <w:rtl/>
        </w:rPr>
        <w:t xml:space="preserve"> כשרים וע"כ כנ"ל כיון שאינו בשעת נטילה. וכן </w:t>
      </w:r>
      <w:proofErr w:type="spellStart"/>
      <w:r w:rsidRPr="00E608DA">
        <w:rPr>
          <w:rFonts w:asciiTheme="minorBidi" w:hAnsiTheme="minorBidi"/>
          <w:b/>
          <w:color w:val="000000"/>
          <w:sz w:val="19"/>
          <w:szCs w:val="19"/>
          <w:rtl/>
        </w:rPr>
        <w:t>המג"א</w:t>
      </w:r>
      <w:proofErr w:type="spellEnd"/>
      <w:r w:rsidRPr="00E608DA">
        <w:rPr>
          <w:rFonts w:asciiTheme="minorBidi" w:hAnsiTheme="minorBidi"/>
          <w:b/>
          <w:color w:val="000000"/>
          <w:sz w:val="19"/>
          <w:szCs w:val="19"/>
          <w:rtl/>
        </w:rPr>
        <w:t xml:space="preserve"> (סי' </w:t>
      </w:r>
      <w:proofErr w:type="spellStart"/>
      <w:r w:rsidRPr="00E608DA">
        <w:rPr>
          <w:rFonts w:asciiTheme="minorBidi" w:hAnsiTheme="minorBidi"/>
          <w:b/>
          <w:color w:val="000000"/>
          <w:sz w:val="19"/>
          <w:szCs w:val="19"/>
          <w:rtl/>
        </w:rPr>
        <w:t>קס</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ס"ק</w:t>
      </w:r>
      <w:proofErr w:type="spellEnd"/>
      <w:r w:rsidRPr="00E608DA">
        <w:rPr>
          <w:rFonts w:asciiTheme="minorBidi" w:hAnsiTheme="minorBidi"/>
          <w:b/>
          <w:color w:val="000000"/>
          <w:sz w:val="19"/>
          <w:szCs w:val="19"/>
          <w:rtl/>
        </w:rPr>
        <w:t xml:space="preserve"> טו) ציין לסתירה בין נחתום שמדיח ידיו במים שאין המים נפסלים בין שפשף בח</w:t>
      </w:r>
      <w:r w:rsidRPr="00E608DA">
        <w:rPr>
          <w:rFonts w:asciiTheme="minorBidi" w:hAnsiTheme="minorBidi" w:hint="cs"/>
          <w:b/>
          <w:color w:val="000000"/>
          <w:sz w:val="19"/>
          <w:szCs w:val="19"/>
          <w:rtl/>
        </w:rPr>
        <w:t>ב</w:t>
      </w:r>
      <w:r w:rsidRPr="00E608DA">
        <w:rPr>
          <w:rFonts w:asciiTheme="minorBidi" w:hAnsiTheme="minorBidi"/>
          <w:b/>
          <w:color w:val="000000"/>
          <w:sz w:val="19"/>
          <w:szCs w:val="19"/>
          <w:rtl/>
        </w:rPr>
        <w:t xml:space="preserve">ירתה </w:t>
      </w:r>
      <w:proofErr w:type="spellStart"/>
      <w:r w:rsidRPr="00E608DA">
        <w:rPr>
          <w:rFonts w:asciiTheme="minorBidi" w:hAnsiTheme="minorBidi"/>
          <w:b/>
          <w:color w:val="000000"/>
          <w:sz w:val="19"/>
          <w:szCs w:val="19"/>
          <w:rtl/>
        </w:rPr>
        <w:t>דטמאה</w:t>
      </w:r>
      <w:proofErr w:type="spellEnd"/>
      <w:r w:rsidRPr="00E608DA">
        <w:rPr>
          <w:rFonts w:asciiTheme="minorBidi" w:hAnsiTheme="minorBidi"/>
          <w:b/>
          <w:color w:val="000000"/>
          <w:sz w:val="19"/>
          <w:szCs w:val="19"/>
          <w:rtl/>
        </w:rPr>
        <w:t xml:space="preserve">, וע"כ כדברי תרומת הדשן.</w:t>
      </w:r>
      <w:del w:id="1663" w:author="מגיה" w:date="2026-10-15T09:00:00Z">
        <w:r w:rsidRPr="00E608DA">
          <w:rPr>
            <w:rFonts w:asciiTheme="minorBidi" w:hAnsiTheme="minorBidi"/>
            <w:b/>
            <w:color w:val="000000"/>
            <w:sz w:val="19"/>
            <w:szCs w:val="19"/>
            <w:rtl/>
          </w:rPr>
          <w:delText xml:space="preserve"> </w:delText>
        </w:r>
      </w:del>
    </w:p>
  </w:footnote>
  <w:footnote w:id="46">
    <w:p w:rsidR="00A4713F" w:rsidRPr="00E608DA" w:rsidRDefault="00A4713F" w:rsidP="006650A6">
      <w:pPr>
        <w:autoSpaceDE w:val="0"/>
        <w:autoSpaceDN w:val="0"/>
        <w:adjustRightInd w:val="0"/>
        <w:spacing w:after="0" w:line="300" w:lineRule="exact"/>
        <w:jc w:val="both"/>
        <w:rPr>
          <w:rFonts w:asciiTheme="minorBidi" w:hAnsiTheme="minorBidi"/>
          <w:b/>
          <w:bCs/>
          <w:color w:val="000000"/>
          <w:sz w:val="19"/>
          <w:szCs w:val="19"/>
          <w:rtl/>
        </w:rPr>
      </w:pPr>
      <w:r w:rsidRPr="00DB5D36">
        <w:rPr>
          <w:rStyle w:val="a7"/>
          <w:rFonts w:asciiTheme="minorBidi" w:hAnsiTheme="minorBidi"/>
          <w:b/>
          <w:bCs/>
          <w:sz w:val="19"/>
          <w:szCs w:val="19"/>
          <w:vertAlign w:val="baseline"/>
        </w:rPr>
        <w:footnoteRef/>
      </w:r>
      <w:r w:rsidRPr="00DB5D36">
        <w:rPr>
          <w:rStyle w:val="a7"/>
          <w:bCs/>
          <w:vertAlign w:val="baseline"/>
        </w:rPr>
        <w:t xml:space="preserve"> </w:t>
      </w:r>
      <w:r w:rsidRPr="00E608DA">
        <w:rPr>
          <w:rFonts w:asciiTheme="minorBidi" w:hAnsiTheme="minorBidi"/>
          <w:b/>
          <w:color w:val="000000"/>
          <w:sz w:val="19"/>
          <w:szCs w:val="19"/>
          <w:rtl/>
        </w:rPr>
        <w:t xml:space="preserve">מצאתי אח"כ דמיון זה בברכי יוסף (סימן </w:t>
      </w:r>
      <w:proofErr w:type="spellStart"/>
      <w:r w:rsidRPr="00E608DA">
        <w:rPr>
          <w:rFonts w:asciiTheme="minorBidi" w:hAnsiTheme="minorBidi"/>
          <w:b/>
          <w:color w:val="000000"/>
          <w:sz w:val="19"/>
          <w:szCs w:val="19"/>
          <w:rtl/>
        </w:rPr>
        <w:t>קס</w:t>
      </w:r>
      <w:proofErr w:type="spellEnd"/>
      <w:r w:rsidRPr="00E608DA">
        <w:rPr>
          <w:rFonts w:asciiTheme="minorBidi" w:hAnsiTheme="minorBidi"/>
          <w:b/>
          <w:color w:val="000000"/>
          <w:sz w:val="19"/>
          <w:szCs w:val="19"/>
          <w:rtl/>
        </w:rPr>
        <w:t xml:space="preserve"> </w:t>
      </w:r>
      <w:proofErr w:type="spellStart"/>
      <w:r w:rsidRPr="00E608DA">
        <w:rPr>
          <w:rFonts w:asciiTheme="minorBidi" w:hAnsiTheme="minorBidi"/>
          <w:b/>
          <w:color w:val="000000"/>
          <w:sz w:val="19"/>
          <w:szCs w:val="19"/>
          <w:rtl/>
        </w:rPr>
        <w:t>ס"ק</w:t>
      </w:r>
      <w:proofErr w:type="spellEnd"/>
      <w:r w:rsidRPr="00E608DA">
        <w:rPr>
          <w:rFonts w:asciiTheme="minorBidi" w:hAnsiTheme="minorBidi"/>
          <w:b/>
          <w:color w:val="000000"/>
          <w:sz w:val="19"/>
          <w:szCs w:val="19"/>
          <w:rtl/>
        </w:rPr>
        <w:t xml:space="preserve"> ד דין ב') שכתב ממורינו הרב </w:t>
      </w:r>
      <w:proofErr w:type="spellStart"/>
      <w:r w:rsidRPr="00E608DA">
        <w:rPr>
          <w:rFonts w:asciiTheme="minorBidi" w:hAnsiTheme="minorBidi"/>
          <w:b/>
          <w:color w:val="000000"/>
          <w:sz w:val="19"/>
          <w:szCs w:val="19"/>
          <w:rtl/>
        </w:rPr>
        <w:t>מהר"א</w:t>
      </w:r>
      <w:proofErr w:type="spellEnd"/>
      <w:r w:rsidRPr="00E608DA">
        <w:rPr>
          <w:rFonts w:asciiTheme="minorBidi" w:hAnsiTheme="minorBidi"/>
          <w:b/>
          <w:color w:val="000000"/>
          <w:sz w:val="19"/>
          <w:szCs w:val="19"/>
          <w:rtl/>
        </w:rPr>
        <w:t xml:space="preserve"> נחום בתשובה כ"י, שאם ראובן שרה פתו במים של שמעון </w:t>
      </w:r>
      <w:r>
        <w:rPr>
          <w:rFonts w:asciiTheme="minorBidi" w:hAnsiTheme="minorBidi" w:hint="cs"/>
          <w:b/>
          <w:color w:val="000000"/>
          <w:sz w:val="19"/>
          <w:szCs w:val="19"/>
          <w:rtl/>
        </w:rPr>
        <w:t xml:space="preserve">דהוי מים שנעשו בהם מלאכה שפסול לנטילה, </w:t>
      </w:r>
      <w:r w:rsidRPr="00E608DA">
        <w:rPr>
          <w:rFonts w:asciiTheme="minorBidi" w:hAnsiTheme="minorBidi"/>
          <w:b/>
          <w:color w:val="000000"/>
          <w:sz w:val="19"/>
          <w:szCs w:val="19"/>
          <w:rtl/>
        </w:rPr>
        <w:t xml:space="preserve">למאן </w:t>
      </w:r>
      <w:proofErr w:type="spellStart"/>
      <w:r w:rsidRPr="00E608DA">
        <w:rPr>
          <w:rFonts w:asciiTheme="minorBidi" w:hAnsiTheme="minorBidi"/>
          <w:b/>
          <w:color w:val="000000"/>
          <w:sz w:val="19"/>
          <w:szCs w:val="19"/>
          <w:rtl/>
        </w:rPr>
        <w:t>דאמר</w:t>
      </w:r>
      <w:proofErr w:type="spellEnd"/>
      <w:r w:rsidRPr="00E608DA">
        <w:rPr>
          <w:rFonts w:asciiTheme="minorBidi" w:hAnsiTheme="minorBidi"/>
          <w:b/>
          <w:color w:val="000000"/>
          <w:sz w:val="19"/>
          <w:szCs w:val="19"/>
          <w:rtl/>
        </w:rPr>
        <w:t xml:space="preserve"> אין אדם אוסר דבר שאינו שלו המים כשרים. אבל למאן </w:t>
      </w:r>
      <w:proofErr w:type="spellStart"/>
      <w:r w:rsidRPr="00E608DA">
        <w:rPr>
          <w:rFonts w:asciiTheme="minorBidi" w:hAnsiTheme="minorBidi"/>
          <w:b/>
          <w:color w:val="000000"/>
          <w:sz w:val="19"/>
          <w:szCs w:val="19"/>
          <w:rtl/>
        </w:rPr>
        <w:t>דאמר</w:t>
      </w:r>
      <w:proofErr w:type="spellEnd"/>
      <w:r w:rsidRPr="00E608DA">
        <w:rPr>
          <w:rFonts w:asciiTheme="minorBidi" w:hAnsiTheme="minorBidi"/>
          <w:b/>
          <w:color w:val="000000"/>
          <w:sz w:val="19"/>
          <w:szCs w:val="19"/>
          <w:rtl/>
        </w:rPr>
        <w:t xml:space="preserve"> אדם אוסר בדבר שאינו שלו יש להחמיר. והאריך בצדדים </w:t>
      </w:r>
      <w:proofErr w:type="spellStart"/>
      <w:r w:rsidRPr="00E608DA">
        <w:rPr>
          <w:rFonts w:asciiTheme="minorBidi" w:hAnsiTheme="minorBidi"/>
          <w:b/>
          <w:color w:val="000000"/>
          <w:sz w:val="19"/>
          <w:szCs w:val="19"/>
          <w:rtl/>
        </w:rPr>
        <w:t>ושקלא</w:t>
      </w:r>
      <w:proofErr w:type="spellEnd"/>
      <w:r w:rsidRPr="00E608DA">
        <w:rPr>
          <w:rFonts w:asciiTheme="minorBidi" w:hAnsiTheme="minorBidi"/>
          <w:b/>
          <w:color w:val="000000"/>
          <w:sz w:val="19"/>
          <w:szCs w:val="19"/>
          <w:rtl/>
        </w:rPr>
        <w:t xml:space="preserve"> וטריא בדברי הפוסקים.</w:t>
      </w:r>
      <w:r w:rsidRPr="00E608DA">
        <w:rPr>
          <w:rFonts w:asciiTheme="minorBidi" w:hAnsiTheme="minorBidi"/>
          <w:b/>
          <w:sz w:val="19"/>
          <w:szCs w:val="19"/>
          <w:rtl/>
        </w:rPr>
        <w:t xml:space="preserve"> </w:t>
      </w:r>
      <w:r w:rsidRPr="00E608DA">
        <w:rPr>
          <w:rFonts w:asciiTheme="minorBidi" w:hAnsiTheme="minorBidi"/>
          <w:b/>
          <w:color w:val="000000"/>
          <w:sz w:val="19"/>
          <w:szCs w:val="19"/>
          <w:rtl/>
        </w:rPr>
        <w:t>והנה בשערי תשובה (</w:t>
      </w:r>
      <w:proofErr w:type="spellStart"/>
      <w:r w:rsidRPr="00E608DA">
        <w:rPr>
          <w:rFonts w:asciiTheme="minorBidi" w:hAnsiTheme="minorBidi"/>
          <w:b/>
          <w:color w:val="000000"/>
          <w:sz w:val="19"/>
          <w:szCs w:val="19"/>
          <w:rtl/>
        </w:rPr>
        <w:t>ס"ק</w:t>
      </w:r>
      <w:proofErr w:type="spellEnd"/>
      <w:r w:rsidRPr="00E608DA">
        <w:rPr>
          <w:rFonts w:asciiTheme="minorBidi" w:hAnsiTheme="minorBidi"/>
          <w:b/>
          <w:color w:val="000000"/>
          <w:sz w:val="19"/>
          <w:szCs w:val="19"/>
          <w:rtl/>
        </w:rPr>
        <w:t xml:space="preserve"> א') הקשה על הדמיון, על פי הנאמר </w:t>
      </w:r>
      <w:proofErr w:type="spellStart"/>
      <w:r w:rsidRPr="00E608DA">
        <w:rPr>
          <w:rFonts w:asciiTheme="minorBidi" w:hAnsiTheme="minorBidi"/>
          <w:b/>
          <w:color w:val="000000"/>
          <w:sz w:val="19"/>
          <w:szCs w:val="19"/>
          <w:rtl/>
        </w:rPr>
        <w:t>בתוס</w:t>
      </w:r>
      <w:proofErr w:type="spellEnd"/>
      <w:r w:rsidRPr="00E608DA">
        <w:rPr>
          <w:rFonts w:asciiTheme="minorBidi" w:hAnsiTheme="minorBidi"/>
          <w:b/>
          <w:color w:val="000000"/>
          <w:sz w:val="19"/>
          <w:szCs w:val="19"/>
          <w:rtl/>
        </w:rPr>
        <w:t xml:space="preserve">' ביבמות (פ"ג ע"ב ד"ה אין), שלא שייך אין אדם אוסר דבר שאינו שלו במשליך חלב לתוך קדירת </w:t>
      </w:r>
      <w:proofErr w:type="spellStart"/>
      <w:r w:rsidRPr="00E608DA">
        <w:rPr>
          <w:rFonts w:asciiTheme="minorBidi" w:hAnsiTheme="minorBidi"/>
          <w:b/>
          <w:color w:val="000000"/>
          <w:sz w:val="19"/>
          <w:szCs w:val="19"/>
          <w:rtl/>
        </w:rPr>
        <w:t>חבירו</w:t>
      </w:r>
      <w:proofErr w:type="spellEnd"/>
      <w:r w:rsidRPr="00E608DA">
        <w:rPr>
          <w:rFonts w:asciiTheme="minorBidi" w:hAnsiTheme="minorBidi"/>
          <w:b/>
          <w:color w:val="000000"/>
          <w:sz w:val="19"/>
          <w:szCs w:val="19"/>
          <w:rtl/>
        </w:rPr>
        <w:t xml:space="preserve">, כיוון שהוא מציאות שנעשה ולא דמי לכלאי הכרם, משום שכלאים תלוי במחשבה, ולכאורה כוונתו להקשות דגם </w:t>
      </w:r>
      <w:proofErr w:type="spellStart"/>
      <w:r w:rsidRPr="00E608DA">
        <w:rPr>
          <w:rFonts w:asciiTheme="minorBidi" w:hAnsiTheme="minorBidi"/>
          <w:b/>
          <w:color w:val="000000"/>
          <w:sz w:val="19"/>
          <w:szCs w:val="19"/>
          <w:rtl/>
        </w:rPr>
        <w:t>נט"י</w:t>
      </w:r>
      <w:proofErr w:type="spellEnd"/>
      <w:r w:rsidRPr="00E608DA">
        <w:rPr>
          <w:rFonts w:asciiTheme="minorBidi" w:hAnsiTheme="minorBidi"/>
          <w:b/>
          <w:color w:val="000000"/>
          <w:sz w:val="19"/>
          <w:szCs w:val="19"/>
          <w:rtl/>
        </w:rPr>
        <w:t xml:space="preserve"> תלוי במחשבה. אלא שכתב בהערות על </w:t>
      </w:r>
      <w:proofErr w:type="spellStart"/>
      <w:r w:rsidRPr="00E608DA">
        <w:rPr>
          <w:rFonts w:asciiTheme="minorBidi" w:hAnsiTheme="minorBidi"/>
          <w:b/>
          <w:color w:val="000000"/>
          <w:sz w:val="19"/>
          <w:szCs w:val="19"/>
          <w:rtl/>
        </w:rPr>
        <w:t>הברכי</w:t>
      </w:r>
      <w:proofErr w:type="spellEnd"/>
      <w:r w:rsidRPr="00E608DA">
        <w:rPr>
          <w:rFonts w:asciiTheme="minorBidi" w:hAnsiTheme="minorBidi"/>
          <w:b/>
          <w:color w:val="000000"/>
          <w:sz w:val="19"/>
          <w:szCs w:val="19"/>
          <w:rtl/>
        </w:rPr>
        <w:t xml:space="preserve"> יוסף דלפי מה שכתב </w:t>
      </w:r>
      <w:proofErr w:type="spellStart"/>
      <w:r w:rsidRPr="00E608DA">
        <w:rPr>
          <w:rFonts w:asciiTheme="minorBidi" w:hAnsiTheme="minorBidi"/>
          <w:b/>
          <w:color w:val="000000"/>
          <w:sz w:val="19"/>
          <w:szCs w:val="19"/>
          <w:rtl/>
        </w:rPr>
        <w:t>הט"ז</w:t>
      </w:r>
      <w:proofErr w:type="spellEnd"/>
      <w:r w:rsidRPr="00E608DA">
        <w:rPr>
          <w:rFonts w:asciiTheme="minorBidi" w:hAnsiTheme="minorBidi"/>
          <w:b/>
          <w:color w:val="000000"/>
          <w:sz w:val="19"/>
          <w:szCs w:val="19"/>
          <w:rtl/>
        </w:rPr>
        <w:t xml:space="preserve"> דגם בנטילת </w:t>
      </w:r>
      <w:proofErr w:type="spellStart"/>
      <w:r w:rsidRPr="00E608DA">
        <w:rPr>
          <w:rFonts w:asciiTheme="minorBidi" w:hAnsiTheme="minorBidi"/>
          <w:b/>
          <w:color w:val="000000"/>
          <w:sz w:val="19"/>
          <w:szCs w:val="19"/>
          <w:rtl/>
        </w:rPr>
        <w:t>ידים</w:t>
      </w:r>
      <w:proofErr w:type="spellEnd"/>
      <w:r w:rsidRPr="00E608DA">
        <w:rPr>
          <w:rFonts w:asciiTheme="minorBidi" w:hAnsiTheme="minorBidi"/>
          <w:b/>
          <w:color w:val="000000"/>
          <w:sz w:val="19"/>
          <w:szCs w:val="19"/>
          <w:rtl/>
        </w:rPr>
        <w:t xml:space="preserve"> אם לא כיון כלל לעבודה נאסרו דלא </w:t>
      </w:r>
      <w:proofErr w:type="spellStart"/>
      <w:r w:rsidRPr="00E608DA">
        <w:rPr>
          <w:rFonts w:asciiTheme="minorBidi" w:hAnsiTheme="minorBidi"/>
          <w:b/>
          <w:color w:val="000000"/>
          <w:sz w:val="19"/>
          <w:szCs w:val="19"/>
          <w:rtl/>
        </w:rPr>
        <w:t>כהב"ח</w:t>
      </w:r>
      <w:proofErr w:type="spellEnd"/>
      <w:r w:rsidRPr="00E608DA">
        <w:rPr>
          <w:rFonts w:asciiTheme="minorBidi" w:hAnsiTheme="minorBidi"/>
          <w:b/>
          <w:color w:val="000000"/>
          <w:sz w:val="19"/>
          <w:szCs w:val="19"/>
          <w:rtl/>
        </w:rPr>
        <w:t xml:space="preserve"> א"כ קושיא זו </w:t>
      </w:r>
      <w:proofErr w:type="spellStart"/>
      <w:r w:rsidRPr="00E608DA">
        <w:rPr>
          <w:rFonts w:asciiTheme="minorBidi" w:hAnsiTheme="minorBidi"/>
          <w:b/>
          <w:color w:val="000000"/>
          <w:sz w:val="19"/>
          <w:szCs w:val="19"/>
          <w:rtl/>
        </w:rPr>
        <w:t>ליכא</w:t>
      </w:r>
      <w:proofErr w:type="spellEnd"/>
      <w:r w:rsidRPr="00E608DA">
        <w:rPr>
          <w:rFonts w:asciiTheme="minorBidi" w:hAnsiTheme="minorBidi"/>
          <w:b/>
          <w:color w:val="000000"/>
          <w:sz w:val="19"/>
          <w:szCs w:val="19"/>
          <w:rtl/>
        </w:rPr>
        <w:t xml:space="preserve"> כיון </w:t>
      </w:r>
      <w:proofErr w:type="spellStart"/>
      <w:r w:rsidRPr="00E608DA">
        <w:rPr>
          <w:rFonts w:asciiTheme="minorBidi" w:hAnsiTheme="minorBidi"/>
          <w:b/>
          <w:color w:val="000000"/>
          <w:sz w:val="19"/>
          <w:szCs w:val="19"/>
          <w:rtl/>
        </w:rPr>
        <w:t>דלדבריו</w:t>
      </w:r>
      <w:proofErr w:type="spellEnd"/>
      <w:r w:rsidRPr="00E608DA">
        <w:rPr>
          <w:rFonts w:asciiTheme="minorBidi" w:hAnsiTheme="minorBidi"/>
          <w:b/>
          <w:color w:val="000000"/>
          <w:sz w:val="19"/>
          <w:szCs w:val="19"/>
          <w:rtl/>
        </w:rPr>
        <w:t xml:space="preserve"> גם </w:t>
      </w:r>
      <w:proofErr w:type="spellStart"/>
      <w:r w:rsidRPr="00E608DA">
        <w:rPr>
          <w:rFonts w:asciiTheme="minorBidi" w:hAnsiTheme="minorBidi"/>
          <w:b/>
          <w:color w:val="000000"/>
          <w:sz w:val="19"/>
          <w:szCs w:val="19"/>
          <w:rtl/>
        </w:rPr>
        <w:t>נט"י</w:t>
      </w:r>
      <w:proofErr w:type="spellEnd"/>
      <w:r w:rsidRPr="00E608DA">
        <w:rPr>
          <w:rFonts w:asciiTheme="minorBidi" w:hAnsiTheme="minorBidi"/>
          <w:b/>
          <w:color w:val="000000"/>
          <w:sz w:val="19"/>
          <w:szCs w:val="19"/>
          <w:rtl/>
        </w:rPr>
        <w:t xml:space="preserve"> תלוי במחשבה שאינו יכול לאסור את של </w:t>
      </w:r>
      <w:proofErr w:type="spellStart"/>
      <w:r w:rsidRPr="00E608DA">
        <w:rPr>
          <w:rFonts w:asciiTheme="minorBidi" w:hAnsiTheme="minorBidi"/>
          <w:b/>
          <w:color w:val="000000"/>
          <w:sz w:val="19"/>
          <w:szCs w:val="19"/>
          <w:rtl/>
        </w:rPr>
        <w:t>חבירו</w:t>
      </w:r>
      <w:proofErr w:type="spellEnd"/>
      <w:r w:rsidRPr="00E608DA">
        <w:rPr>
          <w:rFonts w:asciiTheme="minorBidi" w:hAnsiTheme="minorBidi"/>
          <w:b/>
          <w:color w:val="000000"/>
          <w:sz w:val="19"/>
          <w:szCs w:val="19"/>
          <w:rtl/>
        </w:rPr>
        <w:t>. נידון ז</w:t>
      </w:r>
      <w:r w:rsidRPr="00E608DA">
        <w:rPr>
          <w:rFonts w:asciiTheme="minorBidi" w:hAnsiTheme="minorBidi" w:hint="cs"/>
          <w:b/>
          <w:color w:val="000000"/>
          <w:sz w:val="19"/>
          <w:szCs w:val="19"/>
          <w:rtl/>
        </w:rPr>
        <w:t>ה</w:t>
      </w:r>
      <w:r w:rsidRPr="00E608DA">
        <w:rPr>
          <w:rFonts w:asciiTheme="minorBidi" w:hAnsiTheme="minorBidi"/>
          <w:b/>
          <w:color w:val="000000"/>
          <w:sz w:val="19"/>
          <w:szCs w:val="19"/>
          <w:rtl/>
        </w:rPr>
        <w:t xml:space="preserve"> </w:t>
      </w:r>
      <w:r w:rsidRPr="00E608DA">
        <w:rPr>
          <w:rFonts w:asciiTheme="minorBidi" w:hAnsiTheme="minorBidi"/>
          <w:b/>
          <w:sz w:val="19"/>
          <w:szCs w:val="19"/>
          <w:rtl/>
        </w:rPr>
        <w:t xml:space="preserve">נוגע גם </w:t>
      </w:r>
      <w:proofErr w:type="spellStart"/>
      <w:r w:rsidRPr="00E608DA">
        <w:rPr>
          <w:rFonts w:asciiTheme="minorBidi" w:hAnsiTheme="minorBidi"/>
          <w:b/>
          <w:sz w:val="19"/>
          <w:szCs w:val="19"/>
          <w:rtl/>
        </w:rPr>
        <w:t>לענין</w:t>
      </w:r>
      <w:proofErr w:type="spellEnd"/>
      <w:r w:rsidRPr="00E608DA">
        <w:rPr>
          <w:rFonts w:asciiTheme="minorBidi" w:hAnsiTheme="minorBidi"/>
          <w:b/>
          <w:sz w:val="19"/>
          <w:szCs w:val="19"/>
          <w:rtl/>
        </w:rPr>
        <w:t xml:space="preserve"> חזרה בשבת כשסילק אחד קדירת </w:t>
      </w:r>
      <w:proofErr w:type="spellStart"/>
      <w:r w:rsidRPr="00E608DA">
        <w:rPr>
          <w:rFonts w:asciiTheme="minorBidi" w:hAnsiTheme="minorBidi"/>
          <w:b/>
          <w:sz w:val="19"/>
          <w:szCs w:val="19"/>
          <w:rtl/>
        </w:rPr>
        <w:t>חבירו</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ולענין</w:t>
      </w:r>
      <w:proofErr w:type="spellEnd"/>
      <w:r w:rsidRPr="00E608DA">
        <w:rPr>
          <w:rFonts w:asciiTheme="minorBidi" w:hAnsiTheme="minorBidi"/>
          <w:b/>
          <w:sz w:val="19"/>
          <w:szCs w:val="19"/>
          <w:rtl/>
        </w:rPr>
        <w:t xml:space="preserve"> בסיס </w:t>
      </w:r>
      <w:r w:rsidRPr="00E608DA">
        <w:rPr>
          <w:rFonts w:asciiTheme="minorBidi" w:hAnsiTheme="minorBidi"/>
          <w:b/>
          <w:color w:val="000000"/>
          <w:sz w:val="19"/>
          <w:szCs w:val="19"/>
          <w:rtl/>
        </w:rPr>
        <w:t xml:space="preserve">בכלי של </w:t>
      </w:r>
      <w:proofErr w:type="spellStart"/>
      <w:r w:rsidRPr="00E608DA">
        <w:rPr>
          <w:rFonts w:asciiTheme="minorBidi" w:hAnsiTheme="minorBidi"/>
          <w:b/>
          <w:color w:val="000000"/>
          <w:sz w:val="19"/>
          <w:szCs w:val="19"/>
          <w:rtl/>
        </w:rPr>
        <w:t>חבירו</w:t>
      </w:r>
      <w:proofErr w:type="spellEnd"/>
      <w:r w:rsidRPr="00E608DA">
        <w:rPr>
          <w:rFonts w:asciiTheme="minorBidi" w:hAnsiTheme="minorBidi"/>
          <w:b/>
          <w:color w:val="000000"/>
          <w:sz w:val="19"/>
          <w:szCs w:val="19"/>
          <w:rtl/>
        </w:rPr>
        <w:t>.</w:t>
      </w:r>
    </w:p>
  </w:footnote>
  <w:footnote w:id="47">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וכן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שבט הלוי </w:t>
      </w:r>
      <w:proofErr w:type="spellStart"/>
      <w:r w:rsidRPr="00E608DA">
        <w:rPr>
          <w:rFonts w:asciiTheme="minorBidi" w:hAnsiTheme="minorBidi" w:cstheme="minorBidi"/>
          <w:b/>
          <w:sz w:val="19"/>
          <w:szCs w:val="19"/>
          <w:rtl/>
        </w:rPr>
        <w:t>ח"ח</w:t>
      </w:r>
      <w:proofErr w:type="spellEnd"/>
      <w:r w:rsidRPr="00E608DA">
        <w:rPr>
          <w:rFonts w:asciiTheme="minorBidi" w:hAnsiTheme="minorBidi" w:cstheme="minorBidi"/>
          <w:b/>
          <w:sz w:val="19"/>
          <w:szCs w:val="19"/>
          <w:rtl/>
        </w:rPr>
        <w:t xml:space="preserve"> סי' </w:t>
      </w:r>
      <w:proofErr w:type="spellStart"/>
      <w:r w:rsidRPr="00E608DA">
        <w:rPr>
          <w:rFonts w:asciiTheme="minorBidi" w:hAnsiTheme="minorBidi" w:cstheme="minorBidi"/>
          <w:b/>
          <w:sz w:val="19"/>
          <w:szCs w:val="19"/>
          <w:rtl/>
        </w:rPr>
        <w:t>כב</w:t>
      </w:r>
      <w:proofErr w:type="spellEnd"/>
      <w:r w:rsidRPr="00E608DA">
        <w:rPr>
          <w:rFonts w:asciiTheme="minorBidi" w:hAnsiTheme="minorBidi" w:cstheme="minorBidi"/>
          <w:b/>
          <w:sz w:val="19"/>
          <w:szCs w:val="19"/>
          <w:rtl/>
        </w:rPr>
        <w:t xml:space="preserve"> ב שלדעתו אין חשש כ"כ.</w:t>
      </w:r>
    </w:p>
  </w:footnote>
  <w:footnote w:id="4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הר צבי (</w:t>
      </w:r>
      <w:proofErr w:type="spellStart"/>
      <w:r w:rsidRPr="00E608DA">
        <w:rPr>
          <w:rFonts w:asciiTheme="minorBidi" w:hAnsiTheme="minorBidi" w:cstheme="minorBidi"/>
          <w:b/>
          <w:sz w:val="19"/>
          <w:szCs w:val="19"/>
          <w:rtl/>
        </w:rPr>
        <w:t>או"ח</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ח"ב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ס"נ</w:t>
      </w:r>
      <w:proofErr w:type="spellEnd"/>
      <w:r w:rsidRPr="00E608DA">
        <w:rPr>
          <w:rFonts w:asciiTheme="minorBidi" w:hAnsiTheme="minorBidi" w:cstheme="minorBidi"/>
          <w:b/>
          <w:sz w:val="19"/>
          <w:szCs w:val="19"/>
          <w:rtl/>
        </w:rPr>
        <w:t xml:space="preserve">) מספר שלמי צבור (דיני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שחרית, סעיף ד) </w:t>
      </w:r>
      <w:proofErr w:type="spellStart"/>
      <w:r w:rsidRPr="00E608DA">
        <w:rPr>
          <w:rFonts w:asciiTheme="minorBidi" w:hAnsiTheme="minorBidi" w:cstheme="minorBidi"/>
          <w:b/>
          <w:sz w:val="19"/>
          <w:szCs w:val="19"/>
          <w:rtl/>
        </w:rPr>
        <w:t>ובתו"ד</w:t>
      </w:r>
      <w:proofErr w:type="spellEnd"/>
      <w:r w:rsidRPr="00E608DA">
        <w:rPr>
          <w:rFonts w:asciiTheme="minorBidi" w:hAnsiTheme="minorBidi" w:cstheme="minorBidi"/>
          <w:b/>
          <w:sz w:val="19"/>
          <w:szCs w:val="19"/>
          <w:rtl/>
        </w:rPr>
        <w:t xml:space="preserve"> כתב </w:t>
      </w:r>
      <w:proofErr w:type="spellStart"/>
      <w:r w:rsidRPr="00E608DA">
        <w:rPr>
          <w:rFonts w:asciiTheme="minorBidi" w:hAnsiTheme="minorBidi" w:cstheme="minorBidi"/>
          <w:b/>
          <w:sz w:val="19"/>
          <w:szCs w:val="19"/>
          <w:rtl/>
        </w:rPr>
        <w:t>דאם</w:t>
      </w:r>
      <w:proofErr w:type="spellEnd"/>
      <w:r w:rsidRPr="00E608DA">
        <w:rPr>
          <w:rFonts w:asciiTheme="minorBidi" w:hAnsiTheme="minorBidi" w:cstheme="minorBidi"/>
          <w:b/>
          <w:sz w:val="19"/>
          <w:szCs w:val="19"/>
          <w:rtl/>
        </w:rPr>
        <w:t xml:space="preserve"> באנו לחשוש בכך נאמר לו שירחץ גם מלבושיו שנכנס בהם בבית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וכן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אור לציון (ח"א סי' א') שאפשר לקחת מים מן הכיור שנמצא בחדר השירותים כדי ליטול בהן את ידיו.</w:t>
      </w:r>
    </w:p>
  </w:footnote>
  <w:footnote w:id="49">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שם. ויש שעושים צורת הפתח בין </w:t>
      </w:r>
      <w:del w:id="1667" w:author="מגיה" w:date="2026-10-15T09:00:00Z">
        <w:r w:rsidRPr="00E608DA">
          <w:rPr>
            <w:rFonts w:asciiTheme="minorBidi" w:hAnsiTheme="minorBidi" w:cstheme="minorBidi"/>
            <w:b/>
            <w:sz w:val="19"/>
            <w:szCs w:val="19"/>
            <w:rtl/>
          </w:rPr>
          <w:delText xml:space="preserve">כיור</w:delText>
        </w:r>
      </w:del>
      <w:ins w:id="1668" w:author="מגיה" w:date="2026-10-15T09:00:00Z">
        <w:r>
          <w:rPr>
            <w:rFonts w:asciiTheme="minorBidi" w:hAnsiTheme="minorBidi" w:cstheme="minorBidi"/>
            <w:b/>
            <w:sz w:val="19"/>
            <w:szCs w:val="19"/>
            <w:rtl/>
          </w:rPr>
          <w:t xml:space="preserve">הכיור</w:t>
        </w:r>
      </w:ins>
      <w:r w:rsidRPr="00E608DA">
        <w:rPr>
          <w:rFonts w:asciiTheme="minorBidi" w:hAnsiTheme="minorBidi" w:cstheme="minorBidi"/>
          <w:b/>
          <w:sz w:val="19"/>
          <w:szCs w:val="19"/>
          <w:rtl/>
        </w:rPr>
        <w:t xml:space="preserve"> לחדר האמבטיה או 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כדי שיוכל ליטול ידיו שם בשופי.</w:t>
      </w:r>
    </w:p>
  </w:footnote>
  <w:footnote w:id="5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 כן כתב בשערי תשובה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בשם המחזיק ברכה בשם </w:t>
      </w:r>
      <w:proofErr w:type="spellStart"/>
      <w:r w:rsidRPr="00E608DA">
        <w:rPr>
          <w:rFonts w:asciiTheme="minorBidi" w:hAnsiTheme="minorBidi" w:cstheme="minorBidi"/>
          <w:b/>
          <w:sz w:val="19"/>
          <w:szCs w:val="19"/>
          <w:rtl/>
        </w:rPr>
        <w:t>מהר"מ</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ניגרין</w:t>
      </w:r>
      <w:proofErr w:type="spellEnd"/>
      <w:r w:rsidRPr="00E608DA">
        <w:rPr>
          <w:rFonts w:asciiTheme="minorBidi" w:hAnsiTheme="minorBidi" w:cstheme="minorBidi"/>
          <w:b/>
          <w:sz w:val="19"/>
          <w:szCs w:val="19"/>
          <w:rtl/>
        </w:rPr>
        <w:t xml:space="preserve">, שאין רוח רעה סרה </w:t>
      </w:r>
      <w:proofErr w:type="spellStart"/>
      <w:r w:rsidRPr="00E608DA">
        <w:rPr>
          <w:rFonts w:asciiTheme="minorBidi" w:hAnsiTheme="minorBidi" w:cstheme="minorBidi"/>
          <w:b/>
          <w:sz w:val="19"/>
          <w:szCs w:val="19"/>
          <w:rtl/>
        </w:rPr>
        <w:t>מהידים</w:t>
      </w:r>
      <w:proofErr w:type="spellEnd"/>
      <w:r w:rsidRPr="00E608DA">
        <w:rPr>
          <w:rFonts w:asciiTheme="minorBidi" w:hAnsiTheme="minorBidi" w:cstheme="minorBidi"/>
          <w:b/>
          <w:sz w:val="19"/>
          <w:szCs w:val="19"/>
          <w:rtl/>
        </w:rPr>
        <w:t xml:space="preserve"> שחרית עד אחר הניגוב. </w:t>
      </w:r>
      <w:proofErr w:type="spellStart"/>
      <w:r w:rsidRPr="00E608DA">
        <w:rPr>
          <w:rFonts w:asciiTheme="minorBidi" w:hAnsiTheme="minorBidi" w:cstheme="minorBidi"/>
          <w:b/>
          <w:sz w:val="19"/>
          <w:szCs w:val="19"/>
          <w:rtl/>
        </w:rPr>
        <w:t>ובחזו"א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לאכילה (בסי' כ"ד </w:t>
      </w:r>
      <w:proofErr w:type="spellStart"/>
      <w:r w:rsidRPr="00E608DA">
        <w:rPr>
          <w:rFonts w:asciiTheme="minorBidi" w:hAnsiTheme="minorBidi" w:cstheme="minorBidi"/>
          <w:b/>
          <w:sz w:val="19"/>
          <w:szCs w:val="19"/>
          <w:rtl/>
        </w:rPr>
        <w:t>סקכ"ו</w:t>
      </w:r>
      <w:proofErr w:type="spellEnd"/>
      <w:r w:rsidRPr="00E608DA">
        <w:rPr>
          <w:rFonts w:asciiTheme="minorBidi" w:hAnsiTheme="minorBidi" w:cstheme="minorBidi"/>
          <w:b/>
          <w:sz w:val="19"/>
          <w:szCs w:val="19"/>
          <w:rtl/>
        </w:rPr>
        <w:t xml:space="preserve">) כתב דמה ששמע אומרים </w:t>
      </w:r>
      <w:proofErr w:type="spellStart"/>
      <w:r w:rsidRPr="00E608DA">
        <w:rPr>
          <w:rFonts w:asciiTheme="minorBidi" w:hAnsiTheme="minorBidi" w:cstheme="minorBidi"/>
          <w:b/>
          <w:sz w:val="19"/>
          <w:szCs w:val="19"/>
          <w:rtl/>
        </w:rPr>
        <w:t>דנוטלים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בביהכ"ס</w:t>
      </w:r>
      <w:proofErr w:type="spellEnd"/>
      <w:r w:rsidRPr="00E608DA">
        <w:rPr>
          <w:rFonts w:asciiTheme="minorBidi" w:hAnsiTheme="minorBidi" w:cstheme="minorBidi"/>
          <w:b/>
          <w:sz w:val="19"/>
          <w:szCs w:val="19"/>
          <w:rtl/>
        </w:rPr>
        <w:t xml:space="preserve"> ויוצא וכו' </w:t>
      </w:r>
      <w:proofErr w:type="spellStart"/>
      <w:r w:rsidRPr="00E608DA">
        <w:rPr>
          <w:rFonts w:asciiTheme="minorBidi" w:hAnsiTheme="minorBidi" w:cstheme="minorBidi"/>
          <w:b/>
          <w:sz w:val="19"/>
          <w:szCs w:val="19"/>
          <w:rtl/>
        </w:rPr>
        <w:t>דכל</w:t>
      </w:r>
      <w:proofErr w:type="spellEnd"/>
      <w:r w:rsidRPr="00E608DA">
        <w:rPr>
          <w:rFonts w:asciiTheme="minorBidi" w:hAnsiTheme="minorBidi" w:cstheme="minorBidi"/>
          <w:b/>
          <w:sz w:val="19"/>
          <w:szCs w:val="19"/>
          <w:rtl/>
        </w:rPr>
        <w:t xml:space="preserve"> הזמן שמים על היד </w:t>
      </w:r>
      <w:proofErr w:type="spellStart"/>
      <w:r w:rsidRPr="00E608DA">
        <w:rPr>
          <w:rFonts w:asciiTheme="minorBidi" w:hAnsiTheme="minorBidi" w:cstheme="minorBidi"/>
          <w:b/>
          <w:sz w:val="19"/>
          <w:szCs w:val="19"/>
          <w:rtl/>
        </w:rPr>
        <w:t>מיטהרין</w:t>
      </w:r>
      <w:proofErr w:type="spellEnd"/>
      <w:r w:rsidRPr="00E608DA">
        <w:rPr>
          <w:rFonts w:asciiTheme="minorBidi" w:hAnsiTheme="minorBidi" w:cstheme="minorBidi"/>
          <w:b/>
          <w:sz w:val="19"/>
          <w:szCs w:val="19"/>
          <w:rtl/>
        </w:rPr>
        <w:t xml:space="preserve"> בכל שעה וכו' אין הדין כן, </w:t>
      </w:r>
      <w:proofErr w:type="spellStart"/>
      <w:r w:rsidRPr="00E608DA">
        <w:rPr>
          <w:rFonts w:asciiTheme="minorBidi" w:hAnsiTheme="minorBidi" w:cstheme="minorBidi"/>
          <w:b/>
          <w:sz w:val="19"/>
          <w:szCs w:val="19"/>
          <w:rtl/>
        </w:rPr>
        <w:t>דמעשה</w:t>
      </w:r>
      <w:proofErr w:type="spellEnd"/>
      <w:r w:rsidRPr="00E608DA">
        <w:rPr>
          <w:rFonts w:asciiTheme="minorBidi" w:hAnsiTheme="minorBidi" w:cstheme="minorBidi"/>
          <w:b/>
          <w:sz w:val="19"/>
          <w:szCs w:val="19"/>
          <w:rtl/>
        </w:rPr>
        <w:t xml:space="preserve"> הנטילה צריך כלי וכו' </w:t>
      </w:r>
      <w:proofErr w:type="spellStart"/>
      <w:r w:rsidRPr="00E608DA">
        <w:rPr>
          <w:rFonts w:asciiTheme="minorBidi" w:hAnsiTheme="minorBidi" w:cstheme="minorBidi"/>
          <w:b/>
          <w:sz w:val="19"/>
          <w:szCs w:val="19"/>
          <w:rtl/>
        </w:rPr>
        <w:t>והוי</w:t>
      </w:r>
      <w:proofErr w:type="spellEnd"/>
      <w:r w:rsidRPr="00E608DA">
        <w:rPr>
          <w:rFonts w:asciiTheme="minorBidi" w:hAnsiTheme="minorBidi" w:cstheme="minorBidi"/>
          <w:b/>
          <w:sz w:val="19"/>
          <w:szCs w:val="19"/>
          <w:rtl/>
        </w:rPr>
        <w:t xml:space="preserve"> כמים מונחים על ידיו שלא מכלי ושלא </w:t>
      </w:r>
      <w:proofErr w:type="spellStart"/>
      <w:r w:rsidRPr="00E608DA">
        <w:rPr>
          <w:rFonts w:asciiTheme="minorBidi" w:hAnsiTheme="minorBidi" w:cstheme="minorBidi"/>
          <w:b/>
          <w:sz w:val="19"/>
          <w:szCs w:val="19"/>
          <w:rtl/>
        </w:rPr>
        <w:t>מכח</w:t>
      </w:r>
      <w:proofErr w:type="spellEnd"/>
      <w:r w:rsidRPr="00E608DA">
        <w:rPr>
          <w:rFonts w:asciiTheme="minorBidi" w:hAnsiTheme="minorBidi" w:cstheme="minorBidi"/>
          <w:b/>
          <w:sz w:val="19"/>
          <w:szCs w:val="19"/>
          <w:rtl/>
        </w:rPr>
        <w:t xml:space="preserve"> אדם, אלא שדבריו הם רק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לסעודה </w:t>
      </w:r>
      <w:proofErr w:type="spellStart"/>
      <w:r w:rsidRPr="00E608DA">
        <w:rPr>
          <w:rFonts w:asciiTheme="minorBidi" w:hAnsiTheme="minorBidi" w:cstheme="minorBidi"/>
          <w:b/>
          <w:sz w:val="19"/>
          <w:szCs w:val="19"/>
          <w:rtl/>
        </w:rPr>
        <w:t>דבעינן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כח</w:t>
      </w:r>
      <w:proofErr w:type="spellEnd"/>
      <w:r w:rsidRPr="00E608DA">
        <w:rPr>
          <w:rFonts w:asciiTheme="minorBidi" w:hAnsiTheme="minorBidi" w:cstheme="minorBidi"/>
          <w:b/>
          <w:sz w:val="19"/>
          <w:szCs w:val="19"/>
          <w:rtl/>
        </w:rPr>
        <w:t xml:space="preserve"> גברא אבל להעביר רוח רעה, </w:t>
      </w:r>
      <w:proofErr w:type="spellStart"/>
      <w:r w:rsidRPr="00E608DA">
        <w:rPr>
          <w:rFonts w:asciiTheme="minorBidi" w:hAnsiTheme="minorBidi" w:cstheme="minorBidi"/>
          <w:b/>
          <w:sz w:val="19"/>
          <w:szCs w:val="19"/>
          <w:rtl/>
        </w:rPr>
        <w:t>דכלי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וכח</w:t>
      </w:r>
      <w:proofErr w:type="spellEnd"/>
      <w:r w:rsidRPr="00E608DA">
        <w:rPr>
          <w:rFonts w:asciiTheme="minorBidi" w:hAnsiTheme="minorBidi" w:cstheme="minorBidi"/>
          <w:b/>
          <w:sz w:val="19"/>
          <w:szCs w:val="19"/>
          <w:rtl/>
        </w:rPr>
        <w:t xml:space="preserve"> גברא אינו </w:t>
      </w:r>
      <w:proofErr w:type="spellStart"/>
      <w:r w:rsidRPr="00E608DA">
        <w:rPr>
          <w:rFonts w:asciiTheme="minorBidi" w:hAnsiTheme="minorBidi" w:cstheme="minorBidi"/>
          <w:b/>
          <w:sz w:val="19"/>
          <w:szCs w:val="19"/>
          <w:rtl/>
        </w:rPr>
        <w:t>לעיכובא</w:t>
      </w:r>
      <w:proofErr w:type="spellEnd"/>
      <w:r w:rsidRPr="00E608DA">
        <w:rPr>
          <w:rFonts w:asciiTheme="minorBidi" w:hAnsiTheme="minorBidi" w:cstheme="minorBidi"/>
          <w:b/>
          <w:sz w:val="19"/>
          <w:szCs w:val="19"/>
          <w:rtl/>
        </w:rPr>
        <w:t xml:space="preserve"> אולי יש מקום לסניף זה גם לדבריו.</w:t>
      </w:r>
    </w:p>
  </w:footnote>
  <w:footnote w:id="51">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הב"ח</w:t>
      </w:r>
      <w:proofErr w:type="spellEnd"/>
      <w:r w:rsidRPr="00E608DA">
        <w:rPr>
          <w:rFonts w:asciiTheme="minorBidi" w:hAnsiTheme="minorBidi" w:cstheme="minorBidi"/>
          <w:b/>
          <w:sz w:val="19"/>
          <w:szCs w:val="19"/>
          <w:rtl/>
        </w:rPr>
        <w:t xml:space="preserve"> תמה על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שלא ציין לדברי התולעת יעקב, וכתב </w:t>
      </w:r>
      <w:proofErr w:type="spellStart"/>
      <w:r w:rsidRPr="00E608DA">
        <w:rPr>
          <w:rFonts w:asciiTheme="minorBidi" w:hAnsiTheme="minorBidi" w:cstheme="minorBidi"/>
          <w:b/>
          <w:sz w:val="19"/>
          <w:szCs w:val="19"/>
          <w:rtl/>
        </w:rPr>
        <w:t>דאולי</w:t>
      </w:r>
      <w:proofErr w:type="spellEnd"/>
      <w:r w:rsidRPr="00E608DA">
        <w:rPr>
          <w:rFonts w:asciiTheme="minorBidi" w:hAnsiTheme="minorBidi" w:cstheme="minorBidi"/>
          <w:b/>
          <w:sz w:val="19"/>
          <w:szCs w:val="19"/>
          <w:rtl/>
        </w:rPr>
        <w:t xml:space="preserve"> מפני </w:t>
      </w:r>
      <w:proofErr w:type="spellStart"/>
      <w:r w:rsidRPr="00E608DA">
        <w:rPr>
          <w:rFonts w:asciiTheme="minorBidi" w:hAnsiTheme="minorBidi" w:cstheme="minorBidi"/>
          <w:b/>
          <w:sz w:val="19"/>
          <w:szCs w:val="19"/>
          <w:rtl/>
        </w:rPr>
        <w:t>דרובא</w:t>
      </w:r>
      <w:proofErr w:type="spellEnd"/>
      <w:r w:rsidRPr="00E608DA">
        <w:rPr>
          <w:rFonts w:asciiTheme="minorBidi" w:hAnsiTheme="minorBidi" w:cstheme="minorBidi"/>
          <w:b/>
          <w:sz w:val="19"/>
          <w:szCs w:val="19"/>
          <w:rtl/>
        </w:rPr>
        <w:t xml:space="preserve"> אינן </w:t>
      </w:r>
      <w:proofErr w:type="spellStart"/>
      <w:r w:rsidRPr="00E608DA">
        <w:rPr>
          <w:rFonts w:asciiTheme="minorBidi" w:hAnsiTheme="minorBidi" w:cstheme="minorBidi"/>
          <w:b/>
          <w:sz w:val="19"/>
          <w:szCs w:val="19"/>
          <w:rtl/>
        </w:rPr>
        <w:t>יכולין</w:t>
      </w:r>
      <w:proofErr w:type="spellEnd"/>
      <w:r w:rsidRPr="00E608DA">
        <w:rPr>
          <w:rFonts w:asciiTheme="minorBidi" w:hAnsiTheme="minorBidi" w:cstheme="minorBidi"/>
          <w:b/>
          <w:sz w:val="19"/>
          <w:szCs w:val="19"/>
          <w:rtl/>
        </w:rPr>
        <w:t xml:space="preserve"> ליזהר בכך מוטב </w:t>
      </w:r>
      <w:proofErr w:type="spellStart"/>
      <w:r w:rsidRPr="00E608DA">
        <w:rPr>
          <w:rFonts w:asciiTheme="minorBidi" w:hAnsiTheme="minorBidi" w:cstheme="minorBidi"/>
          <w:b/>
          <w:sz w:val="19"/>
          <w:szCs w:val="19"/>
          <w:rtl/>
        </w:rPr>
        <w:t>שיהו</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שוגגין</w:t>
      </w:r>
      <w:proofErr w:type="spellEnd"/>
      <w:r w:rsidRPr="00E608DA">
        <w:rPr>
          <w:rFonts w:asciiTheme="minorBidi" w:hAnsiTheme="minorBidi" w:cstheme="minorBidi"/>
          <w:b/>
          <w:sz w:val="19"/>
          <w:szCs w:val="19"/>
          <w:rtl/>
        </w:rPr>
        <w:t xml:space="preserve"> ולא יהי' </w:t>
      </w:r>
      <w:proofErr w:type="spellStart"/>
      <w:r w:rsidRPr="00E608DA">
        <w:rPr>
          <w:rFonts w:asciiTheme="minorBidi" w:hAnsiTheme="minorBidi" w:cstheme="minorBidi"/>
          <w:b/>
          <w:sz w:val="19"/>
          <w:szCs w:val="19"/>
          <w:rtl/>
        </w:rPr>
        <w:t>מזידין</w:t>
      </w:r>
      <w:proofErr w:type="spellEnd"/>
      <w:r w:rsidRPr="00E608DA">
        <w:rPr>
          <w:rFonts w:asciiTheme="minorBidi" w:hAnsiTheme="minorBidi" w:cstheme="minorBidi"/>
          <w:b/>
          <w:sz w:val="19"/>
          <w:szCs w:val="19"/>
          <w:rtl/>
        </w:rPr>
        <w:t>.</w:t>
      </w:r>
    </w:p>
  </w:footnote>
  <w:footnote w:id="5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מצינו בהגהת </w:t>
      </w:r>
      <w:proofErr w:type="spellStart"/>
      <w:r w:rsidRPr="00E608DA">
        <w:rPr>
          <w:rFonts w:asciiTheme="minorBidi" w:hAnsiTheme="minorBidi" w:cstheme="minorBidi"/>
          <w:b/>
          <w:sz w:val="19"/>
          <w:szCs w:val="19"/>
          <w:rtl/>
        </w:rPr>
        <w:t>החת"ס</w:t>
      </w:r>
      <w:proofErr w:type="spellEnd"/>
      <w:r w:rsidRPr="00E608DA">
        <w:rPr>
          <w:rFonts w:asciiTheme="minorBidi" w:hAnsiTheme="minorBidi" w:cstheme="minorBidi"/>
          <w:b/>
          <w:sz w:val="19"/>
          <w:szCs w:val="19"/>
          <w:rtl/>
        </w:rPr>
        <w:t xml:space="preserve"> שהגיה על דברי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"כבר צווחו קמאי על זה, ועיין </w:t>
      </w:r>
      <w:proofErr w:type="spellStart"/>
      <w:r w:rsidRPr="00E608DA">
        <w:rPr>
          <w:rFonts w:asciiTheme="minorBidi" w:hAnsiTheme="minorBidi" w:cstheme="minorBidi"/>
          <w:b/>
          <w:sz w:val="19"/>
          <w:szCs w:val="19"/>
          <w:rtl/>
        </w:rPr>
        <w:t>מהר"ם</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מלונזאנו</w:t>
      </w:r>
      <w:proofErr w:type="spellEnd"/>
      <w:r w:rsidRPr="00E608DA">
        <w:rPr>
          <w:rFonts w:asciiTheme="minorBidi" w:hAnsiTheme="minorBidi" w:cstheme="minorBidi"/>
          <w:b/>
          <w:sz w:val="19"/>
          <w:szCs w:val="19"/>
          <w:rtl/>
        </w:rPr>
        <w:t xml:space="preserve"> בספר שתי ידות בדרך חיים (</w:t>
      </w:r>
      <w:proofErr w:type="spellStart"/>
      <w:r w:rsidRPr="00E608DA">
        <w:rPr>
          <w:rFonts w:asciiTheme="minorBidi" w:hAnsiTheme="minorBidi" w:cstheme="minorBidi"/>
          <w:b/>
          <w:sz w:val="19"/>
          <w:szCs w:val="19"/>
          <w:rtl/>
        </w:rPr>
        <w:t>צה</w:t>
      </w:r>
      <w:proofErr w:type="spellEnd"/>
      <w:r w:rsidRPr="00E608DA">
        <w:rPr>
          <w:rFonts w:asciiTheme="minorBidi" w:hAnsiTheme="minorBidi" w:cstheme="minorBidi"/>
          <w:b/>
          <w:sz w:val="19"/>
          <w:szCs w:val="19"/>
          <w:rtl/>
        </w:rPr>
        <w:t>, א) שהכחיש זה". ובאשל אברהם (</w:t>
      </w:r>
      <w:proofErr w:type="spellStart"/>
      <w:r w:rsidRPr="00E608DA">
        <w:rPr>
          <w:rFonts w:asciiTheme="minorBidi" w:hAnsiTheme="minorBidi" w:cstheme="minorBidi"/>
          <w:b/>
          <w:sz w:val="19"/>
          <w:szCs w:val="19"/>
          <w:rtl/>
        </w:rPr>
        <w:t>בוטשאטש</w:t>
      </w:r>
      <w:proofErr w:type="spellEnd"/>
      <w:r w:rsidRPr="00E608DA">
        <w:rPr>
          <w:rFonts w:asciiTheme="minorBidi" w:hAnsiTheme="minorBidi" w:cstheme="minorBidi"/>
          <w:b/>
          <w:sz w:val="19"/>
          <w:szCs w:val="19"/>
          <w:rtl/>
        </w:rPr>
        <w:t xml:space="preserve">) כתב וז"ל "אודות מה שכתבו האחרונים ז"ל בשם זוהר </w:t>
      </w:r>
      <w:proofErr w:type="spellStart"/>
      <w:r w:rsidRPr="00E608DA">
        <w:rPr>
          <w:rFonts w:asciiTheme="minorBidi" w:hAnsiTheme="minorBidi" w:cstheme="minorBidi"/>
          <w:b/>
          <w:sz w:val="19"/>
          <w:szCs w:val="19"/>
          <w:rtl/>
        </w:rPr>
        <w:t>הק</w:t>
      </w:r>
      <w:proofErr w:type="spellEnd"/>
      <w:r w:rsidRPr="00E608DA">
        <w:rPr>
          <w:rFonts w:asciiTheme="minorBidi" w:hAnsiTheme="minorBidi" w:cstheme="minorBidi"/>
          <w:b/>
          <w:sz w:val="19"/>
          <w:szCs w:val="19"/>
          <w:rtl/>
        </w:rPr>
        <w:t xml:space="preserve">', רבים תמהו שלא נמצא כזה בספר הזוהר, מיהו בברכי יוסף כתב שראה בספר הזהר </w:t>
      </w:r>
      <w:proofErr w:type="spellStart"/>
      <w:r w:rsidRPr="00E608DA">
        <w:rPr>
          <w:rFonts w:asciiTheme="minorBidi" w:hAnsiTheme="minorBidi" w:cstheme="minorBidi"/>
          <w:b/>
          <w:sz w:val="19"/>
          <w:szCs w:val="19"/>
          <w:rtl/>
        </w:rPr>
        <w:t>כת"י</w:t>
      </w:r>
      <w:proofErr w:type="spellEnd"/>
      <w:r w:rsidRPr="00E608DA">
        <w:rPr>
          <w:rFonts w:asciiTheme="minorBidi" w:hAnsiTheme="minorBidi" w:cstheme="minorBidi"/>
          <w:b/>
          <w:sz w:val="19"/>
          <w:szCs w:val="19"/>
          <w:rtl/>
        </w:rPr>
        <w:t xml:space="preserve"> שכ"כ, וכן בספר פרי עץ חיים שער הברכות פ"ה הביא כן בשם הזהר שההולך ד' אמות בלי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חייב מיתה ח"ו".</w:t>
      </w:r>
    </w:p>
  </w:footnote>
  <w:footnote w:id="5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כן העיר בשבות יעקב (</w:t>
      </w:r>
      <w:proofErr w:type="spellStart"/>
      <w:r w:rsidRPr="00E608DA">
        <w:rPr>
          <w:rFonts w:asciiTheme="minorBidi" w:hAnsiTheme="minorBidi" w:cstheme="minorBidi"/>
          <w:b/>
          <w:sz w:val="19"/>
          <w:szCs w:val="19"/>
          <w:rtl/>
        </w:rPr>
        <w:t>ח"ג</w:t>
      </w:r>
      <w:proofErr w:type="spellEnd"/>
      <w:r w:rsidRPr="00E608DA">
        <w:rPr>
          <w:rFonts w:asciiTheme="minorBidi" w:hAnsiTheme="minorBidi" w:cstheme="minorBidi"/>
          <w:b/>
          <w:sz w:val="19"/>
          <w:szCs w:val="19"/>
          <w:rtl/>
        </w:rPr>
        <w:t xml:space="preserve"> סי' א').</w:t>
      </w:r>
    </w:p>
  </w:footnote>
  <w:footnote w:id="54">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Fonts w:asciiTheme="minorBidi" w:hAnsiTheme="minorBidi" w:cstheme="minorBidi"/>
          <w:b/>
          <w:sz w:val="19"/>
          <w:szCs w:val="19"/>
          <w:rtl/>
        </w:rPr>
        <w:t xml:space="preserve">כן כתב בשבות יעקב שם להשיב תמיהת השואל מדוע גם יראים ושלימים בתורה לא נזהרים בהליכת ד' אמות בלי נטילת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שחרית </w:t>
      </w:r>
      <w:proofErr w:type="spellStart"/>
      <w:r w:rsidRPr="00E608DA">
        <w:rPr>
          <w:rFonts w:asciiTheme="minorBidi" w:hAnsiTheme="minorBidi" w:cstheme="minorBidi"/>
          <w:b/>
          <w:sz w:val="19"/>
          <w:szCs w:val="19"/>
          <w:rtl/>
        </w:rPr>
        <w:t>וחמירא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סכנתא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מאיסורא</w:t>
      </w:r>
      <w:proofErr w:type="spellEnd"/>
      <w:r w:rsidRPr="00E608DA">
        <w:rPr>
          <w:rFonts w:asciiTheme="minorBidi" w:hAnsiTheme="minorBidi" w:cstheme="minorBidi"/>
          <w:b/>
          <w:sz w:val="19"/>
          <w:szCs w:val="19"/>
          <w:rtl/>
        </w:rPr>
        <w:t xml:space="preserve">, וכתב לו </w:t>
      </w:r>
      <w:proofErr w:type="spellStart"/>
      <w:r w:rsidRPr="00E608DA">
        <w:rPr>
          <w:rFonts w:asciiTheme="minorBidi" w:hAnsiTheme="minorBidi" w:cstheme="minorBidi"/>
          <w:b/>
          <w:sz w:val="19"/>
          <w:szCs w:val="19"/>
          <w:rtl/>
        </w:rPr>
        <w:t>הש"י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דהאיסור</w:t>
      </w:r>
      <w:proofErr w:type="spellEnd"/>
      <w:r w:rsidRPr="00E608DA">
        <w:rPr>
          <w:rFonts w:asciiTheme="minorBidi" w:hAnsiTheme="minorBidi" w:cstheme="minorBidi"/>
          <w:b/>
          <w:sz w:val="19"/>
          <w:szCs w:val="19"/>
          <w:rtl/>
        </w:rPr>
        <w:t xml:space="preserve"> ללכת בלי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הוא רק פרישות וחסידות יתירה שלא הוזכר בש"ס ובפוסקים ראשוני' כלום, ולכן אין להחמיר כולי האי </w:t>
      </w:r>
      <w:proofErr w:type="spellStart"/>
      <w:r w:rsidRPr="00E608DA">
        <w:rPr>
          <w:rFonts w:asciiTheme="minorBidi" w:hAnsiTheme="minorBidi" w:cstheme="minorBidi"/>
          <w:b/>
          <w:sz w:val="19"/>
          <w:szCs w:val="19"/>
          <w:rtl/>
        </w:rPr>
        <w:t>ופוק</w:t>
      </w:r>
      <w:proofErr w:type="spellEnd"/>
      <w:r w:rsidRPr="00E608DA">
        <w:rPr>
          <w:rFonts w:asciiTheme="minorBidi" w:hAnsiTheme="minorBidi" w:cstheme="minorBidi"/>
          <w:b/>
          <w:sz w:val="19"/>
          <w:szCs w:val="19"/>
          <w:rtl/>
        </w:rPr>
        <w:t xml:space="preserve"> חזי מה עמא דבר. ובאשל אברהם כתב שע"כ אין זה רק בסגנון עצה טובה </w:t>
      </w:r>
      <w:proofErr w:type="spellStart"/>
      <w:r w:rsidRPr="00E608DA">
        <w:rPr>
          <w:rFonts w:asciiTheme="minorBidi" w:hAnsiTheme="minorBidi" w:cstheme="minorBidi"/>
          <w:b/>
          <w:sz w:val="19"/>
          <w:szCs w:val="19"/>
          <w:rtl/>
        </w:rPr>
        <w:t>קא</w:t>
      </w:r>
      <w:proofErr w:type="spellEnd"/>
      <w:r w:rsidRPr="00E608DA">
        <w:rPr>
          <w:rFonts w:asciiTheme="minorBidi" w:hAnsiTheme="minorBidi" w:cstheme="minorBidi"/>
          <w:b/>
          <w:sz w:val="19"/>
          <w:szCs w:val="19"/>
          <w:rtl/>
        </w:rPr>
        <w:t xml:space="preserve"> משמע לן כגדר וסייג שהרי אסור להוסיף איסור על איסורים שבתורה </w:t>
      </w:r>
      <w:proofErr w:type="spellStart"/>
      <w:r w:rsidRPr="00E608DA">
        <w:rPr>
          <w:rFonts w:asciiTheme="minorBidi" w:hAnsiTheme="minorBidi" w:cstheme="minorBidi"/>
          <w:b/>
          <w:sz w:val="19"/>
          <w:szCs w:val="19"/>
          <w:rtl/>
        </w:rPr>
        <w:t>הק</w:t>
      </w:r>
      <w:proofErr w:type="spellEnd"/>
      <w:r w:rsidRPr="00E608DA">
        <w:rPr>
          <w:rFonts w:asciiTheme="minorBidi" w:hAnsiTheme="minorBidi" w:cstheme="minorBidi"/>
          <w:b/>
          <w:sz w:val="19"/>
          <w:szCs w:val="19"/>
          <w:rtl/>
        </w:rPr>
        <w:t xml:space="preserve">'. וגם חיוב מיתה על מי שעובר על תקנת חז"ל הוא רק כשכוונתו להתנגד לרצון השי"ת שמסר לחכמים. </w:t>
      </w:r>
      <w:proofErr w:type="spellStart"/>
      <w:r w:rsidRPr="00E608DA">
        <w:rPr>
          <w:rFonts w:asciiTheme="minorBidi" w:hAnsiTheme="minorBidi" w:cstheme="minorBidi"/>
          <w:b/>
          <w:sz w:val="19"/>
          <w:szCs w:val="19"/>
          <w:rtl/>
        </w:rPr>
        <w:t>ובא"ר</w:t>
      </w:r>
      <w:proofErr w:type="spellEnd"/>
      <w:r w:rsidRPr="00E608DA">
        <w:rPr>
          <w:rFonts w:asciiTheme="minorBidi" w:hAnsiTheme="minorBidi" w:cstheme="minorBidi"/>
          <w:b/>
          <w:sz w:val="19"/>
          <w:szCs w:val="19"/>
          <w:rtl/>
        </w:rPr>
        <w:t xml:space="preserve"> כתב בשם דמשק אליעזר </w:t>
      </w:r>
      <w:proofErr w:type="spellStart"/>
      <w:r w:rsidRPr="00E608DA">
        <w:rPr>
          <w:rFonts w:asciiTheme="minorBidi" w:hAnsiTheme="minorBidi" w:cstheme="minorBidi"/>
          <w:b/>
          <w:sz w:val="19"/>
          <w:szCs w:val="19"/>
          <w:rtl/>
        </w:rPr>
        <w:t>דאולי</w:t>
      </w:r>
      <w:proofErr w:type="spellEnd"/>
      <w:r w:rsidRPr="00E608DA">
        <w:rPr>
          <w:rFonts w:asciiTheme="minorBidi" w:hAnsiTheme="minorBidi" w:cstheme="minorBidi"/>
          <w:b/>
          <w:sz w:val="19"/>
          <w:szCs w:val="19"/>
          <w:rtl/>
        </w:rPr>
        <w:t xml:space="preserve"> סומכים העולם מטעם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כח</w:t>
      </w:r>
      <w:proofErr w:type="spellEnd"/>
      <w:r w:rsidRPr="00E608DA">
        <w:rPr>
          <w:rFonts w:asciiTheme="minorBidi" w:hAnsiTheme="minorBidi" w:cstheme="minorBidi"/>
          <w:b/>
          <w:sz w:val="19"/>
          <w:szCs w:val="19"/>
          <w:rtl/>
        </w:rPr>
        <w:t xml:space="preserve"> רוח רע</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 בזמנינו חזק, כמו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גילוי וזוג</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 xml:space="preserve">ת </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שאר רוח רע</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 וסיים </w:t>
      </w:r>
      <w:proofErr w:type="spellStart"/>
      <w:r w:rsidRPr="00E608DA">
        <w:rPr>
          <w:rFonts w:asciiTheme="minorBidi" w:hAnsiTheme="minorBidi" w:cstheme="minorBidi"/>
          <w:b/>
          <w:sz w:val="19"/>
          <w:szCs w:val="19"/>
          <w:rtl/>
        </w:rPr>
        <w:t>הא"ר</w:t>
      </w:r>
      <w:proofErr w:type="spellEnd"/>
      <w:r w:rsidRPr="00E608DA">
        <w:rPr>
          <w:rFonts w:asciiTheme="minorBidi" w:hAnsiTheme="minorBidi" w:cstheme="minorBidi"/>
          <w:b/>
          <w:sz w:val="19"/>
          <w:szCs w:val="19"/>
          <w:rtl/>
        </w:rPr>
        <w:t xml:space="preserve"> ז"ל בזה </w:t>
      </w:r>
      <w:del w:id="1669" w:author="מגיה" w:date="2026-10-15T09:00:00Z">
        <w:r w:rsidRPr="00E608DA">
          <w:rPr>
            <w:rFonts w:asciiTheme="minorBidi" w:hAnsiTheme="minorBidi" w:cstheme="minorBidi"/>
            <w:b/>
            <w:sz w:val="19"/>
            <w:szCs w:val="19"/>
            <w:rtl/>
          </w:rPr>
          <w:delText xml:space="preserve">מתורץ</w:delText>
        </w:r>
      </w:del>
      <w:ins w:id="1670" w:author="מגיה" w:date="2026-10-15T09:00:00Z">
        <w:r>
          <w:rPr>
            <w:rFonts w:asciiTheme="minorBidi" w:hAnsiTheme="minorBidi" w:cstheme="minorBidi"/>
            <w:b/>
            <w:sz w:val="19"/>
            <w:szCs w:val="19"/>
            <w:rtl/>
          </w:rPr>
          <w:t xml:space="preserve">מתורצת</w:t>
        </w:r>
      </w:ins>
      <w:r w:rsidRPr="00E608DA">
        <w:rPr>
          <w:rFonts w:asciiTheme="minorBidi" w:hAnsiTheme="minorBidi" w:cstheme="minorBidi"/>
          <w:b/>
          <w:sz w:val="19"/>
          <w:szCs w:val="19"/>
          <w:rtl/>
        </w:rPr>
        <w:t xml:space="preserve"> תמיהת </w:t>
      </w:r>
      <w:proofErr w:type="spellStart"/>
      <w:r w:rsidRPr="00E608DA">
        <w:rPr>
          <w:rFonts w:asciiTheme="minorBidi" w:hAnsiTheme="minorBidi" w:cstheme="minorBidi"/>
          <w:b/>
          <w:sz w:val="19"/>
          <w:szCs w:val="19"/>
          <w:rtl/>
        </w:rPr>
        <w:t>הב"ח</w:t>
      </w:r>
      <w:proofErr w:type="spellEnd"/>
      <w:r w:rsidRPr="00E608DA">
        <w:rPr>
          <w:rFonts w:asciiTheme="minorBidi" w:hAnsiTheme="minorBidi" w:cstheme="minorBidi"/>
          <w:b/>
          <w:sz w:val="19"/>
          <w:szCs w:val="19"/>
          <w:rtl/>
        </w:rPr>
        <w:t xml:space="preserve"> שלא כתבו </w:t>
      </w:r>
      <w:proofErr w:type="spellStart"/>
      <w:r w:rsidRPr="00E608DA">
        <w:rPr>
          <w:rFonts w:asciiTheme="minorBidi" w:hAnsiTheme="minorBidi" w:cstheme="minorBidi"/>
          <w:b/>
          <w:sz w:val="19"/>
          <w:szCs w:val="19"/>
          <w:rtl/>
        </w:rPr>
        <w:t>הב"י</w:t>
      </w:r>
      <w:proofErr w:type="spellEnd"/>
      <w:r w:rsidRPr="00E608DA">
        <w:rPr>
          <w:rFonts w:asciiTheme="minorBidi" w:hAnsiTheme="minorBidi" w:cstheme="minorBidi"/>
          <w:b/>
          <w:sz w:val="19"/>
          <w:szCs w:val="19"/>
          <w:rtl/>
        </w:rPr>
        <w:t xml:space="preserve">, וגם ע"ז </w:t>
      </w:r>
      <w:proofErr w:type="spellStart"/>
      <w:r w:rsidRPr="00E608DA">
        <w:rPr>
          <w:rFonts w:asciiTheme="minorBidi" w:hAnsiTheme="minorBidi" w:cstheme="minorBidi"/>
          <w:b/>
          <w:sz w:val="19"/>
          <w:szCs w:val="19"/>
          <w:rtl/>
        </w:rPr>
        <w:t>סומכין</w:t>
      </w:r>
      <w:proofErr w:type="spellEnd"/>
      <w:r w:rsidRPr="00E608DA">
        <w:rPr>
          <w:rFonts w:asciiTheme="minorBidi" w:hAnsiTheme="minorBidi" w:cstheme="minorBidi"/>
          <w:b/>
          <w:sz w:val="19"/>
          <w:szCs w:val="19"/>
          <w:rtl/>
        </w:rPr>
        <w:t xml:space="preserve"> העולם.</w:t>
      </w:r>
    </w:p>
  </w:footnote>
  <w:footnote w:id="55">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tl/>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בא"ר</w:t>
      </w:r>
      <w:proofErr w:type="spellEnd"/>
      <w:r w:rsidRPr="00E608DA">
        <w:rPr>
          <w:rFonts w:asciiTheme="minorBidi" w:hAnsiTheme="minorBidi" w:cstheme="minorBidi"/>
          <w:b/>
          <w:sz w:val="19"/>
          <w:szCs w:val="19"/>
          <w:rtl/>
        </w:rPr>
        <w:t xml:space="preserve"> (סי' א'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ד') בשם גיסו בעל המנחת יעקב שסומכים על </w:t>
      </w:r>
      <w:proofErr w:type="spellStart"/>
      <w:r w:rsidRPr="00E608DA">
        <w:rPr>
          <w:rFonts w:asciiTheme="minorBidi" w:hAnsiTheme="minorBidi" w:cstheme="minorBidi"/>
          <w:b/>
          <w:sz w:val="19"/>
          <w:szCs w:val="19"/>
          <w:rtl/>
        </w:rPr>
        <w:t>המרדכי</w:t>
      </w:r>
      <w:proofErr w:type="spellEnd"/>
      <w:r w:rsidRPr="00E608DA">
        <w:rPr>
          <w:rFonts w:asciiTheme="minorBidi" w:hAnsiTheme="minorBidi" w:cstheme="minorBidi"/>
          <w:b/>
          <w:sz w:val="19"/>
          <w:szCs w:val="19"/>
          <w:rtl/>
        </w:rPr>
        <w:t xml:space="preserve"> שכתב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לדבר דברים אחרים בפני המת שכל החדר כד' אמות, וה"ה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זה, בפרט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שחרית שהוא רק פרישות וחסידות יתירה שלא הוזכר בש"ס ובפוסקים ראשוני' כלום אין להחמיר כולי האי </w:t>
      </w:r>
      <w:proofErr w:type="spellStart"/>
      <w:r w:rsidRPr="00E608DA">
        <w:rPr>
          <w:rFonts w:asciiTheme="minorBidi" w:hAnsiTheme="minorBidi" w:cstheme="minorBidi"/>
          <w:b/>
          <w:sz w:val="19"/>
          <w:szCs w:val="19"/>
          <w:rtl/>
        </w:rPr>
        <w:t>ופוק</w:t>
      </w:r>
      <w:proofErr w:type="spellEnd"/>
      <w:r w:rsidRPr="00E608DA">
        <w:rPr>
          <w:rFonts w:asciiTheme="minorBidi" w:hAnsiTheme="minorBidi" w:cstheme="minorBidi"/>
          <w:b/>
          <w:sz w:val="19"/>
          <w:szCs w:val="19"/>
          <w:rtl/>
        </w:rPr>
        <w:t xml:space="preserve"> חזי מה עמא דבר. [ואולי </w:t>
      </w:r>
      <w:proofErr w:type="spellStart"/>
      <w:r w:rsidRPr="00E608DA">
        <w:rPr>
          <w:rFonts w:asciiTheme="minorBidi" w:hAnsiTheme="minorBidi" w:cstheme="minorBidi"/>
          <w:b/>
          <w:sz w:val="19"/>
          <w:szCs w:val="19"/>
          <w:rtl/>
        </w:rPr>
        <w:t>י"ל</w:t>
      </w:r>
      <w:proofErr w:type="spellEnd"/>
      <w:r w:rsidRPr="00E608DA">
        <w:rPr>
          <w:rFonts w:asciiTheme="minorBidi" w:hAnsiTheme="minorBidi" w:cstheme="minorBidi"/>
          <w:b/>
          <w:sz w:val="19"/>
          <w:szCs w:val="19"/>
          <w:rtl/>
        </w:rPr>
        <w:t xml:space="preserve"> כן על כל הבית שנחשב כד' אמות]. אלא </w:t>
      </w:r>
      <w:proofErr w:type="spellStart"/>
      <w:r w:rsidRPr="00E608DA">
        <w:rPr>
          <w:rFonts w:asciiTheme="minorBidi" w:hAnsiTheme="minorBidi" w:cstheme="minorBidi"/>
          <w:b/>
          <w:sz w:val="19"/>
          <w:szCs w:val="19"/>
          <w:rtl/>
        </w:rPr>
        <w:t>שהא"ר</w:t>
      </w:r>
      <w:proofErr w:type="spellEnd"/>
      <w:r w:rsidRPr="00E608DA">
        <w:rPr>
          <w:rFonts w:asciiTheme="minorBidi" w:hAnsiTheme="minorBidi" w:cstheme="minorBidi"/>
          <w:b/>
          <w:sz w:val="19"/>
          <w:szCs w:val="19"/>
          <w:rtl/>
        </w:rPr>
        <w:t xml:space="preserve"> דוחה דבריו דרק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איסור לדבר דברים אחרים בפני המת</w:t>
      </w:r>
      <w:del w:id="1671" w:author="מגיה" w:date="2026-10-15T09:00:00Z">
        <w:r w:rsidRPr="00E608DA">
          <w:rPr>
            <w:rFonts w:asciiTheme="minorBidi" w:hAnsiTheme="minorBidi" w:cstheme="minorBidi"/>
            <w:b/>
            <w:sz w:val="19"/>
            <w:szCs w:val="19"/>
            <w:rtl/>
          </w:rPr>
          <w:delText xml:space="preserve"> מת</w:delText>
        </w:r>
      </w:del>
      <w:ins w:id="1672"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דלא מוזכר </w:t>
      </w:r>
      <w:proofErr w:type="spellStart"/>
      <w:r w:rsidRPr="00E608DA">
        <w:rPr>
          <w:rFonts w:asciiTheme="minorBidi" w:hAnsiTheme="minorBidi" w:cstheme="minorBidi"/>
          <w:b/>
          <w:sz w:val="19"/>
          <w:szCs w:val="19"/>
          <w:rtl/>
        </w:rPr>
        <w:t>להדיא</w:t>
      </w:r>
      <w:proofErr w:type="spellEnd"/>
      <w:r w:rsidRPr="00E608DA">
        <w:rPr>
          <w:rFonts w:asciiTheme="minorBidi" w:hAnsiTheme="minorBidi" w:cstheme="minorBidi"/>
          <w:b/>
          <w:sz w:val="19"/>
          <w:szCs w:val="19"/>
          <w:rtl/>
        </w:rPr>
        <w:t xml:space="preserve"> ד' </w:t>
      </w:r>
      <w:r w:rsidRPr="00E608DA">
        <w:rPr>
          <w:rFonts w:asciiTheme="minorBidi" w:hAnsiTheme="minorBidi" w:cstheme="minorBidi" w:hint="cs"/>
          <w:b/>
          <w:sz w:val="19"/>
          <w:szCs w:val="19"/>
          <w:rtl/>
        </w:rPr>
        <w:t>א</w:t>
      </w:r>
      <w:r w:rsidRPr="00E608DA">
        <w:rPr>
          <w:rFonts w:asciiTheme="minorBidi" w:hAnsiTheme="minorBidi" w:cstheme="minorBidi"/>
          <w:b/>
          <w:sz w:val="19"/>
          <w:szCs w:val="19"/>
          <w:rtl/>
        </w:rPr>
        <w:t xml:space="preserve">מות אלא ברב האי גאון יש להקל משום </w:t>
      </w:r>
      <w:proofErr w:type="spellStart"/>
      <w:r w:rsidRPr="00E608DA">
        <w:rPr>
          <w:rFonts w:asciiTheme="minorBidi" w:hAnsiTheme="minorBidi" w:cstheme="minorBidi"/>
          <w:b/>
          <w:sz w:val="19"/>
          <w:szCs w:val="19"/>
          <w:rtl/>
        </w:rPr>
        <w:t>סברא</w:t>
      </w:r>
      <w:proofErr w:type="spellEnd"/>
      <w:r w:rsidRPr="00E608DA">
        <w:rPr>
          <w:rFonts w:asciiTheme="minorBidi" w:hAnsiTheme="minorBidi" w:cstheme="minorBidi"/>
          <w:b/>
          <w:sz w:val="19"/>
          <w:szCs w:val="19"/>
          <w:rtl/>
        </w:rPr>
        <w:t xml:space="preserve"> זו, אבל בלי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דאי' </w:t>
      </w:r>
      <w:proofErr w:type="spellStart"/>
      <w:r w:rsidRPr="00E608DA">
        <w:rPr>
          <w:rFonts w:asciiTheme="minorBidi" w:hAnsiTheme="minorBidi" w:cstheme="minorBidi"/>
          <w:b/>
          <w:sz w:val="19"/>
          <w:szCs w:val="19"/>
          <w:rtl/>
        </w:rPr>
        <w:t>להדיא</w:t>
      </w:r>
      <w:proofErr w:type="spellEnd"/>
      <w:r w:rsidRPr="00E608DA">
        <w:rPr>
          <w:rFonts w:asciiTheme="minorBidi" w:hAnsiTheme="minorBidi" w:cstheme="minorBidi"/>
          <w:b/>
          <w:sz w:val="19"/>
          <w:szCs w:val="19"/>
          <w:rtl/>
        </w:rPr>
        <w:t xml:space="preserve"> ד' אמות [לפי האומרים שכן כתב בזוהר] אולי אין לחלק כן.</w:t>
      </w:r>
    </w:p>
  </w:footnote>
  <w:footnote w:id="56">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tl/>
        </w:rPr>
        <w:t xml:space="preserve"> </w:t>
      </w:r>
      <w:r w:rsidRPr="00E608DA">
        <w:rPr>
          <w:rFonts w:asciiTheme="minorBidi" w:hAnsiTheme="minorBidi" w:cstheme="minorBidi"/>
          <w:b/>
          <w:sz w:val="19"/>
          <w:szCs w:val="19"/>
          <w:rtl/>
        </w:rPr>
        <w:t xml:space="preserve">ובספר אגרא </w:t>
      </w:r>
      <w:proofErr w:type="spellStart"/>
      <w:r w:rsidRPr="00E608DA">
        <w:rPr>
          <w:rFonts w:asciiTheme="minorBidi" w:hAnsiTheme="minorBidi" w:cstheme="minorBidi"/>
          <w:b/>
          <w:sz w:val="19"/>
          <w:szCs w:val="19"/>
          <w:rtl/>
        </w:rPr>
        <w:t>דפרקא</w:t>
      </w:r>
      <w:proofErr w:type="spellEnd"/>
      <w:r w:rsidRPr="00E608DA">
        <w:rPr>
          <w:rFonts w:asciiTheme="minorBidi" w:hAnsiTheme="minorBidi" w:cstheme="minorBidi"/>
          <w:b/>
          <w:sz w:val="19"/>
          <w:szCs w:val="19"/>
          <w:rtl/>
        </w:rPr>
        <w:t xml:space="preserve"> הביא בשם </w:t>
      </w:r>
      <w:proofErr w:type="spellStart"/>
      <w:r w:rsidRPr="00E608DA">
        <w:rPr>
          <w:rFonts w:asciiTheme="minorBidi" w:hAnsiTheme="minorBidi" w:cstheme="minorBidi"/>
          <w:b/>
          <w:sz w:val="19"/>
          <w:szCs w:val="19"/>
          <w:rtl/>
        </w:rPr>
        <w:t>הרה"ק</w:t>
      </w:r>
      <w:proofErr w:type="spellEnd"/>
      <w:del w:id="1673" w:author="מגיה" w:date="2026-10-15T09:00:00Z">
        <w:r w:rsidRPr="00E608DA">
          <w:rPr>
            <w:rFonts w:asciiTheme="minorBidi" w:hAnsiTheme="minorBidi" w:cstheme="minorBidi"/>
            <w:b/>
            <w:sz w:val="19"/>
            <w:szCs w:val="19"/>
            <w:rtl/>
          </w:rPr>
          <w:delText xml:space="preserve"> רבי</w:delText>
        </w:r>
      </w:del>
      <w:r w:rsidRPr="00E608DA">
        <w:rPr>
          <w:rFonts w:asciiTheme="minorBidi" w:hAnsiTheme="minorBidi" w:cstheme="minorBidi"/>
          <w:b/>
          <w:sz w:val="19"/>
          <w:szCs w:val="19"/>
          <w:rtl/>
        </w:rPr>
        <w:t xml:space="preserve"> ר' </w:t>
      </w:r>
      <w:proofErr w:type="spellStart"/>
      <w:r w:rsidRPr="00E608DA">
        <w:rPr>
          <w:rFonts w:asciiTheme="minorBidi" w:hAnsiTheme="minorBidi" w:cstheme="minorBidi"/>
          <w:b/>
          <w:sz w:val="19"/>
          <w:szCs w:val="19"/>
          <w:rtl/>
        </w:rPr>
        <w:t>זושא</w:t>
      </w:r>
      <w:proofErr w:type="spellEnd"/>
      <w:r w:rsidRPr="00E608DA">
        <w:rPr>
          <w:rFonts w:asciiTheme="minorBidi" w:hAnsiTheme="minorBidi" w:cstheme="minorBidi"/>
          <w:b/>
          <w:sz w:val="19"/>
          <w:szCs w:val="19"/>
          <w:rtl/>
        </w:rPr>
        <w:t xml:space="preserve"> זצ"ל שלא להציג רגליו על הארץ קודם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והטעם עפ"י סוד, כי בהציג רגליו על הארץ בלא נטילה אז ח"ו כל היום הרע רודף אחריו ורמזו </w:t>
      </w:r>
      <w:proofErr w:type="spellStart"/>
      <w:r w:rsidRPr="00E608DA">
        <w:rPr>
          <w:rFonts w:asciiTheme="minorBidi" w:hAnsiTheme="minorBidi" w:cstheme="minorBidi"/>
          <w:b/>
          <w:sz w:val="19"/>
          <w:szCs w:val="19"/>
          <w:rtl/>
        </w:rPr>
        <w:t>יתיצב</w:t>
      </w:r>
      <w:proofErr w:type="spellEnd"/>
      <w:r w:rsidRPr="00E608DA">
        <w:rPr>
          <w:rFonts w:asciiTheme="minorBidi" w:hAnsiTheme="minorBidi" w:cstheme="minorBidi"/>
          <w:b/>
          <w:sz w:val="19"/>
          <w:szCs w:val="19"/>
          <w:rtl/>
        </w:rPr>
        <w:t xml:space="preserve"> על דרך לא טוב</w:t>
      </w:r>
      <w:r w:rsidRPr="00E608DA">
        <w:rPr>
          <w:rFonts w:asciiTheme="minorBidi" w:hAnsiTheme="minorBidi" w:cstheme="minorBidi" w:hint="cs"/>
          <w:b/>
          <w:sz w:val="19"/>
          <w:szCs w:val="19"/>
          <w:rtl/>
        </w:rPr>
        <w:t xml:space="preserve"> רע לא ימאס</w:t>
      </w:r>
      <w:r w:rsidRPr="00E608DA">
        <w:rPr>
          <w:rFonts w:asciiTheme="minorBidi" w:hAnsiTheme="minorBidi" w:cstheme="minorBidi"/>
          <w:b/>
          <w:sz w:val="19"/>
          <w:szCs w:val="19"/>
          <w:rtl/>
        </w:rPr>
        <w:t>.</w:t>
      </w:r>
    </w:p>
  </w:footnote>
  <w:footnote w:id="57">
    <w:p w:rsidR="00A4713F" w:rsidRPr="00E608DA" w:rsidRDefault="00A4713F" w:rsidP="00A56171">
      <w:pPr>
        <w:pStyle w:val="a5"/>
        <w:widowControl w:val="0"/>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E608DA">
        <w:rPr>
          <w:rFonts w:asciiTheme="minorBidi" w:hAnsiTheme="minorBidi" w:cstheme="minorBidi"/>
          <w:b/>
          <w:sz w:val="19"/>
          <w:szCs w:val="19"/>
          <w:rtl/>
        </w:rPr>
        <w:t xml:space="preserve"> כן כתב </w:t>
      </w:r>
      <w:del w:id="1689" w:author="מגיה" w:date="2026-10-15T09:00:00Z">
        <w:r w:rsidRPr="00E608DA">
          <w:rPr>
            <w:rFonts w:asciiTheme="minorBidi" w:hAnsiTheme="minorBidi" w:cstheme="minorBidi"/>
            <w:b/>
            <w:sz w:val="19"/>
            <w:szCs w:val="19"/>
            <w:rtl/>
          </w:rPr>
          <w:delText xml:space="preserve">שו</w:delText>
        </w:r>
      </w:del>
      <w:ins w:id="1690" w:author="מגיה" w:date="2026-10-15T09:00:00Z">
        <w:r>
          <w:rPr>
            <w:rFonts w:asciiTheme="minorBidi" w:hAnsiTheme="minorBidi" w:cstheme="minorBidi"/>
            <w:b/>
            <w:sz w:val="19"/>
            <w:szCs w:val="19"/>
            <w:rtl/>
          </w:rPr>
          <w:t xml:space="preserve">בשו</w:t>
        </w:r>
      </w:ins>
      <w:r w:rsidRPr="00E608DA">
        <w:rPr>
          <w:rFonts w:asciiTheme="minorBidi" w:hAnsiTheme="minorBidi" w:cstheme="minorBidi"/>
          <w:b/>
          <w:sz w:val="19"/>
          <w:szCs w:val="19"/>
          <w:rtl/>
        </w:rPr>
        <w:t xml:space="preserve">"ת חלקת יעקב </w:t>
      </w:r>
      <w:proofErr w:type="spellStart"/>
      <w:r w:rsidRPr="00E608DA">
        <w:rPr>
          <w:rFonts w:asciiTheme="minorBidi" w:hAnsiTheme="minorBidi" w:cstheme="minorBidi"/>
          <w:b/>
          <w:sz w:val="19"/>
          <w:szCs w:val="19"/>
          <w:rtl/>
        </w:rPr>
        <w:t>או"ח</w:t>
      </w:r>
      <w:proofErr w:type="spellEnd"/>
      <w:r w:rsidRPr="00E608DA">
        <w:rPr>
          <w:rFonts w:asciiTheme="minorBidi" w:hAnsiTheme="minorBidi" w:cstheme="minorBidi"/>
          <w:b/>
          <w:sz w:val="19"/>
          <w:szCs w:val="19"/>
          <w:rtl/>
        </w:rPr>
        <w:t xml:space="preserve"> ס"א </w:t>
      </w:r>
      <w:proofErr w:type="spellStart"/>
      <w:r w:rsidRPr="00E608DA">
        <w:rPr>
          <w:rFonts w:asciiTheme="minorBidi" w:hAnsiTheme="minorBidi" w:cstheme="minorBidi"/>
          <w:b/>
          <w:sz w:val="19"/>
          <w:szCs w:val="19"/>
          <w:rtl/>
        </w:rPr>
        <w:t>דמאחר</w:t>
      </w:r>
      <w:proofErr w:type="spellEnd"/>
      <w:r w:rsidRPr="00E608DA">
        <w:rPr>
          <w:rFonts w:asciiTheme="minorBidi" w:hAnsiTheme="minorBidi" w:cstheme="minorBidi"/>
          <w:b/>
          <w:sz w:val="19"/>
          <w:szCs w:val="19"/>
          <w:rtl/>
        </w:rPr>
        <w:t xml:space="preserve"> </w:t>
      </w:r>
      <w:del w:id="1687" w:author="מגיה" w:date="2026-10-15T09:00:00Z">
        <w:r w:rsidRPr="00E608DA">
          <w:rPr>
            <w:rFonts w:asciiTheme="minorBidi" w:hAnsiTheme="minorBidi" w:cstheme="minorBidi"/>
            <w:b/>
            <w:sz w:val="19"/>
            <w:szCs w:val="19"/>
            <w:rtl/>
          </w:rPr>
          <w:delText xml:space="preserve">כמעט</w:delText>
        </w:r>
      </w:del>
      <w:ins w:id="1688" w:author="מגיה" w:date="2026-10-15T09:00:00Z">
        <w:r>
          <w:rPr>
            <w:rFonts w:asciiTheme="minorBidi" w:hAnsiTheme="minorBidi" w:cstheme="minorBidi"/>
            <w:b/>
            <w:sz w:val="19"/>
            <w:szCs w:val="19"/>
            <w:rtl/>
          </w:rPr>
          <w:t xml:space="preserve">שכמעט</w:t>
        </w:r>
      </w:ins>
      <w:r w:rsidRPr="00E608DA">
        <w:rPr>
          <w:rFonts w:asciiTheme="minorBidi" w:hAnsiTheme="minorBidi" w:cstheme="minorBidi"/>
          <w:b/>
          <w:sz w:val="19"/>
          <w:szCs w:val="19"/>
          <w:rtl/>
        </w:rPr>
        <w:t xml:space="preserve"> א"א להכין כלי סמוך </w:t>
      </w:r>
      <w:proofErr w:type="spellStart"/>
      <w:r w:rsidRPr="00E608DA">
        <w:rPr>
          <w:rFonts w:asciiTheme="minorBidi" w:hAnsiTheme="minorBidi" w:cstheme="minorBidi"/>
          <w:b/>
          <w:sz w:val="19"/>
          <w:szCs w:val="19"/>
          <w:rtl/>
        </w:rPr>
        <w:t>למטתו</w:t>
      </w:r>
      <w:proofErr w:type="spellEnd"/>
      <w:r w:rsidRPr="00E608DA">
        <w:rPr>
          <w:rFonts w:asciiTheme="minorBidi" w:hAnsiTheme="minorBidi" w:cstheme="minorBidi"/>
          <w:b/>
          <w:sz w:val="19"/>
          <w:szCs w:val="19"/>
          <w:rtl/>
        </w:rPr>
        <w:t xml:space="preserve"> בתוך ד' אמות, יש לדון להקל ולומר </w:t>
      </w:r>
      <w:proofErr w:type="spellStart"/>
      <w:r w:rsidRPr="00E608DA">
        <w:rPr>
          <w:rFonts w:asciiTheme="minorBidi" w:hAnsiTheme="minorBidi" w:cstheme="minorBidi"/>
          <w:b/>
          <w:sz w:val="19"/>
          <w:szCs w:val="19"/>
          <w:rtl/>
        </w:rPr>
        <w:t>דהגובה</w:t>
      </w:r>
      <w:proofErr w:type="spellEnd"/>
      <w:r w:rsidRPr="00E608DA">
        <w:rPr>
          <w:rFonts w:asciiTheme="minorBidi" w:hAnsiTheme="minorBidi" w:cstheme="minorBidi"/>
          <w:b/>
          <w:sz w:val="19"/>
          <w:szCs w:val="19"/>
          <w:rtl/>
        </w:rPr>
        <w:t xml:space="preserve"> והעומק לא נחשב כד' אמות, כיון שברוחב הקרקע אינו י</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 xml:space="preserve">תר מד' אמות, וכתב דמה שאמרו חייב מיתה הוא רק כדי לאיים על </w:t>
      </w:r>
      <w:proofErr w:type="spellStart"/>
      <w:r w:rsidRPr="00E608DA">
        <w:rPr>
          <w:rFonts w:asciiTheme="minorBidi" w:hAnsiTheme="minorBidi" w:cstheme="minorBidi"/>
          <w:b/>
          <w:sz w:val="19"/>
          <w:szCs w:val="19"/>
          <w:rtl/>
        </w:rPr>
        <w:t>הענין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שמצינו</w:t>
      </w:r>
      <w:proofErr w:type="spellEnd"/>
      <w:r w:rsidRPr="00E608DA">
        <w:rPr>
          <w:rFonts w:asciiTheme="minorBidi" w:hAnsiTheme="minorBidi" w:cstheme="minorBidi"/>
          <w:b/>
          <w:sz w:val="19"/>
          <w:szCs w:val="19"/>
          <w:rtl/>
        </w:rPr>
        <w:t xml:space="preserve"> שאיימו חז"ל מחמת חומר הדבר בכמה מקומות </w:t>
      </w:r>
      <w:r>
        <w:rPr>
          <w:rFonts w:asciiTheme="minorBidi" w:hAnsiTheme="minorBidi" w:cstheme="minorBidi" w:hint="cs"/>
          <w:b/>
          <w:sz w:val="19"/>
          <w:szCs w:val="19"/>
          <w:rtl/>
        </w:rPr>
        <w:t xml:space="preserve">(ראה מה שכתבנו </w:t>
      </w:r>
      <w:r w:rsidRPr="00E608DA">
        <w:rPr>
          <w:rFonts w:asciiTheme="minorBidi" w:hAnsiTheme="minorBidi" w:cstheme="minorBidi"/>
          <w:b/>
          <w:sz w:val="19"/>
          <w:szCs w:val="19"/>
          <w:rtl/>
        </w:rPr>
        <w:t xml:space="preserve">באבן העזר סי' </w:t>
      </w:r>
      <w:proofErr w:type="spellStart"/>
      <w:r w:rsidRPr="00E608DA">
        <w:rPr>
          <w:rFonts w:asciiTheme="minorBidi" w:hAnsiTheme="minorBidi" w:cstheme="minorBidi"/>
          <w:b/>
          <w:sz w:val="19"/>
          <w:szCs w:val="19"/>
          <w:rtl/>
        </w:rPr>
        <w:t>כג</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גם נראה לומר,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ההליכה האיסור אלא השיהוי בלי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ובכה"ג</w:t>
      </w:r>
      <w:proofErr w:type="spellEnd"/>
      <w:r w:rsidRPr="00E608DA">
        <w:rPr>
          <w:rFonts w:asciiTheme="minorBidi" w:hAnsiTheme="minorBidi" w:cstheme="minorBidi"/>
          <w:b/>
          <w:sz w:val="19"/>
          <w:szCs w:val="19"/>
          <w:rtl/>
        </w:rPr>
        <w:t xml:space="preserve"> שיורד מהמיטה </w:t>
      </w:r>
      <w:del w:id="1685" w:author="מגיה" w:date="2026-10-15T09:00:00Z">
        <w:r w:rsidRPr="00E608DA">
          <w:rPr>
            <w:rFonts w:asciiTheme="minorBidi" w:hAnsiTheme="minorBidi" w:cstheme="minorBidi"/>
            <w:b/>
            <w:sz w:val="19"/>
            <w:szCs w:val="19"/>
            <w:rtl/>
          </w:rPr>
          <w:delText xml:space="preserve">כיד</w:delText>
        </w:r>
      </w:del>
      <w:ins w:id="1686" w:author="מגיה" w:date="2026-10-15T09:00:00Z">
        <w:r>
          <w:rPr>
            <w:rFonts w:asciiTheme="minorBidi" w:hAnsiTheme="minorBidi" w:cstheme="minorBidi"/>
            <w:b/>
            <w:sz w:val="19"/>
            <w:szCs w:val="19"/>
            <w:rtl/>
          </w:rPr>
          <w:t xml:space="preserve">כדי</w:t>
        </w:r>
      </w:ins>
      <w:r w:rsidRPr="00E608DA">
        <w:rPr>
          <w:rFonts w:asciiTheme="minorBidi" w:hAnsiTheme="minorBidi" w:cstheme="minorBidi"/>
          <w:b/>
          <w:sz w:val="19"/>
          <w:szCs w:val="19"/>
          <w:rtl/>
        </w:rPr>
        <w:t xml:space="preserve"> ליטול ידיו לא נחשב שיהוי. וזה הטעם שהביא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בסי' א' </w:t>
      </w:r>
      <w:proofErr w:type="spellStart"/>
      <w:r w:rsidRPr="00E608DA">
        <w:rPr>
          <w:rFonts w:asciiTheme="minorBidi" w:hAnsiTheme="minorBidi" w:cstheme="minorBidi"/>
          <w:b/>
          <w:sz w:val="19"/>
          <w:szCs w:val="19"/>
          <w:rtl/>
        </w:rPr>
        <w:t>סק"ב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מהשע"ת</w:t>
      </w:r>
      <w:proofErr w:type="spellEnd"/>
      <w:r w:rsidRPr="00E608DA">
        <w:rPr>
          <w:rFonts w:asciiTheme="minorBidi" w:hAnsiTheme="minorBidi" w:cstheme="minorBidi"/>
          <w:b/>
          <w:sz w:val="19"/>
          <w:szCs w:val="19"/>
          <w:rtl/>
        </w:rPr>
        <w:t xml:space="preserve"> דמי שאין לו מי נטילה סמוך למיטתו עדיף יותר שילכו במרוצה שלא להשהות רוח רע</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 על ידיו ולא כמו שנהגו מקצת בעל</w:t>
      </w:r>
      <w:r w:rsidRPr="00E608DA">
        <w:rPr>
          <w:rFonts w:asciiTheme="minorBidi" w:hAnsiTheme="minorBidi" w:cstheme="minorBidi" w:hint="cs"/>
          <w:b/>
          <w:sz w:val="19"/>
          <w:szCs w:val="19"/>
          <w:rtl/>
        </w:rPr>
        <w:t>י</w:t>
      </w:r>
      <w:r w:rsidRPr="00E608DA">
        <w:rPr>
          <w:rFonts w:asciiTheme="minorBidi" w:hAnsiTheme="minorBidi" w:cstheme="minorBidi"/>
          <w:b/>
          <w:sz w:val="19"/>
          <w:szCs w:val="19"/>
          <w:rtl/>
        </w:rPr>
        <w:t xml:space="preserve"> נפש ללכת פחות </w:t>
      </w:r>
      <w:proofErr w:type="spellStart"/>
      <w:r w:rsidRPr="00E608DA">
        <w:rPr>
          <w:rFonts w:asciiTheme="minorBidi" w:hAnsiTheme="minorBidi" w:cstheme="minorBidi"/>
          <w:b/>
          <w:sz w:val="19"/>
          <w:szCs w:val="19"/>
          <w:rtl/>
        </w:rPr>
        <w:t>פחות</w:t>
      </w:r>
      <w:proofErr w:type="spellEnd"/>
      <w:r w:rsidRPr="00E608DA">
        <w:rPr>
          <w:rFonts w:asciiTheme="minorBidi" w:hAnsiTheme="minorBidi" w:cstheme="minorBidi"/>
          <w:b/>
          <w:sz w:val="19"/>
          <w:szCs w:val="19"/>
          <w:rtl/>
        </w:rPr>
        <w:t xml:space="preserve"> מד' אמות, וזה מפני </w:t>
      </w:r>
      <w:proofErr w:type="spellStart"/>
      <w:r w:rsidRPr="00E608DA">
        <w:rPr>
          <w:rFonts w:asciiTheme="minorBidi" w:hAnsiTheme="minorBidi" w:cstheme="minorBidi"/>
          <w:b/>
          <w:sz w:val="19"/>
          <w:szCs w:val="19"/>
          <w:rtl/>
        </w:rPr>
        <w:t>דס"ל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דענין</w:t>
      </w:r>
      <w:proofErr w:type="spellEnd"/>
      <w:r w:rsidRPr="00E608DA">
        <w:rPr>
          <w:rFonts w:asciiTheme="minorBidi" w:hAnsiTheme="minorBidi" w:cstheme="minorBidi"/>
          <w:b/>
          <w:sz w:val="19"/>
          <w:szCs w:val="19"/>
          <w:rtl/>
        </w:rPr>
        <w:t xml:space="preserve"> ללכת ד' אמות בלי נטילה הוא </w:t>
      </w:r>
      <w:del w:id="1684" w:author="מגיה" w:date="2026-10-15T09:00:00Z">
        <w:r w:rsidRPr="00E608DA">
          <w:rPr>
            <w:rFonts w:asciiTheme="minorBidi" w:hAnsiTheme="minorBidi" w:cstheme="minorBidi"/>
            <w:b/>
            <w:sz w:val="19"/>
            <w:szCs w:val="19"/>
            <w:rtl/>
          </w:rPr>
          <w:delText xml:space="preserve">מחמת </w:delText>
        </w:r>
      </w:del>
      <w:r w:rsidRPr="00E608DA">
        <w:rPr>
          <w:rFonts w:asciiTheme="minorBidi" w:hAnsiTheme="minorBidi" w:cstheme="minorBidi"/>
          <w:b/>
          <w:sz w:val="19"/>
          <w:szCs w:val="19"/>
          <w:rtl/>
        </w:rPr>
        <w:t xml:space="preserve">כדי </w:t>
      </w:r>
      <w:del w:id="1682" w:author="מגיה" w:date="2026-10-15T09:00:00Z">
        <w:r w:rsidRPr="00E608DA">
          <w:rPr>
            <w:rFonts w:asciiTheme="minorBidi" w:hAnsiTheme="minorBidi" w:cstheme="minorBidi"/>
            <w:b/>
            <w:sz w:val="19"/>
            <w:szCs w:val="19"/>
            <w:rtl/>
          </w:rPr>
          <w:delText xml:space="preserve">לא</w:delText>
        </w:r>
      </w:del>
      <w:ins w:id="1683" w:author="מגיה" w:date="2026-10-15T09:00:00Z">
        <w:r>
          <w:rPr>
            <w:rFonts w:asciiTheme="minorBidi" w:hAnsiTheme="minorBidi" w:cstheme="minorBidi"/>
            <w:b/>
            <w:sz w:val="19"/>
            <w:szCs w:val="19"/>
            <w:rtl/>
          </w:rPr>
          <w:t xml:space="preserve">שלא</w:t>
        </w:r>
      </w:ins>
      <w:r w:rsidRPr="00E608DA">
        <w:rPr>
          <w:rFonts w:asciiTheme="minorBidi" w:hAnsiTheme="minorBidi" w:cstheme="minorBidi"/>
          <w:b/>
          <w:sz w:val="19"/>
          <w:szCs w:val="19"/>
          <w:rtl/>
        </w:rPr>
        <w:t xml:space="preserve"> להשהות הטומאה ואין איסור בעצם </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 xml:space="preserve">הליכה. </w:t>
      </w:r>
      <w:r>
        <w:rPr>
          <w:rFonts w:asciiTheme="minorBidi" w:hAnsiTheme="minorBidi" w:cstheme="minorBidi" w:hint="cs"/>
          <w:b/>
          <w:sz w:val="19"/>
          <w:szCs w:val="19"/>
          <w:rtl/>
        </w:rPr>
        <w:t xml:space="preserve">וכן </w:t>
      </w:r>
      <w:r w:rsidRPr="00E608DA">
        <w:rPr>
          <w:rFonts w:asciiTheme="minorBidi" w:hAnsiTheme="minorBidi" w:cstheme="minorBidi"/>
          <w:b/>
          <w:sz w:val="19"/>
          <w:szCs w:val="19"/>
          <w:rtl/>
        </w:rPr>
        <w:t xml:space="preserve">כתב </w:t>
      </w:r>
      <w:proofErr w:type="spellStart"/>
      <w:r w:rsidRPr="00E608DA">
        <w:rPr>
          <w:rFonts w:asciiTheme="minorBidi" w:hAnsiTheme="minorBidi" w:cstheme="minorBidi"/>
          <w:b/>
          <w:sz w:val="19"/>
          <w:szCs w:val="19"/>
          <w:rtl/>
        </w:rPr>
        <w:t>בא"א</w:t>
      </w:r>
      <w:proofErr w:type="spellEnd"/>
      <w:r w:rsidRPr="00E608DA">
        <w:rPr>
          <w:rFonts w:asciiTheme="minorBidi" w:hAnsiTheme="minorBidi" w:cstheme="minorBidi"/>
          <w:b/>
          <w:sz w:val="19"/>
          <w:szCs w:val="19"/>
          <w:rtl/>
        </w:rPr>
        <w:t xml:space="preserve"> </w:t>
      </w:r>
      <w:proofErr w:type="spellStart"/>
      <w:del w:id="1680" w:author="מגיה" w:date="2026-10-15T09:00:00Z">
        <w:r w:rsidRPr="00E608DA">
          <w:rPr>
            <w:rFonts w:asciiTheme="minorBidi" w:hAnsiTheme="minorBidi" w:cstheme="minorBidi"/>
            <w:b/>
            <w:sz w:val="19"/>
            <w:szCs w:val="19"/>
            <w:rtl/>
          </w:rPr>
          <w:delText xml:space="preserve">בוטאשטש</w:delText>
        </w:r>
      </w:del>
      <w:ins w:id="1681" w:author="מגיה" w:date="2026-10-15T09:00:00Z">
        <w:r>
          <w:rPr>
            <w:rFonts w:asciiTheme="minorBidi" w:hAnsiTheme="minorBidi" w:cstheme="minorBidi"/>
            <w:b/>
            <w:sz w:val="19"/>
            <w:szCs w:val="19"/>
            <w:rtl/>
          </w:rPr>
          <w:t xml:space="preserve">בוטשאטש</w:t>
        </w:r>
      </w:ins>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 xml:space="preserve">בטעם דברי</w:t>
      </w:r>
      <w:del w:id="1677" w:author="מגיה" w:date="2026-10-15T09:00:00Z">
        <w:r>
          <w:rPr>
            <w:rFonts w:asciiTheme="minorBidi" w:hAnsiTheme="minorBidi" w:cstheme="minorBidi" w:hint="cs"/>
            <w:b/>
            <w:sz w:val="19"/>
            <w:szCs w:val="19"/>
            <w:rtl/>
          </w:rPr>
          <w:delText xml:space="preserve"> </w:delText>
        </w:r>
      </w:del>
      <w:del w:id="1678" w:author="מגיה" w:date="2026-10-15T09:00:00Z">
        <w:r w:rsidRPr="00E608DA">
          <w:rPr>
            <w:rFonts w:asciiTheme="minorBidi" w:hAnsiTheme="minorBidi" w:cstheme="minorBidi"/>
            <w:b/>
            <w:sz w:val="19"/>
            <w:szCs w:val="19"/>
            <w:rtl/>
          </w:rPr>
          <w:delText xml:space="preserve"> </w:delText>
        </w:r>
      </w:del>
      <w:ins w:id="1679" w:author="מגיה" w:date="2026-10-15T09:00:00Z">
        <w:r>
          <w:rPr>
            <w:rFonts w:asciiTheme="minorBidi" w:hAnsiTheme="minorBidi" w:cstheme="minorBidi" w:hint="cs"/>
            <w:b/>
            <w:sz w:val="19"/>
            <w:szCs w:val="19"/>
            <w:rtl/>
          </w:rPr>
          <w:t xml:space="preserve"> </w:t>
        </w:r>
      </w:ins>
      <w:proofErr w:type="spellStart"/>
      <w:r>
        <w:rPr>
          <w:rFonts w:asciiTheme="minorBidi" w:hAnsiTheme="minorBidi" w:cstheme="minorBidi" w:hint="cs"/>
          <w:b/>
          <w:sz w:val="19"/>
          <w:szCs w:val="19"/>
          <w:rtl/>
        </w:rPr>
        <w:t>ה</w:t>
      </w:r>
      <w:r w:rsidRPr="00E608DA">
        <w:rPr>
          <w:rFonts w:asciiTheme="minorBidi" w:hAnsiTheme="minorBidi" w:cstheme="minorBidi"/>
          <w:b/>
          <w:sz w:val="19"/>
          <w:szCs w:val="19"/>
          <w:rtl/>
        </w:rPr>
        <w:t>אגרא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דפרקא</w:t>
      </w:r>
      <w:proofErr w:type="spellEnd"/>
      <w:r w:rsidRPr="00E608DA">
        <w:rPr>
          <w:rFonts w:asciiTheme="minorBidi" w:hAnsiTheme="minorBidi" w:cstheme="minorBidi"/>
          <w:b/>
          <w:sz w:val="19"/>
          <w:szCs w:val="19"/>
          <w:rtl/>
        </w:rPr>
        <w:t xml:space="preserve"> בשם </w:t>
      </w:r>
      <w:proofErr w:type="spellStart"/>
      <w:r w:rsidRPr="00E608DA">
        <w:rPr>
          <w:rFonts w:asciiTheme="minorBidi" w:hAnsiTheme="minorBidi" w:cstheme="minorBidi"/>
          <w:b/>
          <w:sz w:val="19"/>
          <w:szCs w:val="19"/>
          <w:rtl/>
        </w:rPr>
        <w:t>הרה"ק</w:t>
      </w:r>
      <w:proofErr w:type="spellEnd"/>
      <w:del w:id="1676" w:author="מגיה" w:date="2026-10-15T09:00:00Z">
        <w:r w:rsidRPr="00E608DA">
          <w:rPr>
            <w:rFonts w:asciiTheme="minorBidi" w:hAnsiTheme="minorBidi" w:cstheme="minorBidi"/>
            <w:b/>
            <w:sz w:val="19"/>
            <w:szCs w:val="19"/>
            <w:rtl/>
          </w:rPr>
          <w:delText xml:space="preserve"> רבי</w:delText>
        </w:r>
      </w:del>
      <w:r w:rsidRPr="00E608DA">
        <w:rPr>
          <w:rFonts w:asciiTheme="minorBidi" w:hAnsiTheme="minorBidi" w:cstheme="minorBidi"/>
          <w:b/>
          <w:sz w:val="19"/>
          <w:szCs w:val="19"/>
          <w:rtl/>
        </w:rPr>
        <w:t xml:space="preserve"> ר' </w:t>
      </w:r>
      <w:proofErr w:type="spellStart"/>
      <w:r w:rsidRPr="00E608DA">
        <w:rPr>
          <w:rFonts w:asciiTheme="minorBidi" w:hAnsiTheme="minorBidi" w:cstheme="minorBidi"/>
          <w:b/>
          <w:sz w:val="19"/>
          <w:szCs w:val="19"/>
          <w:rtl/>
        </w:rPr>
        <w:t>זושא</w:t>
      </w:r>
      <w:proofErr w:type="spellEnd"/>
      <w:r w:rsidRPr="00E608DA">
        <w:rPr>
          <w:rFonts w:asciiTheme="minorBidi" w:hAnsiTheme="minorBidi" w:cstheme="minorBidi"/>
          <w:b/>
          <w:sz w:val="19"/>
          <w:szCs w:val="19"/>
          <w:rtl/>
        </w:rPr>
        <w:t xml:space="preserve"> זצ"ל שלא להציג רגליו על הארץ קודם </w:t>
      </w:r>
      <w:proofErr w:type="spellStart"/>
      <w:r w:rsidRPr="00E608DA">
        <w:rPr>
          <w:rFonts w:asciiTheme="minorBidi" w:hAnsiTheme="minorBidi" w:cstheme="minorBidi"/>
          <w:b/>
          <w:sz w:val="19"/>
          <w:szCs w:val="19"/>
          <w:rtl/>
        </w:rPr>
        <w:t>נט"י</w:t>
      </w:r>
      <w:proofErr w:type="spellEnd"/>
      <w:r w:rsidRPr="00E608DA">
        <w:rPr>
          <w:rFonts w:asciiTheme="minorBidi" w:hAnsiTheme="minorBidi" w:cstheme="minorBidi"/>
          <w:b/>
          <w:sz w:val="19"/>
          <w:szCs w:val="19"/>
          <w:rtl/>
        </w:rPr>
        <w:t xml:space="preserve">, מפני שבלי עמידה אין התעוררות כ"כ לצרכיו </w:t>
      </w:r>
      <w:proofErr w:type="spellStart"/>
      <w:r w:rsidRPr="00E608DA">
        <w:rPr>
          <w:rFonts w:asciiTheme="minorBidi" w:hAnsiTheme="minorBidi" w:cstheme="minorBidi"/>
          <w:b/>
          <w:sz w:val="19"/>
          <w:szCs w:val="19"/>
          <w:rtl/>
        </w:rPr>
        <w:t>משא"כ</w:t>
      </w:r>
      <w:proofErr w:type="spellEnd"/>
      <w:r w:rsidRPr="00E608DA">
        <w:rPr>
          <w:rFonts w:asciiTheme="minorBidi" w:hAnsiTheme="minorBidi" w:cstheme="minorBidi"/>
          <w:b/>
          <w:sz w:val="19"/>
          <w:szCs w:val="19"/>
          <w:rtl/>
        </w:rPr>
        <w:t xml:space="preserve"> בעמידה עלול </w:t>
      </w:r>
      <w:proofErr w:type="spellStart"/>
      <w:del w:id="1674" w:author="מגיה" w:date="2026-10-15T09:00:00Z">
        <w:r w:rsidRPr="00E608DA">
          <w:rPr>
            <w:rFonts w:asciiTheme="minorBidi" w:hAnsiTheme="minorBidi" w:cstheme="minorBidi"/>
            <w:b/>
            <w:sz w:val="19"/>
            <w:szCs w:val="19"/>
            <w:rtl/>
          </w:rPr>
          <w:delText xml:space="preserve">להכשל</w:delText>
        </w:r>
      </w:del>
      <w:ins w:id="1675" w:author="מגיה" w:date="2026-10-15T09:00:00Z">
        <w:r>
          <w:rPr>
            <w:rFonts w:asciiTheme="minorBidi" w:hAnsiTheme="minorBidi" w:cstheme="minorBidi"/>
            <w:b/>
            <w:sz w:val="19"/>
            <w:szCs w:val="19"/>
            <w:rtl/>
          </w:rPr>
          <w:t xml:space="preserve">להיכשל</w:t>
        </w:r>
      </w:ins>
      <w:proofErr w:type="spellEnd"/>
      <w:r w:rsidRPr="00E608DA">
        <w:rPr>
          <w:rFonts w:asciiTheme="minorBidi" w:hAnsiTheme="minorBidi" w:cstheme="minorBidi"/>
          <w:b/>
          <w:sz w:val="19"/>
          <w:szCs w:val="19"/>
          <w:rtl/>
        </w:rPr>
        <w:t xml:space="preserve"> בבל </w:t>
      </w:r>
      <w:proofErr w:type="spellStart"/>
      <w:r w:rsidRPr="00E608DA">
        <w:rPr>
          <w:rFonts w:asciiTheme="minorBidi" w:hAnsiTheme="minorBidi" w:cstheme="minorBidi"/>
          <w:b/>
          <w:sz w:val="19"/>
          <w:szCs w:val="19"/>
          <w:rtl/>
        </w:rPr>
        <w:t>תשקצו</w:t>
      </w:r>
      <w:proofErr w:type="spellEnd"/>
      <w:r w:rsidRPr="00E608DA">
        <w:rPr>
          <w:rFonts w:asciiTheme="minorBidi" w:hAnsiTheme="minorBidi" w:cstheme="minorBidi"/>
          <w:b/>
          <w:sz w:val="19"/>
          <w:szCs w:val="19"/>
          <w:rtl/>
        </w:rPr>
        <w:t>, הרי דלא נקט הדבר כאיסור בעצם.</w:t>
      </w:r>
    </w:p>
  </w:footnote>
  <w:footnote w:id="5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Pr>
        <w:t xml:space="preserve"> </w:t>
      </w:r>
      <w:r w:rsidRPr="00E608DA">
        <w:rPr>
          <w:rFonts w:asciiTheme="minorBidi" w:hAnsiTheme="minorBidi" w:cstheme="minorBidi"/>
          <w:b/>
          <w:sz w:val="19"/>
          <w:szCs w:val="19"/>
          <w:rtl/>
        </w:rPr>
        <w:t xml:space="preserve"> ראה כף החיים </w:t>
      </w:r>
      <w:proofErr w:type="spellStart"/>
      <w:r w:rsidRPr="00E608DA">
        <w:rPr>
          <w:rFonts w:asciiTheme="minorBidi" w:hAnsiTheme="minorBidi" w:cstheme="minorBidi"/>
          <w:b/>
          <w:sz w:val="19"/>
          <w:szCs w:val="19"/>
          <w:rtl/>
        </w:rPr>
        <w:t>סק"ד</w:t>
      </w:r>
      <w:proofErr w:type="spellEnd"/>
      <w:r w:rsidRPr="00E608DA">
        <w:rPr>
          <w:rFonts w:asciiTheme="minorBidi" w:hAnsiTheme="minorBidi" w:cstheme="minorBidi"/>
          <w:b/>
          <w:sz w:val="19"/>
          <w:szCs w:val="19"/>
          <w:rtl/>
        </w:rPr>
        <w:t xml:space="preserve"> ומשמרת שלום.</w:t>
      </w:r>
    </w:p>
  </w:footnote>
  <w:footnote w:id="59">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בהליכות שלמה </w:t>
      </w:r>
      <w:proofErr w:type="spellStart"/>
      <w:r w:rsidRPr="00E608DA">
        <w:rPr>
          <w:rFonts w:asciiTheme="minorBidi" w:hAnsiTheme="minorBidi" w:cstheme="minorBidi"/>
          <w:b/>
          <w:sz w:val="19"/>
          <w:szCs w:val="19"/>
          <w:rtl/>
        </w:rPr>
        <w:t>פי"ג</w:t>
      </w:r>
      <w:proofErr w:type="spellEnd"/>
      <w:r w:rsidRPr="00E608DA">
        <w:rPr>
          <w:rFonts w:asciiTheme="minorBidi" w:hAnsiTheme="minorBidi" w:cstheme="minorBidi"/>
          <w:b/>
          <w:sz w:val="19"/>
          <w:szCs w:val="19"/>
          <w:rtl/>
        </w:rPr>
        <w:t xml:space="preserve"> אות ט"ז בשם </w:t>
      </w:r>
      <w:proofErr w:type="spellStart"/>
      <w:r w:rsidRPr="00E608DA">
        <w:rPr>
          <w:rFonts w:asciiTheme="minorBidi" w:hAnsiTheme="minorBidi" w:cstheme="minorBidi"/>
          <w:b/>
          <w:sz w:val="19"/>
          <w:szCs w:val="19"/>
          <w:rtl/>
        </w:rPr>
        <w:t>הגרש"ז</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אויערבאך</w:t>
      </w:r>
      <w:proofErr w:type="spellEnd"/>
      <w:r w:rsidRPr="00E608DA">
        <w:rPr>
          <w:rFonts w:asciiTheme="minorBidi" w:hAnsiTheme="minorBidi" w:cstheme="minorBidi"/>
          <w:b/>
          <w:sz w:val="19"/>
          <w:szCs w:val="19"/>
          <w:rtl/>
        </w:rPr>
        <w:t xml:space="preserve"> זצ"ל, וכתב שרשאית </w:t>
      </w:r>
      <w:del w:id="1691" w:author="מגיה" w:date="2026-10-15T09:00:00Z">
        <w:r w:rsidRPr="00E608DA">
          <w:rPr>
            <w:rFonts w:asciiTheme="minorBidi" w:hAnsiTheme="minorBidi" w:cstheme="minorBidi"/>
            <w:b/>
            <w:sz w:val="19"/>
            <w:szCs w:val="19"/>
            <w:rtl/>
          </w:rPr>
          <w:delText xml:space="preserve">אם</w:delText>
        </w:r>
      </w:del>
      <w:ins w:id="1692" w:author="מגיה" w:date="2026-10-15T09:00:00Z">
        <w:r>
          <w:rPr>
            <w:rFonts w:asciiTheme="minorBidi" w:hAnsiTheme="minorBidi" w:cstheme="minorBidi"/>
            <w:b/>
            <w:sz w:val="19"/>
            <w:szCs w:val="19"/>
            <w:rtl/>
          </w:rPr>
          <w:t xml:space="preserve">האם</w:t>
        </w:r>
      </w:ins>
      <w:r w:rsidRPr="00E608DA">
        <w:rPr>
          <w:rFonts w:asciiTheme="minorBidi" w:hAnsiTheme="minorBidi" w:cstheme="minorBidi"/>
          <w:b/>
          <w:sz w:val="19"/>
          <w:szCs w:val="19"/>
          <w:rtl/>
        </w:rPr>
        <w:t xml:space="preserve"> לטפל בתינוקה באמצע שינתה.</w:t>
      </w:r>
    </w:p>
  </w:footnote>
  <w:footnote w:id="6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וכן כתב </w:t>
      </w:r>
      <w:proofErr w:type="spellStart"/>
      <w:r w:rsidRPr="00E608DA">
        <w:rPr>
          <w:rFonts w:asciiTheme="minorBidi" w:hAnsiTheme="minorBidi" w:cstheme="minorBidi"/>
          <w:b/>
          <w:sz w:val="19"/>
          <w:szCs w:val="19"/>
          <w:rtl/>
        </w:rPr>
        <w:t>המ"ב</w:t>
      </w:r>
      <w:proofErr w:type="spellEnd"/>
      <w:r w:rsidRPr="00E608DA">
        <w:rPr>
          <w:rFonts w:asciiTheme="minorBidi" w:hAnsiTheme="minorBidi" w:cstheme="minorBidi"/>
          <w:b/>
          <w:sz w:val="19"/>
          <w:szCs w:val="19"/>
          <w:rtl/>
        </w:rPr>
        <w:t xml:space="preserve"> ס"א </w:t>
      </w:r>
      <w:proofErr w:type="spellStart"/>
      <w:r w:rsidRPr="00E608DA">
        <w:rPr>
          <w:rFonts w:asciiTheme="minorBidi" w:hAnsiTheme="minorBidi" w:cstheme="minorBidi"/>
          <w:b/>
          <w:sz w:val="19"/>
          <w:szCs w:val="19"/>
          <w:rtl/>
        </w:rPr>
        <w:t>סק"ב</w:t>
      </w:r>
      <w:proofErr w:type="spellEnd"/>
      <w:r w:rsidRPr="00E608DA">
        <w:rPr>
          <w:rFonts w:asciiTheme="minorBidi" w:hAnsiTheme="minorBidi" w:cstheme="minorBidi"/>
          <w:b/>
          <w:sz w:val="19"/>
          <w:szCs w:val="19"/>
          <w:rtl/>
        </w:rPr>
        <w:t xml:space="preserve">.</w:t>
      </w:r>
      <w:del w:id="1738" w:author="מגיה" w:date="2026-10-15T09:00:00Z">
        <w:r w:rsidRPr="00E608DA">
          <w:rPr>
            <w:rFonts w:asciiTheme="minorBidi" w:hAnsiTheme="minorBidi" w:cstheme="minorBidi"/>
            <w:b/>
            <w:sz w:val="19"/>
            <w:szCs w:val="19"/>
            <w:rtl/>
          </w:rPr>
          <w:delText xml:space="preserve"> </w:delText>
        </w:r>
      </w:del>
    </w:p>
  </w:footnote>
  <w:footnote w:id="61">
    <w:p w:rsidR="00A4713F" w:rsidRPr="00A4713F" w:rsidRDefault="00A4713F" w:rsidP="00A4713F">
      <w:pPr>
        <w:pStyle w:val="a5"/>
        <w:bidi/>
        <w:spacing w:line="300" w:lineRule="exact"/>
        <w:jc w:val="both"/>
        <w:rPr>
          <w:rFonts w:asciiTheme="minorBidi" w:hAnsiTheme="minorBidi" w:cstheme="minorBidi"/>
          <w:b/>
          <w:sz w:val="19"/>
          <w:szCs w:val="19"/>
          <w:rtl/>
        </w:rPr>
      </w:pPr>
      <w:r>
        <w:rPr>
          <w:rFonts w:asciiTheme="minorBidi" w:hAnsiTheme="minorBidi" w:cstheme="minorBidi"/>
          <w:b/>
          <w:sz w:val="19"/>
          <w:szCs w:val="19"/>
        </w:rPr>
        <w:t xml:space="preserve"> </w:t>
      </w:r>
      <w:r w:rsidRPr="00DB5D36">
        <w:rPr>
          <w:rStyle w:val="a7"/>
          <w:rFonts w:asciiTheme="minorBidi" w:eastAsiaTheme="minorHAnsi" w:hAnsiTheme="minorBidi" w:cstheme="minorBidi"/>
          <w:b/>
          <w:bCs/>
          <w:sz w:val="19"/>
          <w:szCs w:val="19"/>
          <w:vertAlign w:val="baseline"/>
        </w:rPr>
        <w:footnoteRef/>
      </w:r>
      <w:proofErr w:type="spellStart"/>
      <w:r>
        <w:rPr>
          <w:rFonts w:asciiTheme="minorBidi" w:hAnsiTheme="minorBidi" w:cstheme="minorBidi" w:hint="cs"/>
          <w:b/>
          <w:sz w:val="19"/>
          <w:szCs w:val="19"/>
          <w:rtl/>
        </w:rPr>
        <w:t>ב</w:t>
      </w:r>
      <w:r>
        <w:rPr>
          <w:rFonts w:asciiTheme="minorBidi" w:hAnsiTheme="minorBidi" w:cstheme="minorBidi"/>
          <w:b/>
          <w:sz w:val="19"/>
          <w:szCs w:val="19"/>
          <w:rtl/>
        </w:rPr>
        <w:t>ביה"ל</w:t>
      </w:r>
      <w:proofErr w:type="spellEnd"/>
      <w:r>
        <w:rPr>
          <w:rFonts w:asciiTheme="minorBidi" w:hAnsiTheme="minorBidi" w:cstheme="minorBidi"/>
          <w:b/>
          <w:sz w:val="19"/>
          <w:szCs w:val="19"/>
          <w:rtl/>
        </w:rPr>
        <w:t xml:space="preserve"> </w:t>
      </w:r>
      <w:r>
        <w:rPr>
          <w:rFonts w:asciiTheme="minorBidi" w:hAnsiTheme="minorBidi" w:cstheme="minorBidi" w:hint="cs"/>
          <w:b/>
          <w:sz w:val="19"/>
          <w:szCs w:val="19"/>
          <w:rtl/>
        </w:rPr>
        <w:t>(</w:t>
      </w:r>
      <w:r w:rsidRPr="00E608DA">
        <w:rPr>
          <w:rFonts w:asciiTheme="minorBidi" w:hAnsiTheme="minorBidi" w:cstheme="minorBidi"/>
          <w:b/>
          <w:sz w:val="19"/>
          <w:szCs w:val="19"/>
          <w:rtl/>
        </w:rPr>
        <w:t>סימן תרי"ג</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אם מותר ליטול ידיו</w:t>
      </w:r>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 xml:space="preserve">לאחר </w:t>
      </w:r>
      <w:del w:id="1699" w:author="מגיה" w:date="2026-10-15T09:00:00Z">
        <w:r w:rsidRPr="00E608DA">
          <w:rPr>
            <w:rFonts w:asciiTheme="minorBidi" w:hAnsiTheme="minorBidi" w:cstheme="minorBidi"/>
            <w:b/>
            <w:sz w:val="19"/>
            <w:szCs w:val="19"/>
            <w:rtl/>
          </w:rPr>
          <w:delText xml:space="preserve">יצא</w:delText>
        </w:r>
      </w:del>
      <w:ins w:id="1700" w:author="מגיה" w:date="2026-10-15T09:00:00Z">
        <w:r>
          <w:rPr>
            <w:rFonts w:asciiTheme="minorBidi" w:hAnsiTheme="minorBidi" w:cstheme="minorBidi"/>
            <w:b/>
            <w:sz w:val="19"/>
            <w:szCs w:val="19"/>
            <w:rtl/>
          </w:rPr>
          <w:t xml:space="preserve">שיצא</w:t>
        </w:r>
      </w:ins>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מביה"כ</w:t>
      </w:r>
      <w:proofErr w:type="spellEnd"/>
      <w:r w:rsidRPr="00E608DA">
        <w:rPr>
          <w:rFonts w:asciiTheme="minorBidi" w:hAnsiTheme="minorBidi" w:cstheme="minorBidi"/>
          <w:b/>
          <w:sz w:val="19"/>
          <w:szCs w:val="19"/>
          <w:rtl/>
        </w:rPr>
        <w:t xml:space="preserve"> קבוע ביום כיפור </w:t>
      </w:r>
      <w:r>
        <w:rPr>
          <w:rFonts w:asciiTheme="minorBidi" w:hAnsiTheme="minorBidi" w:cstheme="minorBidi" w:hint="cs"/>
          <w:b/>
          <w:sz w:val="19"/>
          <w:szCs w:val="19"/>
          <w:rtl/>
        </w:rPr>
        <w:t xml:space="preserve">שאסור ברחיצה הביא </w:t>
      </w:r>
      <w:proofErr w:type="spellStart"/>
      <w:r>
        <w:rPr>
          <w:rFonts w:asciiTheme="minorBidi" w:hAnsiTheme="minorBidi" w:cstheme="minorBidi" w:hint="cs"/>
          <w:b/>
          <w:sz w:val="19"/>
          <w:szCs w:val="19"/>
          <w:rtl/>
        </w:rPr>
        <w:t>מהפמ"ג</w:t>
      </w:r>
      <w:proofErr w:type="spellEnd"/>
      <w:r>
        <w:rPr>
          <w:rFonts w:asciiTheme="minorBidi" w:hAnsiTheme="minorBidi" w:cstheme="minorBidi" w:hint="cs"/>
          <w:b/>
          <w:sz w:val="19"/>
          <w:szCs w:val="19"/>
          <w:rtl/>
        </w:rPr>
        <w:t xml:space="preserve"> דגם </w:t>
      </w:r>
      <w:del w:id="1697" w:author="מגיה" w:date="2026-10-15T09:00:00Z">
        <w:r>
          <w:rPr>
            <w:rFonts w:asciiTheme="minorBidi" w:hAnsiTheme="minorBidi" w:cstheme="minorBidi" w:hint="cs"/>
            <w:b/>
            <w:sz w:val="19"/>
            <w:szCs w:val="19"/>
            <w:rtl/>
          </w:rPr>
          <w:delText xml:space="preserve">אן</w:delText>
        </w:r>
      </w:del>
      <w:ins w:id="1698" w:author="מגיה" w:date="2026-10-15T09:00:00Z">
        <w:r>
          <w:rPr>
            <w:rFonts w:asciiTheme="minorBidi" w:hAnsiTheme="minorBidi" w:cstheme="minorBidi" w:hint="cs"/>
            <w:b/>
            <w:sz w:val="19"/>
            <w:szCs w:val="19"/>
            <w:rtl/>
          </w:rPr>
          <w:t xml:space="preserve">אם</w:t>
        </w:r>
      </w:ins>
      <w:r>
        <w:rPr>
          <w:rFonts w:asciiTheme="minorBidi" w:hAnsiTheme="minorBidi" w:cstheme="minorBidi" w:hint="cs"/>
          <w:b/>
          <w:sz w:val="19"/>
          <w:szCs w:val="19"/>
          <w:rtl/>
        </w:rPr>
        <w:t xml:space="preserve"> לא </w:t>
      </w:r>
      <w:r w:rsidRPr="00E608DA">
        <w:rPr>
          <w:rFonts w:asciiTheme="minorBidi" w:hAnsiTheme="minorBidi" w:cstheme="minorBidi"/>
          <w:b/>
          <w:sz w:val="19"/>
          <w:szCs w:val="19"/>
          <w:rtl/>
        </w:rPr>
        <w:t xml:space="preserve">עשה שם צרכיו </w:t>
      </w:r>
      <w:proofErr w:type="spellStart"/>
      <w:r w:rsidRPr="00E608DA">
        <w:rPr>
          <w:rFonts w:asciiTheme="minorBidi" w:hAnsiTheme="minorBidi" w:cstheme="minorBidi"/>
          <w:b/>
          <w:sz w:val="19"/>
          <w:szCs w:val="19"/>
          <w:rtl/>
        </w:rPr>
        <w:t>דצריך</w:t>
      </w:r>
      <w:proofErr w:type="spellEnd"/>
      <w:r w:rsidRPr="00E608DA">
        <w:rPr>
          <w:rFonts w:asciiTheme="minorBidi" w:hAnsiTheme="minorBidi" w:cstheme="minorBidi"/>
          <w:b/>
          <w:sz w:val="19"/>
          <w:szCs w:val="19"/>
          <w:rtl/>
        </w:rPr>
        <w:t xml:space="preserve"> ליטול ידיו </w:t>
      </w:r>
      <w:proofErr w:type="spellStart"/>
      <w:r w:rsidRPr="00E608DA">
        <w:rPr>
          <w:rFonts w:asciiTheme="minorBidi" w:hAnsiTheme="minorBidi" w:cstheme="minorBidi"/>
          <w:b/>
          <w:sz w:val="19"/>
          <w:szCs w:val="19"/>
          <w:rtl/>
        </w:rPr>
        <w:t>דהא</w:t>
      </w:r>
      <w:proofErr w:type="spellEnd"/>
      <w:r w:rsidRPr="00E608DA">
        <w:rPr>
          <w:rFonts w:asciiTheme="minorBidi" w:hAnsiTheme="minorBidi" w:cstheme="minorBidi"/>
          <w:b/>
          <w:sz w:val="19"/>
          <w:szCs w:val="19"/>
          <w:rtl/>
        </w:rPr>
        <w:t xml:space="preserve"> רוח רעה שורה על ידיו </w:t>
      </w:r>
      <w:r>
        <w:rPr>
          <w:rFonts w:asciiTheme="minorBidi" w:hAnsiTheme="minorBidi" w:cstheme="minorBidi" w:hint="cs"/>
          <w:b/>
          <w:sz w:val="19"/>
          <w:szCs w:val="19"/>
          <w:rtl/>
        </w:rPr>
        <w:t>מיהו מה</w:t>
      </w:r>
      <w:r w:rsidRPr="00E608DA">
        <w:rPr>
          <w:rFonts w:asciiTheme="minorBidi" w:hAnsiTheme="minorBidi" w:cstheme="minorBidi"/>
          <w:b/>
          <w:sz w:val="19"/>
          <w:szCs w:val="19"/>
          <w:rtl/>
        </w:rPr>
        <w:t xml:space="preserve">מטה אפרים </w:t>
      </w:r>
      <w:r>
        <w:rPr>
          <w:rFonts w:asciiTheme="minorBidi" w:hAnsiTheme="minorBidi" w:cstheme="minorBidi" w:hint="cs"/>
          <w:b/>
          <w:sz w:val="19"/>
          <w:szCs w:val="19"/>
          <w:rtl/>
        </w:rPr>
        <w:t xml:space="preserve">הביא </w:t>
      </w:r>
      <w:del w:id="1695" w:author="מגיה" w:date="2026-10-15T09:00:00Z">
        <w:r w:rsidRPr="00E608DA">
          <w:rPr>
            <w:rFonts w:asciiTheme="minorBidi" w:hAnsiTheme="minorBidi" w:cstheme="minorBidi"/>
            <w:b/>
            <w:sz w:val="19"/>
            <w:szCs w:val="19"/>
            <w:rtl/>
          </w:rPr>
          <w:delText xml:space="preserve">מצדד</w:delText>
        </w:r>
      </w:del>
      <w:ins w:id="1696" w:author="מגיה" w:date="2026-10-15T09:00:00Z">
        <w:r>
          <w:rPr>
            <w:rFonts w:asciiTheme="minorBidi" w:hAnsiTheme="minorBidi" w:cstheme="minorBidi"/>
            <w:b/>
            <w:sz w:val="19"/>
            <w:szCs w:val="19"/>
            <w:rtl/>
          </w:rPr>
          <w:t xml:space="preserve">שמצדד</w:t>
        </w:r>
      </w:ins>
      <w:r w:rsidRPr="00E608DA">
        <w:rPr>
          <w:rFonts w:asciiTheme="minorBidi" w:hAnsiTheme="minorBidi" w:cstheme="minorBidi"/>
          <w:b/>
          <w:sz w:val="19"/>
          <w:szCs w:val="19"/>
          <w:rtl/>
        </w:rPr>
        <w:t xml:space="preserve"> למעשה דלא </w:t>
      </w:r>
      <w:proofErr w:type="spellStart"/>
      <w:r w:rsidRPr="00E608DA">
        <w:rPr>
          <w:rFonts w:asciiTheme="minorBidi" w:hAnsiTheme="minorBidi" w:cstheme="minorBidi"/>
          <w:b/>
          <w:sz w:val="19"/>
          <w:szCs w:val="19"/>
          <w:rtl/>
        </w:rPr>
        <w:t>יטול</w:t>
      </w:r>
      <w:proofErr w:type="spellEnd"/>
      <w:r w:rsidRPr="00E608DA">
        <w:rPr>
          <w:rFonts w:asciiTheme="minorBidi" w:hAnsiTheme="minorBidi" w:cstheme="minorBidi"/>
          <w:b/>
          <w:sz w:val="19"/>
          <w:szCs w:val="19"/>
          <w:rtl/>
        </w:rPr>
        <w:t xml:space="preserve"> ידיו </w:t>
      </w:r>
      <w:proofErr w:type="spellStart"/>
      <w:r w:rsidRPr="00E608DA">
        <w:rPr>
          <w:rFonts w:asciiTheme="minorBidi" w:hAnsiTheme="minorBidi" w:cstheme="minorBidi"/>
          <w:b/>
          <w:sz w:val="19"/>
          <w:szCs w:val="19"/>
          <w:rtl/>
        </w:rPr>
        <w:t>ביוכ"פ</w:t>
      </w:r>
      <w:proofErr w:type="spellEnd"/>
      <w:r w:rsidRPr="00E608DA">
        <w:rPr>
          <w:rFonts w:asciiTheme="minorBidi" w:hAnsiTheme="minorBidi" w:cstheme="minorBidi"/>
          <w:b/>
          <w:sz w:val="19"/>
          <w:szCs w:val="19"/>
          <w:rtl/>
        </w:rPr>
        <w:t xml:space="preserve"> אם נשארו נקיים כבתחילה</w:t>
      </w:r>
      <w:ins w:id="1694"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הרי </w:t>
      </w:r>
      <w:proofErr w:type="spellStart"/>
      <w:r>
        <w:rPr>
          <w:rFonts w:asciiTheme="minorBidi" w:hAnsiTheme="minorBidi" w:cstheme="minorBidi" w:hint="cs"/>
          <w:b/>
          <w:sz w:val="19"/>
          <w:szCs w:val="19"/>
          <w:rtl/>
        </w:rPr>
        <w:t>דלדבריו</w:t>
      </w:r>
      <w:proofErr w:type="spellEnd"/>
      <w:r>
        <w:rPr>
          <w:rFonts w:asciiTheme="minorBidi" w:hAnsiTheme="minorBidi" w:cstheme="minorBidi" w:hint="cs"/>
          <w:b/>
          <w:sz w:val="19"/>
          <w:szCs w:val="19"/>
          <w:rtl/>
        </w:rPr>
        <w:t xml:space="preserve"> </w:t>
      </w:r>
      <w:r w:rsidRPr="00E608DA">
        <w:rPr>
          <w:rFonts w:asciiTheme="minorBidi" w:hAnsiTheme="minorBidi" w:cstheme="minorBidi"/>
          <w:b/>
          <w:sz w:val="19"/>
          <w:szCs w:val="19"/>
          <w:rtl/>
        </w:rPr>
        <w:t xml:space="preserve">מבואר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חי</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 xml:space="preserve">ב נטילה בלא עשה צרכיו. וכן לכאורה משמע </w:t>
      </w:r>
      <w:proofErr w:type="spellStart"/>
      <w:r w:rsidRPr="00E608DA">
        <w:rPr>
          <w:rFonts w:asciiTheme="minorBidi" w:hAnsiTheme="minorBidi" w:cstheme="minorBidi"/>
          <w:b/>
          <w:sz w:val="19"/>
          <w:szCs w:val="19"/>
          <w:rtl/>
        </w:rPr>
        <w:t>מהמג"א</w:t>
      </w:r>
      <w:proofErr w:type="spellEnd"/>
      <w:r w:rsidRPr="00E608DA">
        <w:rPr>
          <w:rFonts w:asciiTheme="minorBidi" w:hAnsiTheme="minorBidi" w:cstheme="minorBidi"/>
          <w:b/>
          <w:sz w:val="19"/>
          <w:szCs w:val="19"/>
          <w:rtl/>
        </w:rPr>
        <w:t xml:space="preserve"> סי' רכז שהמחבר שם כתב </w:t>
      </w:r>
      <w:proofErr w:type="spellStart"/>
      <w:r w:rsidRPr="00E608DA">
        <w:rPr>
          <w:rFonts w:asciiTheme="minorBidi" w:hAnsiTheme="minorBidi" w:cstheme="minorBidi"/>
          <w:b/>
          <w:sz w:val="19"/>
          <w:szCs w:val="19"/>
          <w:rtl/>
        </w:rPr>
        <w:t>בס"ג</w:t>
      </w:r>
      <w:ins w:id="1693" w:author="מגיה" w:date="2026-10-15T09:00:00Z">
        <w:r>
          <w:rPr>
            <w:rFonts w:asciiTheme="minorBidi" w:hAnsiTheme="minorBidi" w:cstheme="minorBidi"/>
            <w:b/>
            <w:sz w:val="19"/>
            <w:szCs w:val="19"/>
            <w:rtl/>
          </w:rPr>
          <w:t xml:space="preserve">:</w:t>
        </w:r>
      </w:ins>
      <w:proofErr w:type="spellEnd"/>
      <w:r w:rsidRPr="00E608DA">
        <w:rPr>
          <w:rFonts w:asciiTheme="minorBidi" w:hAnsiTheme="minorBidi" w:cstheme="minorBidi"/>
          <w:b/>
          <w:sz w:val="19"/>
          <w:szCs w:val="19"/>
          <w:rtl/>
        </w:rPr>
        <w:t xml:space="preserve"> היה יושב בבית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ושמע קול רעם או ראה ברק, א</w:t>
      </w:r>
      <w:r>
        <w:rPr>
          <w:rFonts w:asciiTheme="minorBidi" w:hAnsiTheme="minorBidi" w:cstheme="minorBidi"/>
          <w:b/>
          <w:sz w:val="19"/>
          <w:szCs w:val="19"/>
          <w:rtl/>
        </w:rPr>
        <w:t>ם יכול לצאת ולברך כדי דבור, יצא</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ואם לאו, לא יצא. ולכאורה איך יכול לברך הלא נטמאו ידיו </w:t>
      </w:r>
      <w:proofErr w:type="spellStart"/>
      <w:r w:rsidRPr="00E608DA">
        <w:rPr>
          <w:rFonts w:asciiTheme="minorBidi" w:hAnsiTheme="minorBidi" w:cstheme="minorBidi"/>
          <w:b/>
          <w:sz w:val="19"/>
          <w:szCs w:val="19"/>
          <w:rtl/>
        </w:rPr>
        <w:t>בהכנס</w:t>
      </w:r>
      <w:proofErr w:type="spellEnd"/>
      <w:r w:rsidRPr="00E608DA">
        <w:rPr>
          <w:rFonts w:asciiTheme="minorBidi" w:hAnsiTheme="minorBidi" w:cstheme="minorBidi"/>
          <w:b/>
          <w:sz w:val="19"/>
          <w:szCs w:val="19"/>
          <w:rtl/>
        </w:rPr>
        <w:t xml:space="preserve"> לבית </w:t>
      </w:r>
      <w:proofErr w:type="spellStart"/>
      <w:r w:rsidRPr="00E608DA">
        <w:rPr>
          <w:rFonts w:asciiTheme="minorBidi" w:hAnsiTheme="minorBidi" w:cstheme="minorBidi"/>
          <w:b/>
          <w:sz w:val="19"/>
          <w:szCs w:val="19"/>
          <w:rtl/>
        </w:rPr>
        <w:t>הכסא</w:t>
      </w:r>
      <w:proofErr w:type="spellEnd"/>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וכתב ע"ז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סק"ב</w:t>
      </w:r>
      <w:proofErr w:type="spellEnd"/>
      <w:r w:rsidRPr="00E608DA">
        <w:rPr>
          <w:rFonts w:asciiTheme="minorBidi" w:hAnsiTheme="minorBidi" w:cstheme="minorBidi"/>
          <w:b/>
          <w:sz w:val="19"/>
          <w:szCs w:val="19"/>
          <w:rtl/>
        </w:rPr>
        <w:t xml:space="preserve"> כגון שלא נגע עדיין במקום הטינופת ולא עשה צרכיו עדיין, או שיכול ליטול ידיו. הרי </w:t>
      </w:r>
      <w:proofErr w:type="spellStart"/>
      <w:r w:rsidRPr="00E608DA">
        <w:rPr>
          <w:rFonts w:asciiTheme="minorBidi" w:hAnsiTheme="minorBidi" w:cstheme="minorBidi"/>
          <w:b/>
          <w:sz w:val="19"/>
          <w:szCs w:val="19"/>
          <w:rtl/>
        </w:rPr>
        <w:t>דכל</w:t>
      </w:r>
      <w:proofErr w:type="spellEnd"/>
      <w:r w:rsidRPr="00E608DA">
        <w:rPr>
          <w:rFonts w:asciiTheme="minorBidi" w:hAnsiTheme="minorBidi" w:cstheme="minorBidi"/>
          <w:b/>
          <w:sz w:val="19"/>
          <w:szCs w:val="19"/>
          <w:rtl/>
        </w:rPr>
        <w:t xml:space="preserve"> עוד שלא נגע במקום טינופת לא צריך נטילה למרות שנכנס לבית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w:t>
      </w:r>
      <w:r>
        <w:rPr>
          <w:rFonts w:asciiTheme="minorBidi" w:hAnsiTheme="minorBidi" w:cstheme="minorBidi" w:hint="cs"/>
          <w:b/>
          <w:sz w:val="19"/>
          <w:szCs w:val="19"/>
          <w:rtl/>
        </w:rPr>
        <w:t xml:space="preserve"> וכן דייק </w:t>
      </w:r>
      <w:proofErr w:type="spellStart"/>
      <w:r>
        <w:rPr>
          <w:rFonts w:asciiTheme="minorBidi" w:hAnsiTheme="minorBidi" w:cstheme="minorBidi"/>
          <w:b/>
          <w:sz w:val="19"/>
          <w:szCs w:val="19"/>
          <w:rtl/>
        </w:rPr>
        <w:t>הפמ"ג</w:t>
      </w:r>
      <w:proofErr w:type="spellEnd"/>
      <w:r>
        <w:rPr>
          <w:rFonts w:asciiTheme="minorBidi" w:hAnsiTheme="minorBidi" w:cstheme="minorBidi"/>
          <w:b/>
          <w:sz w:val="19"/>
          <w:szCs w:val="19"/>
          <w:rtl/>
        </w:rPr>
        <w:t xml:space="preserve"> </w:t>
      </w:r>
      <w:r w:rsidRPr="00E608DA">
        <w:rPr>
          <w:rFonts w:asciiTheme="minorBidi" w:hAnsiTheme="minorBidi" w:cstheme="minorBidi"/>
          <w:b/>
          <w:sz w:val="19"/>
          <w:szCs w:val="19"/>
          <w:rtl/>
        </w:rPr>
        <w:t>(</w:t>
      </w:r>
      <w:r>
        <w:rPr>
          <w:rFonts w:asciiTheme="minorBidi" w:hAnsiTheme="minorBidi" w:cstheme="minorBidi" w:hint="cs"/>
          <w:b/>
          <w:sz w:val="19"/>
          <w:szCs w:val="19"/>
          <w:rtl/>
        </w:rPr>
        <w:t xml:space="preserve">סימן ז </w:t>
      </w:r>
      <w:r w:rsidRPr="00E608DA">
        <w:rPr>
          <w:rFonts w:asciiTheme="minorBidi" w:hAnsiTheme="minorBidi" w:cstheme="minorBidi"/>
          <w:b/>
          <w:sz w:val="19"/>
          <w:szCs w:val="19"/>
          <w:rtl/>
        </w:rPr>
        <w:t xml:space="preserve">א"א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מ</w:t>
      </w:r>
      <w:r>
        <w:rPr>
          <w:rFonts w:asciiTheme="minorBidi" w:hAnsiTheme="minorBidi" w:cstheme="minorBidi"/>
          <w:b/>
          <w:sz w:val="19"/>
          <w:szCs w:val="19"/>
          <w:rtl/>
        </w:rPr>
        <w:t>דבריו</w:t>
      </w:r>
      <w:r>
        <w:rPr>
          <w:rFonts w:asciiTheme="minorBidi" w:hAnsiTheme="minorBidi" w:cstheme="minorBidi" w:hint="cs"/>
          <w:b/>
          <w:sz w:val="19"/>
          <w:szCs w:val="19"/>
          <w:rtl/>
        </w:rPr>
        <w:t xml:space="preserve">. </w:t>
      </w:r>
      <w:r w:rsidRPr="00E608DA">
        <w:rPr>
          <w:rFonts w:asciiTheme="minorBidi" w:hAnsiTheme="minorBidi" w:cstheme="minorBidi"/>
          <w:b/>
          <w:sz w:val="19"/>
          <w:szCs w:val="19"/>
          <w:rtl/>
        </w:rPr>
        <w:t xml:space="preserve">אלא שאינו הכרח </w:t>
      </w:r>
      <w:r>
        <w:rPr>
          <w:rFonts w:asciiTheme="minorBidi" w:hAnsiTheme="minorBidi" w:cstheme="minorBidi" w:hint="cs"/>
          <w:b/>
          <w:sz w:val="19"/>
          <w:szCs w:val="19"/>
          <w:rtl/>
        </w:rPr>
        <w:t xml:space="preserve">מדבריו דאינו צריך נטילה </w:t>
      </w:r>
      <w:proofErr w:type="spellStart"/>
      <w:r>
        <w:rPr>
          <w:rFonts w:asciiTheme="minorBidi" w:hAnsiTheme="minorBidi" w:cstheme="minorBidi" w:hint="cs"/>
          <w:b/>
          <w:sz w:val="19"/>
          <w:szCs w:val="19"/>
          <w:rtl/>
        </w:rPr>
        <w:t>די"ל</w:t>
      </w:r>
      <w:proofErr w:type="spellEnd"/>
      <w:r>
        <w:rPr>
          <w:rFonts w:asciiTheme="minorBidi" w:hAnsiTheme="minorBidi" w:cstheme="minorBidi" w:hint="cs"/>
          <w:b/>
          <w:sz w:val="19"/>
          <w:szCs w:val="19"/>
          <w:rtl/>
        </w:rPr>
        <w:t xml:space="preserve"> רק </w:t>
      </w:r>
      <w:proofErr w:type="spellStart"/>
      <w:r>
        <w:rPr>
          <w:rFonts w:asciiTheme="minorBidi" w:hAnsiTheme="minorBidi" w:cstheme="minorBidi" w:hint="cs"/>
          <w:b/>
          <w:sz w:val="19"/>
          <w:szCs w:val="19"/>
          <w:rtl/>
        </w:rPr>
        <w:t>לענין</w:t>
      </w:r>
      <w:proofErr w:type="spellEnd"/>
      <w:r>
        <w:rPr>
          <w:rFonts w:asciiTheme="minorBidi" w:hAnsiTheme="minorBidi" w:cstheme="minorBidi" w:hint="cs"/>
          <w:b/>
          <w:sz w:val="19"/>
          <w:szCs w:val="19"/>
          <w:rtl/>
        </w:rPr>
        <w:t xml:space="preserve"> ברכה יש להקל כי לא תיקנו נטילה אלא לק"ש ולתפלה אבל לכתחילה צריך נטילה כדי להוריד הרוח רעה, וכן משמע</w:t>
      </w:r>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בפמ"ג</w:t>
      </w:r>
      <w:proofErr w:type="spellEnd"/>
      <w:r w:rsidRPr="00E608DA">
        <w:rPr>
          <w:rFonts w:asciiTheme="minorBidi" w:hAnsiTheme="minorBidi" w:cstheme="minorBidi"/>
          <w:b/>
          <w:sz w:val="19"/>
          <w:szCs w:val="19"/>
          <w:rtl/>
        </w:rPr>
        <w:t xml:space="preserve"> </w:t>
      </w:r>
      <w:r>
        <w:rPr>
          <w:rFonts w:asciiTheme="minorBidi" w:hAnsiTheme="minorBidi" w:cstheme="minorBidi" w:hint="cs"/>
          <w:b/>
          <w:sz w:val="19"/>
          <w:szCs w:val="19"/>
          <w:rtl/>
        </w:rPr>
        <w:t>לחלק כן</w:t>
      </w:r>
      <w:r w:rsidRPr="00E608DA">
        <w:rPr>
          <w:rFonts w:asciiTheme="minorBidi" w:hAnsiTheme="minorBidi" w:cstheme="minorBidi"/>
          <w:b/>
          <w:sz w:val="19"/>
          <w:szCs w:val="19"/>
          <w:rtl/>
        </w:rPr>
        <w:t>.</w:t>
      </w:r>
    </w:p>
  </w:footnote>
  <w:footnote w:id="6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וכן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אור לציון (ח"א ס"א) והביא ראיה לזה מהא נפסק </w:t>
      </w:r>
      <w:proofErr w:type="spellStart"/>
      <w:r w:rsidRPr="00E608DA">
        <w:rPr>
          <w:rFonts w:asciiTheme="minorBidi" w:hAnsiTheme="minorBidi" w:cstheme="minorBidi"/>
          <w:b/>
          <w:sz w:val="19"/>
          <w:szCs w:val="19"/>
          <w:rtl/>
        </w:rPr>
        <w:t>בשו"ע</w:t>
      </w:r>
      <w:proofErr w:type="spellEnd"/>
      <w:r w:rsidRPr="00E608DA">
        <w:rPr>
          <w:rFonts w:asciiTheme="minorBidi" w:hAnsiTheme="minorBidi" w:cstheme="minorBidi"/>
          <w:b/>
          <w:sz w:val="19"/>
          <w:szCs w:val="19"/>
          <w:rtl/>
        </w:rPr>
        <w:t xml:space="preserve"> (סימן פ"ג ס"א)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מחיצות </w:t>
      </w:r>
      <w:proofErr w:type="spellStart"/>
      <w:r w:rsidRPr="00E608DA">
        <w:rPr>
          <w:rFonts w:asciiTheme="minorBidi" w:hAnsiTheme="minorBidi" w:cstheme="minorBidi"/>
          <w:b/>
          <w:sz w:val="19"/>
          <w:szCs w:val="19"/>
          <w:rtl/>
        </w:rPr>
        <w:t>ביהכ"ס</w:t>
      </w:r>
      <w:proofErr w:type="spellEnd"/>
      <w:r w:rsidRPr="00E608DA">
        <w:rPr>
          <w:rFonts w:asciiTheme="minorBidi" w:hAnsiTheme="minorBidi" w:cstheme="minorBidi"/>
          <w:b/>
          <w:sz w:val="19"/>
          <w:szCs w:val="19"/>
          <w:rtl/>
        </w:rPr>
        <w:t xml:space="preserve"> נאסרות מלקרות כנגדן, הרי דלא נאסר אלא כנגד הגומא, וכתב דמה שמבואר במ"ב שם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ה' שיש אחרונים </w:t>
      </w:r>
      <w:proofErr w:type="spellStart"/>
      <w:r w:rsidRPr="00E608DA">
        <w:rPr>
          <w:rFonts w:asciiTheme="minorBidi" w:hAnsiTheme="minorBidi" w:cstheme="minorBidi"/>
          <w:b/>
          <w:sz w:val="19"/>
          <w:szCs w:val="19"/>
          <w:rtl/>
        </w:rPr>
        <w:t>דס"ל</w:t>
      </w:r>
      <w:proofErr w:type="spellEnd"/>
      <w:r w:rsidRPr="00E608DA">
        <w:rPr>
          <w:rFonts w:asciiTheme="minorBidi" w:hAnsiTheme="minorBidi" w:cstheme="minorBidi"/>
          <w:b/>
          <w:sz w:val="19"/>
          <w:szCs w:val="19"/>
          <w:rtl/>
        </w:rPr>
        <w:t xml:space="preserve"> דאף </w:t>
      </w:r>
      <w:proofErr w:type="spellStart"/>
      <w:r w:rsidRPr="00E608DA">
        <w:rPr>
          <w:rFonts w:asciiTheme="minorBidi" w:hAnsiTheme="minorBidi" w:cstheme="minorBidi"/>
          <w:b/>
          <w:sz w:val="19"/>
          <w:szCs w:val="19"/>
          <w:rtl/>
        </w:rPr>
        <w:t>היכא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דאיתא</w:t>
      </w:r>
      <w:proofErr w:type="spellEnd"/>
      <w:r w:rsidRPr="00E608DA">
        <w:rPr>
          <w:rFonts w:asciiTheme="minorBidi" w:hAnsiTheme="minorBidi" w:cstheme="minorBidi"/>
          <w:b/>
          <w:sz w:val="19"/>
          <w:szCs w:val="19"/>
          <w:rtl/>
        </w:rPr>
        <w:t xml:space="preserve"> למחיצות </w:t>
      </w:r>
      <w:proofErr w:type="spellStart"/>
      <w:r w:rsidRPr="00E608DA">
        <w:rPr>
          <w:rFonts w:asciiTheme="minorBidi" w:hAnsiTheme="minorBidi" w:cstheme="minorBidi"/>
          <w:b/>
          <w:sz w:val="19"/>
          <w:szCs w:val="19"/>
          <w:rtl/>
        </w:rPr>
        <w:t>דיינינן</w:t>
      </w:r>
      <w:proofErr w:type="spellEnd"/>
      <w:r w:rsidRPr="00E608DA">
        <w:rPr>
          <w:rFonts w:asciiTheme="minorBidi" w:hAnsiTheme="minorBidi" w:cstheme="minorBidi"/>
          <w:b/>
          <w:sz w:val="19"/>
          <w:szCs w:val="19"/>
          <w:rtl/>
        </w:rPr>
        <w:t xml:space="preserve"> ליה כמו צואה עצמה ואסור לקרות כנגדן, אין זה אלא בבתי כסאות שלהם שאין בית קיבול לצואה שבתוכן, </w:t>
      </w:r>
      <w:proofErr w:type="spellStart"/>
      <w:r w:rsidRPr="00E608DA">
        <w:rPr>
          <w:rFonts w:asciiTheme="minorBidi" w:hAnsiTheme="minorBidi" w:cstheme="minorBidi"/>
          <w:b/>
          <w:sz w:val="19"/>
          <w:szCs w:val="19"/>
          <w:rtl/>
        </w:rPr>
        <w:t>משא"כ</w:t>
      </w:r>
      <w:proofErr w:type="spellEnd"/>
      <w:r w:rsidRPr="00E608DA">
        <w:rPr>
          <w:rFonts w:asciiTheme="minorBidi" w:hAnsiTheme="minorBidi" w:cstheme="minorBidi"/>
          <w:b/>
          <w:sz w:val="19"/>
          <w:szCs w:val="19"/>
          <w:rtl/>
        </w:rPr>
        <w:t xml:space="preserve"> של ימינ</w:t>
      </w:r>
      <w:r w:rsidRPr="00E608DA">
        <w:rPr>
          <w:rFonts w:asciiTheme="minorBidi" w:hAnsiTheme="minorBidi" w:cstheme="minorBidi" w:hint="cs"/>
          <w:b/>
          <w:sz w:val="19"/>
          <w:szCs w:val="19"/>
          <w:rtl/>
        </w:rPr>
        <w:t>ו</w:t>
      </w:r>
      <w:r w:rsidRPr="00E608DA">
        <w:rPr>
          <w:rFonts w:asciiTheme="minorBidi" w:hAnsiTheme="minorBidi" w:cstheme="minorBidi"/>
          <w:b/>
          <w:sz w:val="19"/>
          <w:szCs w:val="19"/>
          <w:rtl/>
        </w:rPr>
        <w:t xml:space="preserve"> אין לאסור לקרוא אלא כנגד האסל</w:t>
      </w:r>
      <w:r w:rsidRPr="00E608DA">
        <w:rPr>
          <w:rFonts w:asciiTheme="minorBidi" w:hAnsiTheme="minorBidi" w:cstheme="minorBidi" w:hint="cs"/>
          <w:b/>
          <w:sz w:val="19"/>
          <w:szCs w:val="19"/>
          <w:rtl/>
        </w:rPr>
        <w:t>ה</w:t>
      </w:r>
      <w:r w:rsidRPr="00E608DA">
        <w:rPr>
          <w:rFonts w:asciiTheme="minorBidi" w:hAnsiTheme="minorBidi" w:cstheme="minorBidi"/>
          <w:b/>
          <w:sz w:val="19"/>
          <w:szCs w:val="19"/>
          <w:rtl/>
        </w:rPr>
        <w:t>.</w:t>
      </w:r>
    </w:p>
  </w:footnote>
  <w:footnote w:id="63">
    <w:p w:rsidR="00A4713F" w:rsidRPr="00E608DA" w:rsidRDefault="00A4713F" w:rsidP="00D87B75">
      <w:pPr>
        <w:pStyle w:val="a5"/>
        <w:widowControl w:val="0"/>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ראה </w:t>
      </w:r>
      <w:proofErr w:type="spellStart"/>
      <w:r w:rsidRPr="00E608DA">
        <w:rPr>
          <w:rFonts w:asciiTheme="minorBidi" w:hAnsiTheme="minorBidi" w:cstheme="minorBidi"/>
          <w:b/>
          <w:sz w:val="19"/>
          <w:szCs w:val="19"/>
          <w:rtl/>
        </w:rPr>
        <w:t>בשו"ע</w:t>
      </w:r>
      <w:proofErr w:type="spellEnd"/>
      <w:r w:rsidRPr="00E608DA">
        <w:rPr>
          <w:rFonts w:asciiTheme="minorBidi" w:hAnsiTheme="minorBidi" w:cstheme="minorBidi"/>
          <w:b/>
          <w:sz w:val="19"/>
          <w:szCs w:val="19"/>
          <w:rtl/>
        </w:rPr>
        <w:t xml:space="preserve"> (סי' פ"ג ס"ד). ואף ש</w:t>
      </w:r>
      <w:r>
        <w:rPr>
          <w:rFonts w:asciiTheme="minorBidi" w:hAnsiTheme="minorBidi" w:cstheme="minorBidi"/>
          <w:b/>
          <w:sz w:val="19"/>
          <w:szCs w:val="19"/>
          <w:rtl/>
        </w:rPr>
        <w:t xml:space="preserve">אינו דומה לגמרי </w:t>
      </w:r>
      <w:proofErr w:type="spellStart"/>
      <w:r>
        <w:rPr>
          <w:rFonts w:asciiTheme="minorBidi" w:hAnsiTheme="minorBidi" w:cstheme="minorBidi"/>
          <w:b/>
          <w:sz w:val="19"/>
          <w:szCs w:val="19"/>
          <w:rtl/>
        </w:rPr>
        <w:t>לביהכ"ס</w:t>
      </w:r>
      <w:proofErr w:type="spellEnd"/>
      <w:r>
        <w:rPr>
          <w:rFonts w:asciiTheme="minorBidi" w:hAnsiTheme="minorBidi" w:cstheme="minorBidi"/>
          <w:b/>
          <w:sz w:val="19"/>
          <w:szCs w:val="19"/>
          <w:rtl/>
        </w:rPr>
        <w:t xml:space="preserve"> </w:t>
      </w:r>
      <w:proofErr w:type="spellStart"/>
      <w:r>
        <w:rPr>
          <w:rFonts w:asciiTheme="minorBidi" w:hAnsiTheme="minorBidi" w:cstheme="minorBidi"/>
          <w:b/>
          <w:sz w:val="19"/>
          <w:szCs w:val="19"/>
          <w:rtl/>
        </w:rPr>
        <w:t>דפרסאי</w:t>
      </w:r>
      <w:proofErr w:type="spellEnd"/>
      <w:r>
        <w:rPr>
          <w:rFonts w:asciiTheme="minorBidi" w:hAnsiTheme="minorBidi" w:cstheme="minorBidi" w:hint="cs"/>
          <w:b/>
          <w:sz w:val="19"/>
          <w:szCs w:val="19"/>
          <w:rtl/>
        </w:rPr>
        <w:t xml:space="preserve"> </w:t>
      </w:r>
      <w:r w:rsidRPr="00E608DA">
        <w:rPr>
          <w:rFonts w:asciiTheme="minorBidi" w:hAnsiTheme="minorBidi" w:cstheme="minorBidi"/>
          <w:b/>
          <w:sz w:val="19"/>
          <w:szCs w:val="19"/>
          <w:rtl/>
        </w:rPr>
        <w:t xml:space="preserve">שהרעי ומי הרגלים מיד מתגלגלים ונופלים לרשות אחרת </w:t>
      </w:r>
      <w:proofErr w:type="spellStart"/>
      <w:r w:rsidRPr="00E608DA">
        <w:rPr>
          <w:rFonts w:asciiTheme="minorBidi" w:hAnsiTheme="minorBidi" w:cstheme="minorBidi"/>
          <w:b/>
          <w:sz w:val="19"/>
          <w:szCs w:val="19"/>
          <w:rtl/>
        </w:rPr>
        <w:t>משא"כ</w:t>
      </w:r>
      <w:proofErr w:type="spellEnd"/>
      <w:r w:rsidRPr="00E608DA">
        <w:rPr>
          <w:rFonts w:asciiTheme="minorBidi" w:hAnsiTheme="minorBidi" w:cstheme="minorBidi"/>
          <w:b/>
          <w:sz w:val="19"/>
          <w:szCs w:val="19"/>
          <w:rtl/>
        </w:rPr>
        <w:t xml:space="preserve"> ב</w:t>
      </w:r>
      <w:r>
        <w:rPr>
          <w:rFonts w:asciiTheme="minorBidi" w:hAnsiTheme="minorBidi" w:cstheme="minorBidi" w:hint="cs"/>
          <w:b/>
          <w:sz w:val="19"/>
          <w:szCs w:val="19"/>
          <w:rtl/>
        </w:rPr>
        <w:t xml:space="preserve">תי כסאות </w:t>
      </w:r>
      <w:r w:rsidRPr="00E608DA">
        <w:rPr>
          <w:rFonts w:asciiTheme="minorBidi" w:hAnsiTheme="minorBidi" w:cstheme="minorBidi"/>
          <w:b/>
          <w:sz w:val="19"/>
          <w:szCs w:val="19"/>
          <w:rtl/>
        </w:rPr>
        <w:t xml:space="preserve">שלנו צריך לעשות פעולה כדי שירד</w:t>
      </w:r>
      <w:del w:id="1703" w:author="מגיה" w:date="2026-10-15T09:00:00Z">
        <w:r w:rsidRPr="00E608DA">
          <w:rPr>
            <w:rFonts w:asciiTheme="minorBidi" w:hAnsiTheme="minorBidi" w:cstheme="minorBidi"/>
            <w:b/>
            <w:sz w:val="19"/>
            <w:szCs w:val="19"/>
            <w:rtl/>
          </w:rPr>
          <w:delText xml:space="preserve">.</w:delText>
        </w:r>
      </w:del>
      <w:ins w:id="1704"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מ"מ עצם זה שרגילים </w:t>
      </w:r>
      <w:proofErr w:type="spellStart"/>
      <w:r w:rsidRPr="00E608DA">
        <w:rPr>
          <w:rFonts w:asciiTheme="minorBidi" w:hAnsiTheme="minorBidi" w:cstheme="minorBidi"/>
          <w:b/>
          <w:sz w:val="19"/>
          <w:szCs w:val="19"/>
          <w:rtl/>
        </w:rPr>
        <w:t>לשוטפו</w:t>
      </w:r>
      <w:proofErr w:type="spellEnd"/>
      <w:r w:rsidRPr="00E608DA">
        <w:rPr>
          <w:rFonts w:asciiTheme="minorBidi" w:hAnsiTheme="minorBidi" w:cstheme="minorBidi"/>
          <w:b/>
          <w:sz w:val="19"/>
          <w:szCs w:val="19"/>
          <w:rtl/>
        </w:rPr>
        <w:t xml:space="preserve"> ברביעית מים, מתבטל דין 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כעין שכתב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סי' פז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גרף של רעי שאם מיוחד להשתין ובכל פעם שמשתין נותן לתוכו רביעית מים שרי. </w:t>
      </w:r>
      <w:proofErr w:type="spellStart"/>
      <w:r w:rsidRPr="00E608DA">
        <w:rPr>
          <w:rFonts w:asciiTheme="minorBidi" w:hAnsiTheme="minorBidi" w:cstheme="minorBidi"/>
          <w:b/>
          <w:sz w:val="19"/>
          <w:szCs w:val="19"/>
          <w:rtl/>
        </w:rPr>
        <w:t>ו</w:t>
      </w:r>
      <w:r>
        <w:rPr>
          <w:rFonts w:asciiTheme="minorBidi" w:hAnsiTheme="minorBidi" w:cstheme="minorBidi" w:hint="cs"/>
          <w:b/>
          <w:sz w:val="19"/>
          <w:szCs w:val="19"/>
          <w:rtl/>
        </w:rPr>
        <w:t>ב</w:t>
      </w:r>
      <w:r w:rsidRPr="00E608DA">
        <w:rPr>
          <w:rFonts w:asciiTheme="minorBidi" w:hAnsiTheme="minorBidi" w:cstheme="minorBidi"/>
          <w:b/>
          <w:sz w:val="19"/>
          <w:szCs w:val="19"/>
          <w:rtl/>
        </w:rPr>
        <w:t>ביה"ל</w:t>
      </w:r>
      <w:proofErr w:type="spellEnd"/>
      <w:r w:rsidRPr="00E608DA">
        <w:rPr>
          <w:rFonts w:asciiTheme="minorBidi" w:hAnsiTheme="minorBidi" w:cstheme="minorBidi"/>
          <w:b/>
          <w:sz w:val="19"/>
          <w:szCs w:val="19"/>
          <w:rtl/>
        </w:rPr>
        <w:t xml:space="preserve"> שם ביאר סברתו</w:t>
      </w:r>
      <w:r>
        <w:rPr>
          <w:rFonts w:asciiTheme="minorBidi" w:hAnsiTheme="minorBidi" w:cstheme="minorBidi" w:hint="cs"/>
          <w:b/>
          <w:sz w:val="19"/>
          <w:szCs w:val="19"/>
          <w:rtl/>
        </w:rPr>
        <w:t>,</w:t>
      </w:r>
      <w:r w:rsidRPr="00E608DA">
        <w:rPr>
          <w:rFonts w:asciiTheme="minorBidi" w:hAnsiTheme="minorBidi" w:cstheme="minorBidi"/>
          <w:b/>
          <w:sz w:val="19"/>
          <w:szCs w:val="19"/>
          <w:rtl/>
        </w:rPr>
        <w:t xml:space="preserve"> כיון ששופך תמיד מים בתוכו תיכף אחר הטלת </w:t>
      </w:r>
      <w:proofErr w:type="spellStart"/>
      <w:r w:rsidRPr="00E608DA">
        <w:rPr>
          <w:rFonts w:asciiTheme="minorBidi" w:hAnsiTheme="minorBidi" w:cstheme="minorBidi"/>
          <w:b/>
          <w:sz w:val="19"/>
          <w:szCs w:val="19"/>
          <w:rtl/>
        </w:rPr>
        <w:t>המ"ר</w:t>
      </w:r>
      <w:proofErr w:type="spellEnd"/>
      <w:r w:rsidRPr="00E608DA">
        <w:rPr>
          <w:rFonts w:asciiTheme="minorBidi" w:hAnsiTheme="minorBidi" w:cstheme="minorBidi"/>
          <w:b/>
          <w:sz w:val="19"/>
          <w:szCs w:val="19"/>
          <w:rtl/>
        </w:rPr>
        <w:t xml:space="preserve">, לא הניחו להתייחד לבית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ואין לחלק</w:t>
      </w:r>
      <w:del w:id="1701" w:author="מגיה" w:date="2026-10-15T09:00:00Z">
        <w:r w:rsidRPr="00E608DA">
          <w:rPr>
            <w:rFonts w:asciiTheme="minorBidi" w:hAnsiTheme="minorBidi" w:cstheme="minorBidi"/>
            <w:b/>
            <w:sz w:val="19"/>
            <w:szCs w:val="19"/>
            <w:rtl/>
          </w:rPr>
          <w:delText xml:space="preserve">  </w:delText>
        </w:r>
      </w:del>
      <w:ins w:id="1702" w:author="מגיה" w:date="2026-10-15T09:00:00Z">
        <w:r>
          <w:rPr>
            <w:rFonts w:asciiTheme="minorBidi" w:hAnsiTheme="minorBidi" w:cstheme="minorBidi"/>
            <w:b/>
            <w:sz w:val="19"/>
            <w:szCs w:val="19"/>
            <w:rtl/>
          </w:rPr>
          <w:t xml:space="preserve"> </w:t>
        </w:r>
      </w:ins>
      <w:r w:rsidRPr="00E608DA">
        <w:rPr>
          <w:rFonts w:asciiTheme="minorBidi" w:hAnsiTheme="minorBidi" w:cstheme="minorBidi"/>
          <w:b/>
          <w:sz w:val="19"/>
          <w:szCs w:val="19"/>
          <w:rtl/>
        </w:rPr>
        <w:t xml:space="preserve">בין נידון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ששופך שם מים בכוונה כדי לבטל לבין נידון </w:t>
      </w:r>
      <w:proofErr w:type="spellStart"/>
      <w:r w:rsidRPr="00E608DA">
        <w:rPr>
          <w:rFonts w:asciiTheme="minorBidi" w:hAnsiTheme="minorBidi" w:cstheme="minorBidi"/>
          <w:b/>
          <w:sz w:val="19"/>
          <w:szCs w:val="19"/>
          <w:rtl/>
        </w:rPr>
        <w:t>דידן</w:t>
      </w:r>
      <w:proofErr w:type="spellEnd"/>
      <w:r w:rsidRPr="00E608DA">
        <w:rPr>
          <w:rFonts w:asciiTheme="minorBidi" w:hAnsiTheme="minorBidi" w:cstheme="minorBidi"/>
          <w:b/>
          <w:sz w:val="19"/>
          <w:szCs w:val="19"/>
          <w:rtl/>
        </w:rPr>
        <w:t xml:space="preserve"> שזה צורת השימוש, </w:t>
      </w:r>
      <w:proofErr w:type="spellStart"/>
      <w:r w:rsidRPr="00E608DA">
        <w:rPr>
          <w:rFonts w:asciiTheme="minorBidi" w:hAnsiTheme="minorBidi" w:cstheme="minorBidi"/>
          <w:b/>
          <w:sz w:val="19"/>
          <w:szCs w:val="19"/>
          <w:rtl/>
        </w:rPr>
        <w:t>דאדרבה</w:t>
      </w:r>
      <w:proofErr w:type="spellEnd"/>
      <w:r w:rsidRPr="00E608DA">
        <w:rPr>
          <w:rFonts w:asciiTheme="minorBidi" w:hAnsiTheme="minorBidi" w:cstheme="minorBidi"/>
          <w:b/>
          <w:sz w:val="19"/>
          <w:szCs w:val="19"/>
          <w:rtl/>
        </w:rPr>
        <w:t xml:space="preserve"> אולי </w:t>
      </w:r>
      <w:proofErr w:type="spellStart"/>
      <w:r w:rsidRPr="00E608DA">
        <w:rPr>
          <w:rFonts w:asciiTheme="minorBidi" w:hAnsiTheme="minorBidi" w:cstheme="minorBidi"/>
          <w:b/>
          <w:sz w:val="19"/>
          <w:szCs w:val="19"/>
          <w:rtl/>
        </w:rPr>
        <w:t>בכה"ג</w:t>
      </w:r>
      <w:proofErr w:type="spellEnd"/>
      <w:r w:rsidRPr="00E608DA">
        <w:rPr>
          <w:rFonts w:asciiTheme="minorBidi" w:hAnsiTheme="minorBidi" w:cstheme="minorBidi"/>
          <w:b/>
          <w:sz w:val="19"/>
          <w:szCs w:val="19"/>
          <w:rtl/>
        </w:rPr>
        <w:t xml:space="preserve"> שזה צורת השימוש עדיף טפי.</w:t>
      </w:r>
    </w:p>
  </w:footnote>
  <w:footnote w:id="64">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E608DA">
        <w:rPr>
          <w:rFonts w:asciiTheme="minorBidi" w:hAnsiTheme="minorBidi" w:cstheme="minorBidi"/>
          <w:b/>
          <w:sz w:val="19"/>
          <w:szCs w:val="19"/>
          <w:rtl/>
        </w:rPr>
        <w:t xml:space="preserve">ראה </w:t>
      </w:r>
      <w:proofErr w:type="spellStart"/>
      <w:r w:rsidRPr="00E608DA">
        <w:rPr>
          <w:rFonts w:asciiTheme="minorBidi" w:hAnsiTheme="minorBidi" w:cstheme="minorBidi"/>
          <w:b/>
          <w:sz w:val="19"/>
          <w:szCs w:val="19"/>
          <w:rtl/>
        </w:rPr>
        <w:t>מג"א</w:t>
      </w:r>
      <w:proofErr w:type="spellEnd"/>
      <w:r w:rsidRPr="00E608DA">
        <w:rPr>
          <w:rFonts w:asciiTheme="minorBidi" w:hAnsiTheme="minorBidi" w:cstheme="minorBidi"/>
          <w:b/>
          <w:sz w:val="19"/>
          <w:szCs w:val="19"/>
          <w:rtl/>
        </w:rPr>
        <w:t xml:space="preserve"> (סי' פז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גרף, </w:t>
      </w:r>
      <w:proofErr w:type="spellStart"/>
      <w:r w:rsidRPr="00E608DA">
        <w:rPr>
          <w:rFonts w:asciiTheme="minorBidi" w:hAnsiTheme="minorBidi" w:cstheme="minorBidi"/>
          <w:b/>
          <w:sz w:val="19"/>
          <w:szCs w:val="19"/>
          <w:rtl/>
        </w:rPr>
        <w:t>דאם</w:t>
      </w:r>
      <w:proofErr w:type="spellEnd"/>
      <w:r w:rsidRPr="00E608DA">
        <w:rPr>
          <w:rFonts w:asciiTheme="minorBidi" w:hAnsiTheme="minorBidi" w:cstheme="minorBidi"/>
          <w:b/>
          <w:sz w:val="19"/>
          <w:szCs w:val="19"/>
          <w:rtl/>
        </w:rPr>
        <w:t xml:space="preserve"> מיוחד גם לתשמיש אחר, כגון לשפוך לתוכו שופכין לא נחשב גרף כשהוא נקי. וכן מבואר בט"ז (סי' פג </w:t>
      </w:r>
      <w:proofErr w:type="spellStart"/>
      <w:r w:rsidRPr="00E608DA">
        <w:rPr>
          <w:rFonts w:asciiTheme="minorBidi" w:hAnsiTheme="minorBidi" w:cstheme="minorBidi"/>
          <w:b/>
          <w:sz w:val="19"/>
          <w:szCs w:val="19"/>
          <w:rtl/>
        </w:rPr>
        <w:t>סק"א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לענין</w:t>
      </w:r>
      <w:proofErr w:type="spellEnd"/>
      <w:r w:rsidRPr="00E608DA">
        <w:rPr>
          <w:rFonts w:asciiTheme="minorBidi" w:hAnsiTheme="minorBidi" w:cstheme="minorBidi"/>
          <w:b/>
          <w:sz w:val="19"/>
          <w:szCs w:val="19"/>
          <w:rtl/>
        </w:rPr>
        <w:t xml:space="preserve"> מחיצה 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שאם מיועד גם לבית, לא נאסר.</w:t>
      </w:r>
      <w:del w:id="1739" w:author="מגיה" w:date="2026-10-15T09:00:00Z">
        <w:r w:rsidRPr="00E608DA">
          <w:rPr>
            <w:rFonts w:asciiTheme="minorBidi" w:hAnsiTheme="minorBidi" w:cstheme="minorBidi"/>
            <w:b/>
            <w:sz w:val="19"/>
            <w:szCs w:val="19"/>
            <w:rtl/>
          </w:rPr>
          <w:delText xml:space="preserve"> </w:delText>
        </w:r>
      </w:del>
    </w:p>
  </w:footnote>
  <w:footnote w:id="65">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ראה ארץ צבי סי</w:t>
      </w:r>
      <w:ins w:id="1706"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קי.</w:t>
      </w:r>
      <w:del w:id="1705" w:author="מגיה" w:date="2026-10-15T09:00:00Z">
        <w:r w:rsidRPr="00E608DA">
          <w:rPr>
            <w:rFonts w:asciiTheme="minorBidi" w:hAnsiTheme="minorBidi" w:cstheme="minorBidi"/>
            <w:b/>
            <w:sz w:val="19"/>
            <w:szCs w:val="19"/>
            <w:rtl/>
          </w:rPr>
          <w:delText xml:space="preserve"> </w:delText>
        </w:r>
      </w:del>
    </w:p>
  </w:footnote>
  <w:footnote w:id="66">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בדעת תורה ציין למס' </w:t>
      </w:r>
      <w:proofErr w:type="spellStart"/>
      <w:r w:rsidRPr="00E608DA">
        <w:rPr>
          <w:rFonts w:asciiTheme="minorBidi" w:hAnsiTheme="minorBidi" w:cstheme="minorBidi"/>
          <w:b/>
          <w:sz w:val="19"/>
          <w:szCs w:val="19"/>
          <w:rtl/>
        </w:rPr>
        <w:t>ידים</w:t>
      </w:r>
      <w:proofErr w:type="spellEnd"/>
      <w:r w:rsidRPr="00E608DA">
        <w:rPr>
          <w:rFonts w:asciiTheme="minorBidi" w:hAnsiTheme="minorBidi" w:cstheme="minorBidi"/>
          <w:b/>
          <w:sz w:val="19"/>
          <w:szCs w:val="19"/>
          <w:rtl/>
        </w:rPr>
        <w:t xml:space="preserve"> ריש פ"ג, </w:t>
      </w:r>
      <w:proofErr w:type="spellStart"/>
      <w:r w:rsidRPr="00E608DA">
        <w:rPr>
          <w:rFonts w:asciiTheme="minorBidi" w:hAnsiTheme="minorBidi" w:cstheme="minorBidi"/>
          <w:b/>
          <w:sz w:val="19"/>
          <w:szCs w:val="19"/>
          <w:rtl/>
        </w:rPr>
        <w:t>ולתוס</w:t>
      </w:r>
      <w:proofErr w:type="spellEnd"/>
      <w:r w:rsidRPr="00E608DA">
        <w:rPr>
          <w:rFonts w:asciiTheme="minorBidi" w:hAnsiTheme="minorBidi" w:cstheme="minorBidi"/>
          <w:b/>
          <w:sz w:val="19"/>
          <w:szCs w:val="19"/>
          <w:rtl/>
        </w:rPr>
        <w:t xml:space="preserve">' שבועות י"ז: (ד"ה אפילו) </w:t>
      </w:r>
      <w:proofErr w:type="spellStart"/>
      <w:r w:rsidRPr="00E608DA">
        <w:rPr>
          <w:rFonts w:asciiTheme="minorBidi" w:hAnsiTheme="minorBidi" w:cstheme="minorBidi"/>
          <w:b/>
          <w:sz w:val="19"/>
          <w:szCs w:val="19"/>
          <w:rtl/>
        </w:rPr>
        <w:t>דביאה</w:t>
      </w:r>
      <w:proofErr w:type="spellEnd"/>
      <w:r w:rsidRPr="00E608DA">
        <w:rPr>
          <w:rFonts w:asciiTheme="minorBidi" w:hAnsiTheme="minorBidi" w:cstheme="minorBidi"/>
          <w:b/>
          <w:sz w:val="19"/>
          <w:szCs w:val="19"/>
          <w:rtl/>
        </w:rPr>
        <w:t xml:space="preserve"> במקצת לאו שמה ביאה, ומשמע שמצדד להקל, וכן כתבו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צי"א</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ח"ז</w:t>
      </w:r>
      <w:proofErr w:type="spellEnd"/>
      <w:r w:rsidRPr="00E608DA">
        <w:rPr>
          <w:rFonts w:asciiTheme="minorBidi" w:hAnsiTheme="minorBidi" w:cstheme="minorBidi"/>
          <w:b/>
          <w:sz w:val="19"/>
          <w:szCs w:val="19"/>
          <w:rtl/>
        </w:rPr>
        <w:t xml:space="preserve"> סי' ב') </w:t>
      </w:r>
      <w:proofErr w:type="spellStart"/>
      <w:r w:rsidRPr="00E608DA">
        <w:rPr>
          <w:rFonts w:asciiTheme="minorBidi" w:hAnsiTheme="minorBidi" w:cstheme="minorBidi"/>
          <w:b/>
          <w:sz w:val="19"/>
          <w:szCs w:val="19"/>
          <w:rtl/>
        </w:rPr>
        <w:t>ובשו"ת</w:t>
      </w:r>
      <w:proofErr w:type="spellEnd"/>
      <w:r w:rsidRPr="00E608DA">
        <w:rPr>
          <w:rFonts w:asciiTheme="minorBidi" w:hAnsiTheme="minorBidi" w:cstheme="minorBidi"/>
          <w:b/>
          <w:sz w:val="19"/>
          <w:szCs w:val="19"/>
          <w:rtl/>
        </w:rPr>
        <w:t xml:space="preserve"> להורות נתן (</w:t>
      </w:r>
      <w:proofErr w:type="spellStart"/>
      <w:r w:rsidRPr="00E608DA">
        <w:rPr>
          <w:rFonts w:asciiTheme="minorBidi" w:hAnsiTheme="minorBidi" w:cstheme="minorBidi"/>
          <w:b/>
          <w:sz w:val="19"/>
          <w:szCs w:val="19"/>
          <w:rtl/>
        </w:rPr>
        <w:t>ח"ז</w:t>
      </w:r>
      <w:proofErr w:type="spellEnd"/>
      <w:r w:rsidRPr="00E608DA">
        <w:rPr>
          <w:rFonts w:asciiTheme="minorBidi" w:hAnsiTheme="minorBidi" w:cstheme="minorBidi"/>
          <w:b/>
          <w:sz w:val="19"/>
          <w:szCs w:val="19"/>
          <w:rtl/>
        </w:rPr>
        <w:t xml:space="preserve"> סי' א').</w:t>
      </w:r>
      <w:del w:id="1740" w:author="מגיה" w:date="2026-10-15T09:00:00Z">
        <w:r w:rsidRPr="00E608DA">
          <w:rPr>
            <w:rFonts w:asciiTheme="minorBidi" w:hAnsiTheme="minorBidi" w:cstheme="minorBidi"/>
            <w:b/>
            <w:sz w:val="19"/>
            <w:szCs w:val="19"/>
            <w:rtl/>
          </w:rPr>
          <w:delText xml:space="preserve"> </w:delText>
        </w:r>
      </w:del>
    </w:p>
  </w:footnote>
  <w:footnote w:id="67">
    <w:p w:rsidR="00A4713F" w:rsidRPr="00E608DA" w:rsidRDefault="00A4713F" w:rsidP="006F4E74">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Style w:val="a7"/>
          <w:sz w:val="19"/>
          <w:szCs w:val="19"/>
        </w:rPr>
        <w:t xml:space="preserve"> </w:t>
      </w:r>
      <w:r w:rsidRPr="00E608DA">
        <w:rPr>
          <w:rStyle w:val="a7"/>
          <w:sz w:val="19"/>
          <w:szCs w:val="19"/>
          <w:rtl/>
        </w:rPr>
        <w:t xml:space="preserve"> </w:t>
      </w:r>
      <w:r w:rsidRPr="00E608DA">
        <w:rPr>
          <w:rFonts w:asciiTheme="minorBidi" w:hAnsiTheme="minorBidi" w:cstheme="minorBidi"/>
          <w:b/>
          <w:sz w:val="19"/>
          <w:szCs w:val="19"/>
          <w:rtl/>
        </w:rPr>
        <w:t xml:space="preserve">כן מבואר מדברי המחצית השקל על דברי </w:t>
      </w:r>
      <w:proofErr w:type="spellStart"/>
      <w:r w:rsidRPr="00E608DA">
        <w:rPr>
          <w:rFonts w:asciiTheme="minorBidi" w:hAnsiTheme="minorBidi" w:cstheme="minorBidi"/>
          <w:b/>
          <w:sz w:val="19"/>
          <w:szCs w:val="19"/>
          <w:rtl/>
        </w:rPr>
        <w:t>המג"א</w:t>
      </w:r>
      <w:proofErr w:type="spellEnd"/>
      <w:r w:rsidRPr="00E608DA">
        <w:rPr>
          <w:rFonts w:asciiTheme="minorBidi" w:hAnsiTheme="minorBidi" w:cstheme="minorBidi"/>
          <w:b/>
          <w:sz w:val="19"/>
          <w:szCs w:val="19"/>
          <w:rtl/>
        </w:rPr>
        <w:t xml:space="preserve"> שציינתי בפנים, </w:t>
      </w:r>
      <w:r w:rsidR="006F4E74">
        <w:rPr>
          <w:rFonts w:asciiTheme="minorBidi" w:hAnsiTheme="minorBidi" w:cstheme="minorBidi" w:hint="cs"/>
          <w:b/>
          <w:sz w:val="19"/>
          <w:szCs w:val="19"/>
          <w:rtl/>
        </w:rPr>
        <w:t xml:space="preserve">שכתב </w:t>
      </w:r>
      <w:proofErr w:type="spellStart"/>
      <w:r w:rsidRPr="00E608DA">
        <w:rPr>
          <w:rFonts w:asciiTheme="minorBidi" w:hAnsiTheme="minorBidi" w:cstheme="minorBidi"/>
          <w:b/>
          <w:sz w:val="19"/>
          <w:szCs w:val="19"/>
          <w:rtl/>
        </w:rPr>
        <w:t>דהכל</w:t>
      </w:r>
      <w:proofErr w:type="spellEnd"/>
      <w:r w:rsidRPr="00E608DA">
        <w:rPr>
          <w:rFonts w:asciiTheme="minorBidi" w:hAnsiTheme="minorBidi" w:cstheme="minorBidi"/>
          <w:b/>
          <w:sz w:val="19"/>
          <w:szCs w:val="19"/>
          <w:rtl/>
        </w:rPr>
        <w:t xml:space="preserve"> לפי המדינה ודרך </w:t>
      </w:r>
      <w:proofErr w:type="spellStart"/>
      <w:r w:rsidRPr="00E608DA">
        <w:rPr>
          <w:rFonts w:asciiTheme="minorBidi" w:hAnsiTheme="minorBidi" w:cstheme="minorBidi"/>
          <w:b/>
          <w:sz w:val="19"/>
          <w:szCs w:val="19"/>
          <w:rtl/>
        </w:rPr>
        <w:t>לבושיהן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דבמקום</w:t>
      </w:r>
      <w:proofErr w:type="spellEnd"/>
      <w:r w:rsidRPr="00E608DA">
        <w:rPr>
          <w:rFonts w:asciiTheme="minorBidi" w:hAnsiTheme="minorBidi" w:cstheme="minorBidi"/>
          <w:b/>
          <w:sz w:val="19"/>
          <w:szCs w:val="19"/>
          <w:rtl/>
        </w:rPr>
        <w:t xml:space="preserve"> שיש להם כתונת שרחב בית היד וכן אין </w:t>
      </w:r>
      <w:proofErr w:type="spellStart"/>
      <w:r w:rsidRPr="00E608DA">
        <w:rPr>
          <w:rFonts w:asciiTheme="minorBidi" w:hAnsiTheme="minorBidi" w:cstheme="minorBidi"/>
          <w:b/>
          <w:sz w:val="19"/>
          <w:szCs w:val="19"/>
          <w:rtl/>
        </w:rPr>
        <w:t>כורכין</w:t>
      </w:r>
      <w:proofErr w:type="spellEnd"/>
      <w:r w:rsidRPr="00E608DA">
        <w:rPr>
          <w:rFonts w:asciiTheme="minorBidi" w:hAnsiTheme="minorBidi" w:cstheme="minorBidi"/>
          <w:b/>
          <w:sz w:val="19"/>
          <w:szCs w:val="19"/>
          <w:rtl/>
        </w:rPr>
        <w:t xml:space="preserve"> סביב </w:t>
      </w:r>
      <w:proofErr w:type="spellStart"/>
      <w:r w:rsidRPr="00E608DA">
        <w:rPr>
          <w:rFonts w:asciiTheme="minorBidi" w:hAnsiTheme="minorBidi" w:cstheme="minorBidi"/>
          <w:b/>
          <w:sz w:val="19"/>
          <w:szCs w:val="19"/>
          <w:rtl/>
        </w:rPr>
        <w:t>הצואר</w:t>
      </w:r>
      <w:proofErr w:type="spellEnd"/>
      <w:r w:rsidRPr="00E608DA">
        <w:rPr>
          <w:rFonts w:asciiTheme="minorBidi" w:hAnsiTheme="minorBidi" w:cstheme="minorBidi"/>
          <w:b/>
          <w:sz w:val="19"/>
          <w:szCs w:val="19"/>
          <w:rtl/>
        </w:rPr>
        <w:t xml:space="preserve">, א"כ נשאר עד השיעור שכתב מ"א ע"פ הרוב מגולה </w:t>
      </w:r>
      <w:proofErr w:type="spellStart"/>
      <w:r w:rsidRPr="00E608DA">
        <w:rPr>
          <w:rFonts w:asciiTheme="minorBidi" w:hAnsiTheme="minorBidi" w:cstheme="minorBidi"/>
          <w:b/>
          <w:sz w:val="19"/>
          <w:szCs w:val="19"/>
          <w:rtl/>
        </w:rPr>
        <w:t>וליכא</w:t>
      </w:r>
      <w:proofErr w:type="spellEnd"/>
      <w:r w:rsidRPr="00E608DA">
        <w:rPr>
          <w:rFonts w:asciiTheme="minorBidi" w:hAnsiTheme="minorBidi" w:cstheme="minorBidi"/>
          <w:b/>
          <w:sz w:val="19"/>
          <w:szCs w:val="19"/>
          <w:rtl/>
        </w:rPr>
        <w:t xml:space="preserve"> שם מלמולי זיעה, אבל במקום שכורכים מטפחת סביב צווארם ובית יד של כתונת שלהם קצר, א"כ גם אלו מקומות על פי הרוב מכוסים ויש גם שם מלמולי זיעה</w:t>
      </w:r>
      <w:r w:rsidR="006F4E74">
        <w:rPr>
          <w:rFonts w:asciiTheme="minorBidi" w:hAnsiTheme="minorBidi" w:cstheme="minorBidi" w:hint="cs"/>
          <w:b/>
          <w:sz w:val="19"/>
          <w:szCs w:val="19"/>
          <w:rtl/>
        </w:rPr>
        <w:t xml:space="preserve"> ע"כ</w:t>
      </w:r>
      <w:r w:rsidRPr="00E608DA">
        <w:rPr>
          <w:rFonts w:asciiTheme="minorBidi" w:hAnsiTheme="minorBidi" w:cstheme="minorBidi"/>
          <w:b/>
          <w:sz w:val="19"/>
          <w:szCs w:val="19"/>
          <w:rtl/>
        </w:rPr>
        <w:t xml:space="preserve">. ז"א לפי המחצית השקל תלוי כל אחד לפי דרכו להיות מגולה, </w:t>
      </w:r>
      <w:proofErr w:type="spellStart"/>
      <w:r w:rsidRPr="00E608DA">
        <w:rPr>
          <w:rFonts w:asciiTheme="minorBidi" w:hAnsiTheme="minorBidi" w:cstheme="minorBidi"/>
          <w:b/>
          <w:sz w:val="19"/>
          <w:szCs w:val="19"/>
          <w:rtl/>
        </w:rPr>
        <w:t>ולענין</w:t>
      </w:r>
      <w:proofErr w:type="spellEnd"/>
      <w:r w:rsidRPr="00E608DA">
        <w:rPr>
          <w:rFonts w:asciiTheme="minorBidi" w:hAnsiTheme="minorBidi" w:cstheme="minorBidi"/>
          <w:b/>
          <w:sz w:val="19"/>
          <w:szCs w:val="19"/>
          <w:rtl/>
        </w:rPr>
        <w:t xml:space="preserve"> נידון </w:t>
      </w:r>
      <w:proofErr w:type="spellStart"/>
      <w:r w:rsidRPr="00E608DA">
        <w:rPr>
          <w:rFonts w:asciiTheme="minorBidi" w:hAnsiTheme="minorBidi" w:cstheme="minorBidi"/>
          <w:b/>
          <w:sz w:val="19"/>
          <w:szCs w:val="19"/>
          <w:rtl/>
        </w:rPr>
        <w:t>דידן</w:t>
      </w:r>
      <w:proofErr w:type="spellEnd"/>
      <w:r w:rsidRPr="00E608DA">
        <w:rPr>
          <w:rFonts w:asciiTheme="minorBidi" w:hAnsiTheme="minorBidi" w:cstheme="minorBidi"/>
          <w:b/>
          <w:sz w:val="19"/>
          <w:szCs w:val="19"/>
          <w:rtl/>
        </w:rPr>
        <w:t xml:space="preserve"> יש להקל בקטנים במקומות שדרכם להיות מגולים. והנה </w:t>
      </w:r>
      <w:proofErr w:type="spellStart"/>
      <w:r w:rsidRPr="00E608DA">
        <w:rPr>
          <w:rFonts w:asciiTheme="minorBidi" w:hAnsiTheme="minorBidi" w:cstheme="minorBidi"/>
          <w:b/>
          <w:sz w:val="19"/>
          <w:szCs w:val="19"/>
          <w:rtl/>
        </w:rPr>
        <w:t>הביה"ל</w:t>
      </w:r>
      <w:proofErr w:type="spellEnd"/>
      <w:r w:rsidRPr="00E608DA">
        <w:rPr>
          <w:rFonts w:asciiTheme="minorBidi" w:hAnsiTheme="minorBidi" w:cstheme="minorBidi"/>
          <w:b/>
          <w:sz w:val="19"/>
          <w:szCs w:val="19"/>
          <w:rtl/>
        </w:rPr>
        <w:t xml:space="preserve"> (ד"ה צריך ליזהר) ציין לדברי המחצית השקל וכתב</w:t>
      </w:r>
      <w:ins w:id="1711"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ולא העתקתי דלא משמע כן בזבחים י"ט ע"ב ברש"י ד"ה ולא למעלה. מיהו </w:t>
      </w:r>
      <w:proofErr w:type="spellStart"/>
      <w:r w:rsidRPr="00E608DA">
        <w:rPr>
          <w:rFonts w:asciiTheme="minorBidi" w:hAnsiTheme="minorBidi" w:cstheme="minorBidi"/>
          <w:b/>
          <w:sz w:val="19"/>
          <w:szCs w:val="19"/>
          <w:rtl/>
        </w:rPr>
        <w:t>בכה"ח</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סקצ"ט</w:t>
      </w:r>
      <w:proofErr w:type="spellEnd"/>
      <w:r w:rsidRPr="00E608DA">
        <w:rPr>
          <w:rFonts w:asciiTheme="minorBidi" w:hAnsiTheme="minorBidi" w:cstheme="minorBidi"/>
          <w:b/>
          <w:sz w:val="19"/>
          <w:szCs w:val="19"/>
          <w:rtl/>
        </w:rPr>
        <w:t xml:space="preserve"> הביא בשם בן איש חי שמצדיק דברי </w:t>
      </w:r>
      <w:proofErr w:type="spellStart"/>
      <w:r w:rsidRPr="00E608DA">
        <w:rPr>
          <w:rFonts w:asciiTheme="minorBidi" w:hAnsiTheme="minorBidi" w:cstheme="minorBidi"/>
          <w:b/>
          <w:sz w:val="19"/>
          <w:szCs w:val="19"/>
          <w:rtl/>
        </w:rPr>
        <w:t>מחצה"ש</w:t>
      </w:r>
      <w:proofErr w:type="spellEnd"/>
      <w:r w:rsidRPr="00E608DA">
        <w:rPr>
          <w:rFonts w:asciiTheme="minorBidi" w:hAnsiTheme="minorBidi" w:cstheme="minorBidi"/>
          <w:b/>
          <w:sz w:val="19"/>
          <w:szCs w:val="19"/>
          <w:rtl/>
        </w:rPr>
        <w:t xml:space="preserve">. וכן כתב להקל בהליכות שלמה שם, </w:t>
      </w:r>
      <w:proofErr w:type="spellStart"/>
      <w:r w:rsidRPr="00E608DA">
        <w:rPr>
          <w:rFonts w:asciiTheme="minorBidi" w:hAnsiTheme="minorBidi" w:cstheme="minorBidi"/>
          <w:b/>
          <w:sz w:val="19"/>
          <w:szCs w:val="19"/>
          <w:rtl/>
        </w:rPr>
        <w:t>ובשו"ת</w:t>
      </w:r>
      <w:proofErr w:type="spellEnd"/>
      <w:r w:rsidRPr="00E608DA">
        <w:rPr>
          <w:rFonts w:asciiTheme="minorBidi" w:hAnsiTheme="minorBidi" w:cstheme="minorBidi"/>
          <w:b/>
          <w:sz w:val="19"/>
          <w:szCs w:val="19"/>
          <w:rtl/>
        </w:rPr>
        <w:t xml:space="preserve"> אור לציון </w:t>
      </w:r>
      <w:proofErr w:type="spellStart"/>
      <w:r w:rsidRPr="00E608DA">
        <w:rPr>
          <w:rFonts w:asciiTheme="minorBidi" w:hAnsiTheme="minorBidi" w:cstheme="minorBidi"/>
          <w:b/>
          <w:sz w:val="19"/>
          <w:szCs w:val="19"/>
          <w:rtl/>
        </w:rPr>
        <w:t>ח"ב</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פמ"ד</w:t>
      </w:r>
      <w:proofErr w:type="spellEnd"/>
      <w:r w:rsidRPr="00E608DA">
        <w:rPr>
          <w:rFonts w:asciiTheme="minorBidi" w:hAnsiTheme="minorBidi" w:cstheme="minorBidi"/>
          <w:b/>
          <w:sz w:val="19"/>
          <w:szCs w:val="19"/>
          <w:rtl/>
        </w:rPr>
        <w:t xml:space="preserve"> אות ו' בנוגע בילדים ותינוקות במקומות שחלקי גופם </w:t>
      </w:r>
      <w:del w:id="1709" w:author="מגיה" w:date="2026-10-15T09:00:00Z">
        <w:r w:rsidRPr="00E608DA">
          <w:rPr>
            <w:rFonts w:asciiTheme="minorBidi" w:hAnsiTheme="minorBidi" w:cstheme="minorBidi"/>
            <w:b/>
            <w:sz w:val="19"/>
            <w:szCs w:val="19"/>
            <w:rtl/>
          </w:rPr>
          <w:delText xml:space="preserve">אינו</w:delText>
        </w:r>
      </w:del>
      <w:ins w:id="1710" w:author="מגיה" w:date="2026-10-15T09:00:00Z">
        <w:r>
          <w:rPr>
            <w:rFonts w:asciiTheme="minorBidi" w:hAnsiTheme="minorBidi" w:cstheme="minorBidi"/>
            <w:b/>
            <w:sz w:val="19"/>
            <w:szCs w:val="19"/>
            <w:rtl/>
          </w:rPr>
          <w:t xml:space="preserve">אינם</w:t>
        </w:r>
      </w:ins>
      <w:r w:rsidRPr="00E608DA">
        <w:rPr>
          <w:rFonts w:asciiTheme="minorBidi" w:hAnsiTheme="minorBidi" w:cstheme="minorBidi"/>
          <w:b/>
          <w:sz w:val="19"/>
          <w:szCs w:val="19"/>
          <w:rtl/>
        </w:rPr>
        <w:t xml:space="preserve"> </w:t>
      </w:r>
      <w:del w:id="1707" w:author="מגיה" w:date="2026-10-15T09:00:00Z">
        <w:r w:rsidRPr="00E608DA">
          <w:rPr>
            <w:rFonts w:asciiTheme="minorBidi" w:hAnsiTheme="minorBidi" w:cstheme="minorBidi"/>
            <w:b/>
            <w:sz w:val="19"/>
            <w:szCs w:val="19"/>
            <w:rtl/>
          </w:rPr>
          <w:delText xml:space="preserve">מכוסה</w:delText>
        </w:r>
      </w:del>
      <w:ins w:id="1708" w:author="מגיה" w:date="2026-10-15T09:00:00Z">
        <w:r>
          <w:rPr>
            <w:rFonts w:asciiTheme="minorBidi" w:hAnsiTheme="minorBidi" w:cstheme="minorBidi"/>
            <w:b/>
            <w:sz w:val="19"/>
            <w:szCs w:val="19"/>
            <w:rtl/>
          </w:rPr>
          <w:t xml:space="preserve">מכוסים</w:t>
        </w:r>
      </w:ins>
      <w:r w:rsidRPr="00E608DA">
        <w:rPr>
          <w:rFonts w:asciiTheme="minorBidi" w:hAnsiTheme="minorBidi" w:cstheme="minorBidi"/>
          <w:b/>
          <w:sz w:val="19"/>
          <w:szCs w:val="19"/>
          <w:rtl/>
        </w:rPr>
        <w:t xml:space="preserve">.</w:t>
      </w:r>
    </w:p>
  </w:footnote>
  <w:footnote w:id="6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כף החיים </w:t>
      </w:r>
      <w:proofErr w:type="spellStart"/>
      <w:r w:rsidRPr="00E608DA">
        <w:rPr>
          <w:rFonts w:asciiTheme="minorBidi" w:hAnsiTheme="minorBidi" w:cstheme="minorBidi"/>
          <w:b/>
          <w:sz w:val="19"/>
          <w:szCs w:val="19"/>
          <w:rtl/>
        </w:rPr>
        <w:t>סקפ"ה</w:t>
      </w:r>
      <w:proofErr w:type="spellEnd"/>
      <w:r w:rsidRPr="00E608DA">
        <w:rPr>
          <w:rFonts w:asciiTheme="minorBidi" w:hAnsiTheme="minorBidi" w:cstheme="minorBidi" w:hint="cs"/>
          <w:b/>
          <w:sz w:val="19"/>
          <w:szCs w:val="19"/>
          <w:rtl/>
        </w:rPr>
        <w:t>.</w:t>
      </w:r>
    </w:p>
  </w:footnote>
  <w:footnote w:id="69">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בהליכות שלמה </w:t>
      </w:r>
      <w:proofErr w:type="spellStart"/>
      <w:r w:rsidRPr="00E608DA">
        <w:rPr>
          <w:rFonts w:asciiTheme="minorBidi" w:hAnsiTheme="minorBidi" w:cstheme="minorBidi"/>
          <w:b/>
          <w:sz w:val="19"/>
          <w:szCs w:val="19"/>
          <w:rtl/>
        </w:rPr>
        <w:t>פ"כ</w:t>
      </w:r>
      <w:proofErr w:type="spellEnd"/>
      <w:r w:rsidRPr="00E608DA">
        <w:rPr>
          <w:rFonts w:asciiTheme="minorBidi" w:hAnsiTheme="minorBidi" w:cstheme="minorBidi"/>
          <w:b/>
          <w:sz w:val="19"/>
          <w:szCs w:val="19"/>
          <w:rtl/>
        </w:rPr>
        <w:t xml:space="preserve"> אות ט"ו בשם </w:t>
      </w:r>
      <w:proofErr w:type="spellStart"/>
      <w:r w:rsidRPr="00E608DA">
        <w:rPr>
          <w:rFonts w:asciiTheme="minorBidi" w:hAnsiTheme="minorBidi" w:cstheme="minorBidi"/>
          <w:b/>
          <w:sz w:val="19"/>
          <w:szCs w:val="19"/>
          <w:rtl/>
        </w:rPr>
        <w:t>הגרש"ז</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אויערבאך</w:t>
      </w:r>
      <w:proofErr w:type="spellEnd"/>
      <w:r w:rsidRPr="00E608DA">
        <w:rPr>
          <w:rFonts w:asciiTheme="minorBidi" w:hAnsiTheme="minorBidi" w:cstheme="minorBidi"/>
          <w:b/>
          <w:sz w:val="19"/>
          <w:szCs w:val="19"/>
          <w:rtl/>
        </w:rPr>
        <w:t xml:space="preserve"> זצ"ל, בפרט ברגליו ששם רוח הטומאה שולטת יותר</w:t>
      </w:r>
      <w:ins w:id="1712"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ראה </w:t>
      </w:r>
      <w:proofErr w:type="spellStart"/>
      <w:r w:rsidRPr="00E608DA">
        <w:rPr>
          <w:rFonts w:asciiTheme="minorBidi" w:hAnsiTheme="minorBidi" w:cstheme="minorBidi"/>
          <w:b/>
          <w:sz w:val="19"/>
          <w:szCs w:val="19"/>
          <w:rtl/>
        </w:rPr>
        <w:t>כה"ח</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סקע"ג</w:t>
      </w:r>
      <w:proofErr w:type="spellEnd"/>
      <w:r w:rsidRPr="00E608DA">
        <w:rPr>
          <w:rFonts w:asciiTheme="minorBidi" w:hAnsiTheme="minorBidi" w:cstheme="minorBidi"/>
          <w:b/>
          <w:sz w:val="19"/>
          <w:szCs w:val="19"/>
          <w:rtl/>
        </w:rPr>
        <w:t xml:space="preserve"> בשם יפה ללב, שו"ת רב פעלים </w:t>
      </w:r>
      <w:proofErr w:type="spellStart"/>
      <w:r w:rsidRPr="00E608DA">
        <w:rPr>
          <w:rFonts w:asciiTheme="minorBidi" w:hAnsiTheme="minorBidi" w:cstheme="minorBidi"/>
          <w:b/>
          <w:sz w:val="19"/>
          <w:szCs w:val="19"/>
          <w:rtl/>
        </w:rPr>
        <w:t>ח"ב</w:t>
      </w:r>
      <w:proofErr w:type="spellEnd"/>
      <w:r w:rsidRPr="00E608DA">
        <w:rPr>
          <w:rFonts w:asciiTheme="minorBidi" w:hAnsiTheme="minorBidi" w:cstheme="minorBidi"/>
          <w:b/>
          <w:sz w:val="19"/>
          <w:szCs w:val="19"/>
          <w:rtl/>
        </w:rPr>
        <w:t xml:space="preserve"> סי' ד', שו"ת תורה לשמה סי' י"ג.</w:t>
      </w:r>
    </w:p>
  </w:footnote>
  <w:footnote w:id="7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בא"א</w:t>
      </w:r>
      <w:proofErr w:type="spellEnd"/>
      <w:r w:rsidRPr="00E608DA">
        <w:rPr>
          <w:rFonts w:asciiTheme="minorBidi" w:hAnsiTheme="minorBidi" w:cstheme="minorBidi"/>
          <w:b/>
          <w:sz w:val="19"/>
          <w:szCs w:val="19"/>
          <w:rtl/>
        </w:rPr>
        <w:t xml:space="preserve"> דרק כשנדבקה זיעה ממש לידו מהכתונת שבמקומות המכוסים, אז יש מדת חסידות ליטול או לנקות ידיו. אך כשאינו מרגיש שנדבקה זיעה ממש לידו, אין לבלבל דעתו בזה נגד דעת הבריות, דלית </w:t>
      </w:r>
      <w:proofErr w:type="spellStart"/>
      <w:r w:rsidRPr="00E608DA">
        <w:rPr>
          <w:rFonts w:asciiTheme="minorBidi" w:hAnsiTheme="minorBidi" w:cstheme="minorBidi"/>
          <w:b/>
          <w:sz w:val="19"/>
          <w:szCs w:val="19"/>
          <w:rtl/>
        </w:rPr>
        <w:t>דחש</w:t>
      </w:r>
      <w:proofErr w:type="spellEnd"/>
      <w:r w:rsidRPr="00E608DA">
        <w:rPr>
          <w:rFonts w:asciiTheme="minorBidi" w:hAnsiTheme="minorBidi" w:cstheme="minorBidi"/>
          <w:b/>
          <w:sz w:val="19"/>
          <w:szCs w:val="19"/>
          <w:rtl/>
        </w:rPr>
        <w:t xml:space="preserve"> בזה כלל בנגיעה בכתונת וכדומה, ואין להחמיר על עצמו כלל.</w:t>
      </w:r>
      <w:r w:rsidRPr="00E608DA">
        <w:rPr>
          <w:rFonts w:asciiTheme="minorBidi" w:hAnsiTheme="minorBidi" w:cstheme="minorBidi" w:hint="cs"/>
          <w:b/>
          <w:sz w:val="19"/>
          <w:szCs w:val="19"/>
          <w:rtl/>
        </w:rPr>
        <w:t xml:space="preserve"> </w:t>
      </w:r>
      <w:r w:rsidRPr="00E608DA">
        <w:rPr>
          <w:rFonts w:asciiTheme="minorBidi" w:hAnsiTheme="minorBidi" w:cstheme="minorBidi"/>
          <w:b/>
          <w:sz w:val="19"/>
          <w:szCs w:val="19"/>
          <w:rtl/>
        </w:rPr>
        <w:t>ופשוט שאין צריך ליטול ידיו כשנגע בנייר טו</w:t>
      </w:r>
      <w:r w:rsidRPr="00E608DA">
        <w:rPr>
          <w:rFonts w:asciiTheme="minorBidi" w:hAnsiTheme="minorBidi" w:cstheme="minorBidi" w:hint="cs"/>
          <w:b/>
          <w:sz w:val="19"/>
          <w:szCs w:val="19"/>
          <w:rtl/>
        </w:rPr>
        <w:t>א</w:t>
      </w:r>
      <w:r w:rsidRPr="00E608DA">
        <w:rPr>
          <w:rFonts w:asciiTheme="minorBidi" w:hAnsiTheme="minorBidi" w:cstheme="minorBidi"/>
          <w:b/>
          <w:sz w:val="19"/>
          <w:szCs w:val="19"/>
          <w:rtl/>
        </w:rPr>
        <w:t xml:space="preserve">לט של 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למרות שמיועד לניגוב כי הזמנה לאו מילתא.</w:t>
      </w:r>
      <w:del w:id="1741" w:author="מגיה" w:date="2026-10-15T09:00:00Z">
        <w:r w:rsidRPr="00E608DA">
          <w:rPr>
            <w:rFonts w:asciiTheme="minorBidi" w:hAnsiTheme="minorBidi" w:cstheme="minorBidi"/>
            <w:b/>
            <w:sz w:val="19"/>
            <w:szCs w:val="19"/>
            <w:rtl/>
          </w:rPr>
          <w:delText xml:space="preserve">  </w:delText>
        </w:r>
      </w:del>
    </w:p>
  </w:footnote>
  <w:footnote w:id="71">
    <w:p w:rsidR="00A4713F" w:rsidRPr="00E608DA" w:rsidRDefault="00A4713F" w:rsidP="00763B66">
      <w:pPr>
        <w:pStyle w:val="a5"/>
        <w:widowControl w:val="0"/>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כן כתב </w:t>
      </w:r>
      <w:proofErr w:type="spellStart"/>
      <w:r w:rsidRPr="00E608DA">
        <w:rPr>
          <w:rFonts w:asciiTheme="minorBidi" w:hAnsiTheme="minorBidi" w:cstheme="minorBidi"/>
          <w:b/>
          <w:sz w:val="19"/>
          <w:szCs w:val="19"/>
          <w:rtl/>
        </w:rPr>
        <w:t>בא"א</w:t>
      </w:r>
      <w:proofErr w:type="spellEnd"/>
      <w:r w:rsidRPr="00E608DA">
        <w:rPr>
          <w:rFonts w:asciiTheme="minorBidi" w:hAnsiTheme="minorBidi" w:cstheme="minorBidi"/>
          <w:b/>
          <w:sz w:val="19"/>
          <w:szCs w:val="19"/>
          <w:rtl/>
        </w:rPr>
        <w:t xml:space="preserve"> שם, וכנראה </w:t>
      </w:r>
      <w:proofErr w:type="spellStart"/>
      <w:r w:rsidRPr="00E608DA">
        <w:rPr>
          <w:rFonts w:asciiTheme="minorBidi" w:hAnsiTheme="minorBidi" w:cstheme="minorBidi"/>
          <w:b/>
          <w:sz w:val="19"/>
          <w:szCs w:val="19"/>
          <w:rtl/>
        </w:rPr>
        <w:t>שס"ל</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להתחשב בזה שהיה מכוסה לזמן מה, וכן כתב </w:t>
      </w:r>
      <w:proofErr w:type="spellStart"/>
      <w:r w:rsidRPr="00E608DA">
        <w:rPr>
          <w:rFonts w:asciiTheme="minorBidi" w:hAnsiTheme="minorBidi" w:cstheme="minorBidi"/>
          <w:b/>
          <w:sz w:val="19"/>
          <w:szCs w:val="19"/>
          <w:rtl/>
        </w:rPr>
        <w:t>בשו"ת</w:t>
      </w:r>
      <w:proofErr w:type="spellEnd"/>
      <w:r w:rsidRPr="00E608DA">
        <w:rPr>
          <w:rFonts w:asciiTheme="minorBidi" w:hAnsiTheme="minorBidi" w:cstheme="minorBidi"/>
          <w:b/>
          <w:sz w:val="19"/>
          <w:szCs w:val="19"/>
          <w:rtl/>
        </w:rPr>
        <w:t xml:space="preserve"> רב פעלים שמקום הנחת תפילין לא נחשב מקום מכוסה מאחר שמגלה לתפילין. אלא שצ"ע דהרי הבעיה של מכוסה הוא כיון דיש שם מלמולי זיעה וא"כ מה </w:t>
      </w:r>
      <w:proofErr w:type="spellStart"/>
      <w:r w:rsidRPr="00E608DA">
        <w:rPr>
          <w:rFonts w:asciiTheme="minorBidi" w:hAnsiTheme="minorBidi" w:cstheme="minorBidi"/>
          <w:b/>
          <w:sz w:val="19"/>
          <w:szCs w:val="19"/>
          <w:rtl/>
        </w:rPr>
        <w:t>איכפת</w:t>
      </w:r>
      <w:proofErr w:type="spellEnd"/>
      <w:r w:rsidRPr="00E608DA">
        <w:rPr>
          <w:rFonts w:asciiTheme="minorBidi" w:hAnsiTheme="minorBidi" w:cstheme="minorBidi"/>
          <w:b/>
          <w:sz w:val="19"/>
          <w:szCs w:val="19"/>
          <w:rtl/>
        </w:rPr>
        <w:t xml:space="preserve"> בזה שדרכו להיות מגולה הרי כעת נגר</w:t>
      </w:r>
      <w:r w:rsidRPr="00E608DA">
        <w:rPr>
          <w:rFonts w:asciiTheme="minorBidi" w:hAnsiTheme="minorBidi" w:cstheme="minorBidi" w:hint="cs"/>
          <w:b/>
          <w:sz w:val="19"/>
          <w:szCs w:val="19"/>
          <w:rtl/>
        </w:rPr>
        <w:t>מה הזיעה</w:t>
      </w:r>
      <w:r w:rsidRPr="00E608DA">
        <w:rPr>
          <w:rFonts w:asciiTheme="minorBidi" w:hAnsiTheme="minorBidi" w:cstheme="minorBidi"/>
          <w:b/>
          <w:sz w:val="19"/>
          <w:szCs w:val="19"/>
          <w:rtl/>
        </w:rPr>
        <w:t xml:space="preserve"> מחמת שהיה מכוסה. ואולי דמה שמכוסה לזמן מה עדיין אין הזיעה </w:t>
      </w:r>
      <w:del w:id="1714" w:author="מגיה" w:date="2026-10-15T09:00:00Z">
        <w:r w:rsidRPr="00E608DA">
          <w:rPr>
            <w:rFonts w:asciiTheme="minorBidi" w:hAnsiTheme="minorBidi" w:cstheme="minorBidi"/>
            <w:b/>
            <w:sz w:val="19"/>
            <w:szCs w:val="19"/>
            <w:rtl/>
          </w:rPr>
          <w:delText xml:space="preserve">מזוהם</w:delText>
        </w:r>
      </w:del>
      <w:ins w:id="1715" w:author="מגיה" w:date="2026-10-15T09:00:00Z">
        <w:r>
          <w:rPr>
            <w:rFonts w:asciiTheme="minorBidi" w:hAnsiTheme="minorBidi" w:cstheme="minorBidi"/>
            <w:b/>
            <w:sz w:val="19"/>
            <w:szCs w:val="19"/>
            <w:rtl/>
          </w:rPr>
          <w:t xml:space="preserve">מזוהמת</w:t>
        </w:r>
      </w:ins>
      <w:r w:rsidRPr="00E608DA">
        <w:rPr>
          <w:rFonts w:asciiTheme="minorBidi" w:hAnsiTheme="minorBidi" w:cstheme="minorBidi"/>
          <w:b/>
          <w:sz w:val="19"/>
          <w:szCs w:val="19"/>
          <w:rtl/>
        </w:rPr>
        <w:t xml:space="preserve">.</w:t>
      </w:r>
      <w:del w:id="1713" w:author="מגיה" w:date="2026-10-15T09:00:00Z">
        <w:r w:rsidRPr="00E608DA">
          <w:rPr>
            <w:rFonts w:asciiTheme="minorBidi" w:hAnsiTheme="minorBidi" w:cstheme="minorBidi"/>
            <w:b/>
            <w:sz w:val="19"/>
            <w:szCs w:val="19"/>
            <w:rtl/>
          </w:rPr>
          <w:delText xml:space="preserve"> </w:delText>
        </w:r>
      </w:del>
    </w:p>
  </w:footnote>
  <w:footnote w:id="72">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E608DA">
        <w:rPr>
          <w:rFonts w:asciiTheme="minorBidi" w:hAnsiTheme="minorBidi" w:cstheme="minorBidi"/>
          <w:b/>
          <w:sz w:val="19"/>
          <w:szCs w:val="19"/>
        </w:rPr>
        <w:t xml:space="preserve"> </w:t>
      </w:r>
      <w:r w:rsidRPr="00E608DA">
        <w:rPr>
          <w:rFonts w:asciiTheme="minorBidi" w:hAnsiTheme="minorBidi" w:cstheme="minorBidi"/>
          <w:b/>
          <w:sz w:val="19"/>
          <w:szCs w:val="19"/>
          <w:rtl/>
        </w:rPr>
        <w:t xml:space="preserve">דינים והנהגות פ"ד אות כ"ט בשם </w:t>
      </w:r>
      <w:proofErr w:type="spellStart"/>
      <w:r w:rsidRPr="00E608DA">
        <w:rPr>
          <w:rFonts w:asciiTheme="minorBidi" w:hAnsiTheme="minorBidi" w:cstheme="minorBidi"/>
          <w:b/>
          <w:sz w:val="19"/>
          <w:szCs w:val="19"/>
          <w:rtl/>
        </w:rPr>
        <w:t>החזו"א</w:t>
      </w:r>
      <w:proofErr w:type="spellEnd"/>
      <w:r w:rsidRPr="00E608DA">
        <w:rPr>
          <w:rFonts w:asciiTheme="minorBidi" w:hAnsiTheme="minorBidi" w:cstheme="minorBidi"/>
          <w:b/>
          <w:sz w:val="19"/>
          <w:szCs w:val="19"/>
          <w:rtl/>
        </w:rPr>
        <w:t>.</w:t>
      </w:r>
    </w:p>
  </w:footnote>
  <w:footnote w:id="73">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Pr>
        <w:t xml:space="preserve"> </w:t>
      </w:r>
      <w:r w:rsidRPr="00E608DA">
        <w:rPr>
          <w:rStyle w:val="a7"/>
          <w:sz w:val="19"/>
          <w:szCs w:val="19"/>
          <w:rtl/>
        </w:rPr>
        <w:t xml:space="preserve"> </w:t>
      </w:r>
      <w:r w:rsidRPr="00E608DA">
        <w:rPr>
          <w:rFonts w:asciiTheme="minorBidi" w:hAnsiTheme="minorBidi" w:cstheme="minorBidi"/>
          <w:b/>
          <w:sz w:val="19"/>
          <w:szCs w:val="19"/>
          <w:rtl/>
        </w:rPr>
        <w:t xml:space="preserve">ואם דרכו ללבוש כובע גם שם נחשב </w:t>
      </w:r>
      <w:del w:id="1716" w:author="מגיה" w:date="2026-10-15T09:00:00Z">
        <w:r w:rsidRPr="00E608DA">
          <w:rPr>
            <w:rFonts w:asciiTheme="minorBidi" w:hAnsiTheme="minorBidi" w:cstheme="minorBidi"/>
            <w:b/>
            <w:sz w:val="19"/>
            <w:szCs w:val="19"/>
            <w:rtl/>
          </w:rPr>
          <w:delText xml:space="preserve">מקומת</w:delText>
        </w:r>
      </w:del>
      <w:ins w:id="1717" w:author="מגיה" w:date="2026-10-15T09:00:00Z">
        <w:r>
          <w:rPr>
            <w:rFonts w:asciiTheme="minorBidi" w:hAnsiTheme="minorBidi" w:cstheme="minorBidi"/>
            <w:b/>
            <w:sz w:val="19"/>
            <w:szCs w:val="19"/>
            <w:rtl/>
          </w:rPr>
          <w:t xml:space="preserve">מקומות</w:t>
        </w:r>
      </w:ins>
      <w:r w:rsidRPr="00E608DA">
        <w:rPr>
          <w:rFonts w:asciiTheme="minorBidi" w:hAnsiTheme="minorBidi" w:cstheme="minorBidi"/>
          <w:b/>
          <w:sz w:val="19"/>
          <w:szCs w:val="19"/>
          <w:rtl/>
        </w:rPr>
        <w:t xml:space="preserve"> המכוסים (שו"ת שבט הלוי </w:t>
      </w:r>
      <w:proofErr w:type="spellStart"/>
      <w:r w:rsidRPr="00E608DA">
        <w:rPr>
          <w:rFonts w:asciiTheme="minorBidi" w:hAnsiTheme="minorBidi" w:cstheme="minorBidi"/>
          <w:b/>
          <w:sz w:val="19"/>
          <w:szCs w:val="19"/>
          <w:rtl/>
        </w:rPr>
        <w:t>ח"ח</w:t>
      </w:r>
      <w:proofErr w:type="spellEnd"/>
      <w:r w:rsidRPr="00E608DA">
        <w:rPr>
          <w:rFonts w:asciiTheme="minorBidi" w:hAnsiTheme="minorBidi" w:cstheme="minorBidi"/>
          <w:b/>
          <w:sz w:val="19"/>
          <w:szCs w:val="19"/>
          <w:rtl/>
        </w:rPr>
        <w:t xml:space="preserve"> סי' ב').</w:t>
      </w:r>
    </w:p>
  </w:footnote>
  <w:footnote w:id="74">
    <w:p w:rsidR="00A4713F" w:rsidRPr="00E608DA" w:rsidRDefault="00A4713F" w:rsidP="006F4E74">
      <w:pPr>
        <w:widowControl w:val="0"/>
        <w:spacing w:after="0" w:line="300" w:lineRule="exact"/>
        <w:jc w:val="both"/>
        <w:rPr>
          <w:rFonts w:asciiTheme="minorBidi" w:hAnsiTheme="minorBidi"/>
          <w:b/>
          <w:bCs/>
          <w:sz w:val="19"/>
          <w:szCs w:val="19"/>
          <w:rtl/>
        </w:rPr>
      </w:pPr>
      <w:r w:rsidRPr="00DB5D36">
        <w:rPr>
          <w:rStyle w:val="a7"/>
          <w:rFonts w:asciiTheme="minorBidi" w:hAnsiTheme="minorBidi"/>
          <w:b/>
          <w:bCs/>
          <w:sz w:val="19"/>
          <w:szCs w:val="19"/>
          <w:vertAlign w:val="baseline"/>
        </w:rPr>
        <w:footnoteRef/>
      </w:r>
      <w:r w:rsidRPr="00E608DA">
        <w:rPr>
          <w:rStyle w:val="a7"/>
          <w:sz w:val="19"/>
          <w:szCs w:val="19"/>
        </w:rPr>
        <w:t xml:space="preserve"> </w:t>
      </w:r>
      <w:r w:rsidRPr="00E608DA">
        <w:rPr>
          <w:rFonts w:asciiTheme="minorBidi" w:hAnsiTheme="minorBidi"/>
          <w:b/>
          <w:sz w:val="19"/>
          <w:szCs w:val="19"/>
          <w:rtl/>
        </w:rPr>
        <w:t>כן כתב באשל אברהם (</w:t>
      </w:r>
      <w:proofErr w:type="spellStart"/>
      <w:r w:rsidRPr="00E608DA">
        <w:rPr>
          <w:rFonts w:asciiTheme="minorBidi" w:hAnsiTheme="minorBidi"/>
          <w:b/>
          <w:sz w:val="19"/>
          <w:szCs w:val="19"/>
          <w:rtl/>
        </w:rPr>
        <w:t>בוטשאטש</w:t>
      </w:r>
      <w:proofErr w:type="spellEnd"/>
      <w:r w:rsidRPr="00E608DA">
        <w:rPr>
          <w:rFonts w:asciiTheme="minorBidi" w:hAnsiTheme="minorBidi"/>
          <w:b/>
          <w:sz w:val="19"/>
          <w:szCs w:val="19"/>
          <w:rtl/>
        </w:rPr>
        <w:t xml:space="preserve">) וז"ל "מגע בשערות ראש, שמעתי בשם הרב הגאון המובהק מו"ה אלכסנדר </w:t>
      </w:r>
      <w:proofErr w:type="spellStart"/>
      <w:r w:rsidRPr="00E608DA">
        <w:rPr>
          <w:rFonts w:asciiTheme="minorBidi" w:hAnsiTheme="minorBidi"/>
          <w:b/>
          <w:sz w:val="19"/>
          <w:szCs w:val="19"/>
          <w:rtl/>
        </w:rPr>
        <w:t>סענדר</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זללה"ה</w:t>
      </w:r>
      <w:proofErr w:type="spellEnd"/>
      <w:r w:rsidRPr="00E608DA">
        <w:rPr>
          <w:rFonts w:asciiTheme="minorBidi" w:hAnsiTheme="minorBidi"/>
          <w:b/>
          <w:sz w:val="19"/>
          <w:szCs w:val="19"/>
          <w:rtl/>
        </w:rPr>
        <w:t xml:space="preserve">, דודו של הרב בית אפרים </w:t>
      </w:r>
      <w:proofErr w:type="spellStart"/>
      <w:r w:rsidRPr="00E608DA">
        <w:rPr>
          <w:rFonts w:asciiTheme="minorBidi" w:hAnsiTheme="minorBidi"/>
          <w:b/>
          <w:sz w:val="19"/>
          <w:szCs w:val="19"/>
          <w:rtl/>
        </w:rPr>
        <w:t>יצ"ו</w:t>
      </w:r>
      <w:proofErr w:type="spellEnd"/>
      <w:r w:rsidRPr="00E608DA">
        <w:rPr>
          <w:rFonts w:asciiTheme="minorBidi" w:hAnsiTheme="minorBidi"/>
          <w:b/>
          <w:sz w:val="19"/>
          <w:szCs w:val="19"/>
          <w:rtl/>
        </w:rPr>
        <w:t xml:space="preserve"> שהביא ראיה </w:t>
      </w:r>
      <w:proofErr w:type="spellStart"/>
      <w:r w:rsidRPr="00E608DA">
        <w:rPr>
          <w:rFonts w:asciiTheme="minorBidi" w:hAnsiTheme="minorBidi"/>
          <w:b/>
          <w:sz w:val="19"/>
          <w:szCs w:val="19"/>
          <w:rtl/>
        </w:rPr>
        <w:t>לקולא</w:t>
      </w:r>
      <w:proofErr w:type="spellEnd"/>
      <w:r w:rsidRPr="00E608DA">
        <w:rPr>
          <w:rFonts w:asciiTheme="minorBidi" w:hAnsiTheme="minorBidi"/>
          <w:b/>
          <w:sz w:val="19"/>
          <w:szCs w:val="19"/>
          <w:rtl/>
        </w:rPr>
        <w:t xml:space="preserve">, ממה שכתבו </w:t>
      </w:r>
      <w:proofErr w:type="spellStart"/>
      <w:r w:rsidRPr="00E608DA">
        <w:rPr>
          <w:rFonts w:asciiTheme="minorBidi" w:hAnsiTheme="minorBidi"/>
          <w:b/>
          <w:sz w:val="19"/>
          <w:szCs w:val="19"/>
          <w:rtl/>
        </w:rPr>
        <w:t>המג"א</w:t>
      </w:r>
      <w:proofErr w:type="spellEnd"/>
      <w:r w:rsidRPr="00E608DA">
        <w:rPr>
          <w:rFonts w:asciiTheme="minorBidi" w:hAnsiTheme="minorBidi"/>
          <w:b/>
          <w:sz w:val="19"/>
          <w:szCs w:val="19"/>
          <w:rtl/>
        </w:rPr>
        <w:t xml:space="preserve"> סימן צא ס"ד ובט"ז סימן ח </w:t>
      </w:r>
      <w:proofErr w:type="spellStart"/>
      <w:r w:rsidRPr="00E608DA">
        <w:rPr>
          <w:rFonts w:asciiTheme="minorBidi" w:hAnsiTheme="minorBidi"/>
          <w:b/>
          <w:sz w:val="19"/>
          <w:szCs w:val="19"/>
          <w:rtl/>
        </w:rPr>
        <w:t>ס"ק</w:t>
      </w:r>
      <w:proofErr w:type="spellEnd"/>
      <w:r w:rsidRPr="00E608DA">
        <w:rPr>
          <w:rFonts w:asciiTheme="minorBidi" w:hAnsiTheme="minorBidi"/>
          <w:b/>
          <w:sz w:val="19"/>
          <w:szCs w:val="19"/>
          <w:rtl/>
        </w:rPr>
        <w:t xml:space="preserve"> ג. שמהני כסוי ראש בידו כדי לברך למרות שהדרך להיות מכוסה. </w:t>
      </w:r>
      <w:proofErr w:type="spellStart"/>
      <w:r w:rsidRPr="00E608DA">
        <w:rPr>
          <w:rFonts w:asciiTheme="minorBidi" w:hAnsiTheme="minorBidi"/>
          <w:b/>
          <w:sz w:val="19"/>
          <w:szCs w:val="19"/>
          <w:rtl/>
        </w:rPr>
        <w:t>ובמג"א</w:t>
      </w:r>
      <w:proofErr w:type="spellEnd"/>
      <w:r w:rsidRPr="00E608DA">
        <w:rPr>
          <w:rFonts w:asciiTheme="minorBidi" w:hAnsiTheme="minorBidi"/>
          <w:b/>
          <w:sz w:val="19"/>
          <w:szCs w:val="19"/>
          <w:rtl/>
        </w:rPr>
        <w:t xml:space="preserve"> שם וצ"ל </w:t>
      </w:r>
      <w:proofErr w:type="spellStart"/>
      <w:r w:rsidRPr="00E608DA">
        <w:rPr>
          <w:rFonts w:asciiTheme="minorBidi" w:hAnsiTheme="minorBidi"/>
          <w:b/>
          <w:sz w:val="19"/>
          <w:szCs w:val="19"/>
          <w:rtl/>
        </w:rPr>
        <w:t>דשאני</w:t>
      </w:r>
      <w:proofErr w:type="spellEnd"/>
      <w:r w:rsidRPr="00E608DA">
        <w:rPr>
          <w:rFonts w:asciiTheme="minorBidi" w:hAnsiTheme="minorBidi"/>
          <w:b/>
          <w:sz w:val="19"/>
          <w:szCs w:val="19"/>
          <w:rtl/>
        </w:rPr>
        <w:t xml:space="preserve"> מנוגע בשאר מקומות שבגופו שצריך נטילה כיון </w:t>
      </w:r>
      <w:proofErr w:type="spellStart"/>
      <w:r w:rsidRPr="00E608DA">
        <w:rPr>
          <w:rFonts w:asciiTheme="minorBidi" w:hAnsiTheme="minorBidi"/>
          <w:b/>
          <w:sz w:val="19"/>
          <w:szCs w:val="19"/>
          <w:rtl/>
        </w:rPr>
        <w:t>דעל</w:t>
      </w:r>
      <w:proofErr w:type="spellEnd"/>
      <w:r w:rsidRPr="00E608DA">
        <w:rPr>
          <w:rFonts w:asciiTheme="minorBidi" w:hAnsiTheme="minorBidi"/>
          <w:b/>
          <w:sz w:val="19"/>
          <w:szCs w:val="19"/>
          <w:rtl/>
        </w:rPr>
        <w:t xml:space="preserve"> השערות אינו מצוי מלמולי זיעה. וכן מבואר פשטות דברי המחבר כאן שכתב </w:t>
      </w:r>
      <w:proofErr w:type="spellStart"/>
      <w:r w:rsidRPr="00E608DA">
        <w:rPr>
          <w:rFonts w:asciiTheme="minorBidi" w:hAnsiTheme="minorBidi"/>
          <w:b/>
          <w:sz w:val="19"/>
          <w:szCs w:val="19"/>
          <w:rtl/>
        </w:rPr>
        <w:t>החכוך</w:t>
      </w:r>
      <w:proofErr w:type="spellEnd"/>
      <w:r w:rsidRPr="00E608DA">
        <w:rPr>
          <w:rFonts w:asciiTheme="minorBidi" w:hAnsiTheme="minorBidi"/>
          <w:b/>
          <w:sz w:val="19"/>
          <w:szCs w:val="19"/>
          <w:rtl/>
        </w:rPr>
        <w:t xml:space="preserve"> בראשו, וכן מבואר בדבריו בסי' </w:t>
      </w:r>
      <w:proofErr w:type="spellStart"/>
      <w:r w:rsidRPr="00E608DA">
        <w:rPr>
          <w:rFonts w:asciiTheme="minorBidi" w:hAnsiTheme="minorBidi"/>
          <w:b/>
          <w:sz w:val="19"/>
          <w:szCs w:val="19"/>
          <w:rtl/>
        </w:rPr>
        <w:t>קסב</w:t>
      </w:r>
      <w:proofErr w:type="spellEnd"/>
      <w:r w:rsidRPr="00E608DA">
        <w:rPr>
          <w:rFonts w:asciiTheme="minorBidi" w:hAnsiTheme="minorBidi"/>
          <w:b/>
          <w:sz w:val="19"/>
          <w:szCs w:val="19"/>
          <w:rtl/>
        </w:rPr>
        <w:t xml:space="preserve"> ס"ח, שאין ידיו טמאין בקינוח ידיו בשערות ראשו וכמו שכתב </w:t>
      </w:r>
      <w:proofErr w:type="spellStart"/>
      <w:r w:rsidRPr="00E608DA">
        <w:rPr>
          <w:rFonts w:asciiTheme="minorBidi" w:hAnsiTheme="minorBidi"/>
          <w:b/>
          <w:sz w:val="19"/>
          <w:szCs w:val="19"/>
          <w:rtl/>
        </w:rPr>
        <w:t>המ"ב</w:t>
      </w:r>
      <w:proofErr w:type="spellEnd"/>
      <w:r w:rsidRPr="00E608DA">
        <w:rPr>
          <w:rFonts w:asciiTheme="minorBidi" w:hAnsiTheme="minorBidi"/>
          <w:b/>
          <w:sz w:val="19"/>
          <w:szCs w:val="19"/>
          <w:rtl/>
        </w:rPr>
        <w:t xml:space="preserve"> שם </w:t>
      </w:r>
      <w:proofErr w:type="spellStart"/>
      <w:r w:rsidRPr="00E608DA">
        <w:rPr>
          <w:rFonts w:asciiTheme="minorBidi" w:hAnsiTheme="minorBidi"/>
          <w:b/>
          <w:sz w:val="19"/>
          <w:szCs w:val="19"/>
          <w:rtl/>
        </w:rPr>
        <w:t>כהמג"א</w:t>
      </w:r>
      <w:proofErr w:type="spellEnd"/>
      <w:r w:rsidRPr="00E608DA">
        <w:rPr>
          <w:rFonts w:asciiTheme="minorBidi" w:hAnsiTheme="minorBidi"/>
          <w:b/>
          <w:sz w:val="19"/>
          <w:szCs w:val="19"/>
          <w:rtl/>
        </w:rPr>
        <w:t xml:space="preserve"> שביאר שהכוונה שם בכובע שעל ראשו, גם </w:t>
      </w:r>
      <w:proofErr w:type="spellStart"/>
      <w:r w:rsidR="006F4E74">
        <w:rPr>
          <w:rFonts w:asciiTheme="minorBidi" w:hAnsiTheme="minorBidi" w:hint="cs"/>
          <w:b/>
          <w:sz w:val="19"/>
          <w:szCs w:val="19"/>
          <w:rtl/>
        </w:rPr>
        <w:t>ב</w:t>
      </w:r>
      <w:r w:rsidR="006F4E74">
        <w:rPr>
          <w:rFonts w:asciiTheme="minorBidi" w:hAnsiTheme="minorBidi"/>
          <w:b/>
          <w:sz w:val="19"/>
          <w:szCs w:val="19"/>
          <w:rtl/>
        </w:rPr>
        <w:t>שו"ת</w:t>
      </w:r>
      <w:proofErr w:type="spellEnd"/>
      <w:r w:rsidR="006F4E74">
        <w:rPr>
          <w:rFonts w:asciiTheme="minorBidi" w:hAnsiTheme="minorBidi"/>
          <w:b/>
          <w:sz w:val="19"/>
          <w:szCs w:val="19"/>
          <w:rtl/>
        </w:rPr>
        <w:t xml:space="preserve"> ציץ אליעזר </w:t>
      </w:r>
      <w:proofErr w:type="spellStart"/>
      <w:r w:rsidR="006F4E74">
        <w:rPr>
          <w:rFonts w:asciiTheme="minorBidi" w:hAnsiTheme="minorBidi"/>
          <w:b/>
          <w:sz w:val="19"/>
          <w:szCs w:val="19"/>
          <w:rtl/>
        </w:rPr>
        <w:t>ח</w:t>
      </w:r>
      <w:r w:rsidR="006F4E74">
        <w:rPr>
          <w:rFonts w:asciiTheme="minorBidi" w:hAnsiTheme="minorBidi" w:hint="cs"/>
          <w:b/>
          <w:sz w:val="19"/>
          <w:szCs w:val="19"/>
          <w:rtl/>
        </w:rPr>
        <w:t>"</w:t>
      </w:r>
      <w:r w:rsidRPr="00E608DA">
        <w:rPr>
          <w:rFonts w:asciiTheme="minorBidi" w:hAnsiTheme="minorBidi"/>
          <w:b/>
          <w:sz w:val="19"/>
          <w:szCs w:val="19"/>
          <w:rtl/>
        </w:rPr>
        <w:t>ז</w:t>
      </w:r>
      <w:proofErr w:type="spellEnd"/>
      <w:r w:rsidRPr="00E608DA">
        <w:rPr>
          <w:rFonts w:asciiTheme="minorBidi" w:hAnsiTheme="minorBidi"/>
          <w:b/>
          <w:sz w:val="19"/>
          <w:szCs w:val="19"/>
          <w:rtl/>
        </w:rPr>
        <w:t xml:space="preserve"> ס</w:t>
      </w:r>
      <w:r w:rsidR="006F4E74">
        <w:rPr>
          <w:rFonts w:asciiTheme="minorBidi" w:hAnsiTheme="minorBidi" w:hint="cs"/>
          <w:b/>
          <w:sz w:val="19"/>
          <w:szCs w:val="19"/>
          <w:rtl/>
        </w:rPr>
        <w:t xml:space="preserve">י' </w:t>
      </w:r>
      <w:r w:rsidRPr="00E608DA">
        <w:rPr>
          <w:rFonts w:asciiTheme="minorBidi" w:hAnsiTheme="minorBidi"/>
          <w:b/>
          <w:sz w:val="19"/>
          <w:szCs w:val="19"/>
          <w:rtl/>
        </w:rPr>
        <w:t>ב</w:t>
      </w:r>
      <w:r w:rsidR="006F4E74">
        <w:rPr>
          <w:rFonts w:asciiTheme="minorBidi" w:hAnsiTheme="minorBidi" w:hint="cs"/>
          <w:b/>
          <w:sz w:val="19"/>
          <w:szCs w:val="19"/>
          <w:rtl/>
        </w:rPr>
        <w:t>'</w:t>
      </w:r>
      <w:r w:rsidRPr="00E608DA">
        <w:rPr>
          <w:rFonts w:asciiTheme="minorBidi" w:hAnsiTheme="minorBidi"/>
          <w:b/>
          <w:sz w:val="19"/>
          <w:szCs w:val="19"/>
          <w:rtl/>
        </w:rPr>
        <w:t xml:space="preserve"> מוכיח הדברים מדברי הפוסקים.</w:t>
      </w:r>
    </w:p>
  </w:footnote>
  <w:footnote w:id="75">
    <w:p w:rsidR="00A4713F" w:rsidRPr="00E608DA" w:rsidRDefault="00A4713F" w:rsidP="006650A6">
      <w:pPr>
        <w:widowControl w:val="0"/>
        <w:spacing w:after="0" w:line="300" w:lineRule="exact"/>
        <w:jc w:val="both"/>
        <w:rPr>
          <w:rFonts w:asciiTheme="minorBidi" w:hAnsiTheme="minorBidi"/>
          <w:b/>
          <w:bCs/>
          <w:sz w:val="19"/>
          <w:szCs w:val="19"/>
          <w:rtl/>
        </w:rPr>
      </w:pPr>
      <w:r w:rsidRPr="00DB5D36">
        <w:rPr>
          <w:rStyle w:val="a7"/>
          <w:rFonts w:asciiTheme="minorBidi" w:hAnsiTheme="minorBidi"/>
          <w:b/>
          <w:bCs/>
          <w:sz w:val="19"/>
          <w:szCs w:val="19"/>
          <w:vertAlign w:val="baseline"/>
        </w:rPr>
        <w:footnoteRef/>
      </w:r>
      <w:r w:rsidRPr="00DB5D36">
        <w:rPr>
          <w:rStyle w:val="a7"/>
          <w:bCs/>
          <w:vertAlign w:val="baseline"/>
        </w:rPr>
        <w:t xml:space="preserve"> </w:t>
      </w:r>
      <w:r w:rsidRPr="00E608DA">
        <w:rPr>
          <w:rFonts w:asciiTheme="minorBidi" w:hAnsiTheme="minorBidi"/>
          <w:b/>
          <w:sz w:val="19"/>
          <w:szCs w:val="19"/>
          <w:rtl/>
        </w:rPr>
        <w:t xml:space="preserve">ראה </w:t>
      </w:r>
      <w:proofErr w:type="spellStart"/>
      <w:r w:rsidRPr="00E608DA">
        <w:rPr>
          <w:rFonts w:asciiTheme="minorBidi" w:hAnsiTheme="minorBidi"/>
          <w:b/>
          <w:sz w:val="19"/>
          <w:szCs w:val="19"/>
          <w:rtl/>
        </w:rPr>
        <w:t>שו"ע</w:t>
      </w:r>
      <w:proofErr w:type="spellEnd"/>
      <w:r w:rsidRPr="00E608DA">
        <w:rPr>
          <w:rFonts w:asciiTheme="minorBidi" w:hAnsiTheme="minorBidi"/>
          <w:b/>
          <w:sz w:val="19"/>
          <w:szCs w:val="19"/>
          <w:rtl/>
        </w:rPr>
        <w:t xml:space="preserve"> בסי' רכז </w:t>
      </w:r>
      <w:proofErr w:type="spellStart"/>
      <w:r w:rsidRPr="00E608DA">
        <w:rPr>
          <w:rFonts w:asciiTheme="minorBidi" w:hAnsiTheme="minorBidi"/>
          <w:b/>
          <w:sz w:val="19"/>
          <w:szCs w:val="19"/>
          <w:rtl/>
        </w:rPr>
        <w:t>בס"ג</w:t>
      </w:r>
      <w:proofErr w:type="spellEnd"/>
      <w:r w:rsidRPr="00E608DA">
        <w:rPr>
          <w:rFonts w:asciiTheme="minorBidi" w:hAnsiTheme="minorBidi"/>
          <w:b/>
          <w:sz w:val="19"/>
          <w:szCs w:val="19"/>
          <w:rtl/>
        </w:rPr>
        <w:t xml:space="preserve"> היה יושב בבית </w:t>
      </w:r>
      <w:proofErr w:type="spellStart"/>
      <w:r w:rsidRPr="00E608DA">
        <w:rPr>
          <w:rFonts w:asciiTheme="minorBidi" w:hAnsiTheme="minorBidi"/>
          <w:b/>
          <w:sz w:val="19"/>
          <w:szCs w:val="19"/>
          <w:rtl/>
        </w:rPr>
        <w:t>הכסא</w:t>
      </w:r>
      <w:proofErr w:type="spellEnd"/>
      <w:r w:rsidRPr="00E608DA">
        <w:rPr>
          <w:rFonts w:asciiTheme="minorBidi" w:hAnsiTheme="minorBidi"/>
          <w:b/>
          <w:sz w:val="19"/>
          <w:szCs w:val="19"/>
          <w:rtl/>
        </w:rPr>
        <w:t xml:space="preserve"> ושמע קול רעם או ראה ברק, אם יכול לצאת ולברך כדי דבור, יצא; ואם לאו, לא יצא. ולכאורה איך יכול לברך בלי נטילה וכתב ע"ז </w:t>
      </w:r>
      <w:proofErr w:type="spellStart"/>
      <w:r w:rsidRPr="00E608DA">
        <w:rPr>
          <w:rFonts w:asciiTheme="minorBidi" w:hAnsiTheme="minorBidi"/>
          <w:b/>
          <w:sz w:val="19"/>
          <w:szCs w:val="19"/>
          <w:rtl/>
        </w:rPr>
        <w:t>המג"א</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סק"ב</w:t>
      </w:r>
      <w:proofErr w:type="spellEnd"/>
      <w:r w:rsidRPr="00E608DA">
        <w:rPr>
          <w:rFonts w:asciiTheme="minorBidi" w:hAnsiTheme="minorBidi"/>
          <w:b/>
          <w:sz w:val="19"/>
          <w:szCs w:val="19"/>
          <w:rtl/>
        </w:rPr>
        <w:t xml:space="preserve"> כגון שלא נגע עדיין במקום הטינופת.</w:t>
      </w:r>
      <w:r w:rsidR="006F4E74" w:rsidRPr="006F4E74">
        <w:rPr>
          <w:rFonts w:asciiTheme="minorBidi" w:hAnsiTheme="minorBidi" w:hint="cs"/>
          <w:b/>
          <w:sz w:val="19"/>
          <w:szCs w:val="19"/>
          <w:rtl/>
        </w:rPr>
        <w:t xml:space="preserve"> הרי שכל שידיו נקיות מותר לברך</w:t>
      </w:r>
      <w:r w:rsidR="006F4E74">
        <w:rPr>
          <w:rFonts w:asciiTheme="minorBidi" w:hAnsiTheme="minorBidi" w:hint="cs"/>
          <w:b/>
          <w:bCs/>
          <w:sz w:val="19"/>
          <w:szCs w:val="19"/>
          <w:rtl/>
        </w:rPr>
        <w:t>.</w:t>
      </w:r>
    </w:p>
  </w:footnote>
  <w:footnote w:id="76">
    <w:p w:rsidR="00A4713F" w:rsidRPr="00E608DA" w:rsidRDefault="00A4713F" w:rsidP="006F4E74">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tl/>
        </w:rPr>
        <w:t xml:space="preserve"> </w:t>
      </w:r>
      <w:proofErr w:type="spellStart"/>
      <w:r w:rsidR="006F4E74" w:rsidRPr="00E608DA">
        <w:rPr>
          <w:rFonts w:asciiTheme="minorBidi" w:hAnsiTheme="minorBidi" w:cstheme="minorBidi"/>
          <w:b/>
          <w:sz w:val="19"/>
          <w:szCs w:val="19"/>
          <w:rtl/>
        </w:rPr>
        <w:t>בביה"ל</w:t>
      </w:r>
      <w:proofErr w:type="spellEnd"/>
      <w:r w:rsidR="006F4E74" w:rsidRPr="00E608DA">
        <w:rPr>
          <w:rFonts w:asciiTheme="minorBidi" w:hAnsiTheme="minorBidi" w:cstheme="minorBidi"/>
          <w:b/>
          <w:sz w:val="19"/>
          <w:szCs w:val="19"/>
          <w:rtl/>
        </w:rPr>
        <w:t xml:space="preserve"> סימן תקפח </w:t>
      </w:r>
      <w:r w:rsidR="006F4E74">
        <w:rPr>
          <w:rFonts w:asciiTheme="minorBidi" w:hAnsiTheme="minorBidi" w:cstheme="minorBidi" w:hint="cs"/>
          <w:b/>
          <w:sz w:val="19"/>
          <w:szCs w:val="19"/>
          <w:rtl/>
        </w:rPr>
        <w:t>(</w:t>
      </w:r>
      <w:r w:rsidR="006F4E74" w:rsidRPr="00E608DA">
        <w:rPr>
          <w:rFonts w:asciiTheme="minorBidi" w:hAnsiTheme="minorBidi" w:cstheme="minorBidi"/>
          <w:b/>
          <w:sz w:val="19"/>
          <w:szCs w:val="19"/>
          <w:rtl/>
        </w:rPr>
        <w:t>ד"ה שמע</w:t>
      </w:r>
      <w:r w:rsidR="006F4E74">
        <w:rPr>
          <w:rFonts w:asciiTheme="minorBidi" w:hAnsiTheme="minorBidi" w:cstheme="minorBidi" w:hint="cs"/>
          <w:b/>
          <w:sz w:val="19"/>
          <w:szCs w:val="19"/>
          <w:rtl/>
        </w:rPr>
        <w:t>)</w:t>
      </w:r>
      <w:r w:rsidR="006F4E74" w:rsidRPr="00E608DA">
        <w:rPr>
          <w:rFonts w:asciiTheme="minorBidi" w:hAnsiTheme="minorBidi" w:cstheme="minorBidi"/>
          <w:b/>
          <w:sz w:val="19"/>
          <w:szCs w:val="19"/>
          <w:rtl/>
        </w:rPr>
        <w:t xml:space="preserve"> כתב </w:t>
      </w:r>
      <w:proofErr w:type="spellStart"/>
      <w:r w:rsidR="006F4E74">
        <w:rPr>
          <w:rFonts w:asciiTheme="minorBidi" w:hAnsiTheme="minorBidi" w:cstheme="minorBidi" w:hint="cs"/>
          <w:b/>
          <w:sz w:val="19"/>
          <w:szCs w:val="19"/>
          <w:rtl/>
        </w:rPr>
        <w:t>בתו"ד</w:t>
      </w:r>
      <w:proofErr w:type="spellEnd"/>
      <w:r w:rsidR="006F4E74">
        <w:rPr>
          <w:rFonts w:asciiTheme="minorBidi" w:hAnsiTheme="minorBidi" w:cstheme="minorBidi" w:hint="cs"/>
          <w:b/>
          <w:sz w:val="19"/>
          <w:szCs w:val="19"/>
          <w:rtl/>
        </w:rPr>
        <w:t xml:space="preserve"> </w:t>
      </w:r>
      <w:r w:rsidR="006F4E74" w:rsidRPr="00E608DA">
        <w:rPr>
          <w:rFonts w:asciiTheme="minorBidi" w:hAnsiTheme="minorBidi" w:cstheme="minorBidi"/>
          <w:b/>
          <w:sz w:val="19"/>
          <w:szCs w:val="19"/>
          <w:rtl/>
        </w:rPr>
        <w:t>והיכן מצינו שאסור לקיים מצוה כשגופו אינו נקי או במקום שאין נקי</w:t>
      </w:r>
      <w:r w:rsidR="006F4E74" w:rsidRPr="00E608DA">
        <w:rPr>
          <w:rFonts w:asciiTheme="minorBidi" w:hAnsiTheme="minorBidi" w:cstheme="minorBidi" w:hint="cs"/>
          <w:b/>
          <w:sz w:val="19"/>
          <w:szCs w:val="19"/>
          <w:rtl/>
        </w:rPr>
        <w:t>,</w:t>
      </w:r>
      <w:r w:rsidR="006F4E74" w:rsidRPr="00E608DA">
        <w:rPr>
          <w:rFonts w:asciiTheme="minorBidi" w:hAnsiTheme="minorBidi" w:cstheme="minorBidi"/>
          <w:b/>
          <w:sz w:val="19"/>
          <w:szCs w:val="19"/>
          <w:rtl/>
        </w:rPr>
        <w:t xml:space="preserve"> האם אסור ללבוש טלית של ד' כנפות כשגופו או המקום אינו נקי לא מצינו כן בשום </w:t>
      </w:r>
      <w:proofErr w:type="spellStart"/>
      <w:r w:rsidR="006F4E74" w:rsidRPr="00E608DA">
        <w:rPr>
          <w:rFonts w:asciiTheme="minorBidi" w:hAnsiTheme="minorBidi" w:cstheme="minorBidi"/>
          <w:b/>
          <w:sz w:val="19"/>
          <w:szCs w:val="19"/>
          <w:rtl/>
        </w:rPr>
        <w:t>מקום.</w:t>
      </w:r>
      <w:ins w:id="1719" w:author="מגיה" w:date="2026-10-15T09:00:00Z">
        <w:r>
          <w:rPr>
            <w:rFonts w:asciiTheme="minorBidi" w:hAnsiTheme="minorBidi" w:cstheme="minorBidi"/>
            <w:b/>
            <w:sz w:val="19"/>
            <w:szCs w:val="19"/>
            <w:rtl/>
          </w:rPr>
          <w:t xml:space="preserve"> </w:t>
        </w:r>
      </w:ins>
      <w:r w:rsidR="006F4E74">
        <w:rPr>
          <w:rFonts w:asciiTheme="minorBidi" w:hAnsiTheme="minorBidi" w:cstheme="minorBidi" w:hint="cs"/>
          <w:b/>
          <w:sz w:val="19"/>
          <w:szCs w:val="19"/>
          <w:rtl/>
        </w:rPr>
        <w:t>ולדבריו</w:t>
      </w:r>
      <w:proofErr w:type="spellEnd"/>
      <w:r w:rsidR="006F4E74">
        <w:rPr>
          <w:rFonts w:asciiTheme="minorBidi" w:hAnsiTheme="minorBidi" w:cstheme="minorBidi" w:hint="cs"/>
          <w:b/>
          <w:sz w:val="19"/>
          <w:szCs w:val="19"/>
          <w:rtl/>
        </w:rPr>
        <w:t xml:space="preserve"> מי </w:t>
      </w:r>
      <w:r w:rsidRPr="00E608DA">
        <w:rPr>
          <w:rFonts w:asciiTheme="minorBidi" w:hAnsiTheme="minorBidi" w:cstheme="minorBidi"/>
          <w:b/>
          <w:sz w:val="19"/>
          <w:szCs w:val="19"/>
          <w:rtl/>
        </w:rPr>
        <w:t xml:space="preserve">שנמצא בבית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בצאת השבת ואין שם נייר חתוך מותר לומר ברוך המבדיל בבית </w:t>
      </w:r>
      <w:proofErr w:type="spellStart"/>
      <w:r w:rsidRPr="00E608DA">
        <w:rPr>
          <w:rFonts w:asciiTheme="minorBidi" w:hAnsiTheme="minorBidi" w:cstheme="minorBidi"/>
          <w:b/>
          <w:sz w:val="19"/>
          <w:szCs w:val="19"/>
          <w:rtl/>
        </w:rPr>
        <w:t>הכסא</w:t>
      </w:r>
      <w:proofErr w:type="spellEnd"/>
      <w:r w:rsidRPr="00E608DA">
        <w:rPr>
          <w:rFonts w:asciiTheme="minorBidi" w:hAnsiTheme="minorBidi" w:cstheme="minorBidi"/>
          <w:b/>
          <w:sz w:val="19"/>
          <w:szCs w:val="19"/>
          <w:rtl/>
        </w:rPr>
        <w:t xml:space="preserve"> כדי שיהא מותר לו לחתוך</w:t>
      </w:r>
      <w:r w:rsidRPr="00E608DA">
        <w:rPr>
          <w:rFonts w:asciiTheme="minorBidi" w:hAnsiTheme="minorBidi" w:cstheme="minorBidi" w:hint="cs"/>
          <w:b/>
          <w:sz w:val="19"/>
          <w:szCs w:val="19"/>
          <w:rtl/>
        </w:rPr>
        <w:t>.</w:t>
      </w:r>
      <w:del w:id="1718" w:author="מגיה" w:date="2026-10-15T09:00:00Z">
        <w:r w:rsidR="006F4E74">
          <w:rPr>
            <w:rFonts w:asciiTheme="minorBidi" w:hAnsiTheme="minorBidi" w:cstheme="minorBidi"/>
            <w:b/>
            <w:sz w:val="19"/>
            <w:szCs w:val="19"/>
            <w:rtl/>
          </w:rPr>
          <w:delText xml:space="preserve"> </w:delText>
        </w:r>
      </w:del>
    </w:p>
  </w:footnote>
  <w:footnote w:id="77">
    <w:p w:rsidR="00A4713F" w:rsidRPr="00E608DA" w:rsidRDefault="00A4713F" w:rsidP="00D35D12">
      <w:pPr>
        <w:spacing w:after="0" w:line="300" w:lineRule="exact"/>
        <w:jc w:val="both"/>
        <w:rPr>
          <w:rFonts w:asciiTheme="minorBidi" w:hAnsiTheme="minorBidi"/>
          <w:b/>
          <w:bCs/>
          <w:sz w:val="19"/>
          <w:szCs w:val="19"/>
        </w:rPr>
      </w:pPr>
      <w:r w:rsidRPr="00DB5D36">
        <w:rPr>
          <w:rStyle w:val="a7"/>
          <w:rFonts w:asciiTheme="minorBidi" w:hAnsiTheme="minorBidi"/>
          <w:b/>
          <w:bCs/>
          <w:sz w:val="19"/>
          <w:szCs w:val="19"/>
          <w:vertAlign w:val="baseline"/>
        </w:rPr>
        <w:footnoteRef/>
      </w:r>
      <w:r w:rsidRPr="00DB5D36">
        <w:rPr>
          <w:rStyle w:val="a7"/>
          <w:rFonts w:asciiTheme="minorBidi" w:hAnsiTheme="minorBidi"/>
          <w:b/>
          <w:bCs/>
          <w:sz w:val="19"/>
          <w:szCs w:val="19"/>
          <w:vertAlign w:val="baseline"/>
          <w:rtl/>
        </w:rPr>
        <w:t xml:space="preserve"> </w:t>
      </w:r>
      <w:r w:rsidRPr="00E608DA">
        <w:rPr>
          <w:rFonts w:asciiTheme="minorBidi" w:hAnsiTheme="minorBidi"/>
          <w:b/>
          <w:sz w:val="19"/>
          <w:szCs w:val="19"/>
          <w:rtl/>
        </w:rPr>
        <w:t xml:space="preserve"> </w:t>
      </w:r>
      <w:proofErr w:type="spellStart"/>
      <w:r>
        <w:rPr>
          <w:rFonts w:asciiTheme="minorBidi" w:hAnsiTheme="minorBidi" w:hint="cs"/>
          <w:b/>
          <w:sz w:val="19"/>
          <w:szCs w:val="19"/>
          <w:rtl/>
        </w:rPr>
        <w:t>במג"א</w:t>
      </w:r>
      <w:proofErr w:type="spellEnd"/>
      <w:r>
        <w:rPr>
          <w:rFonts w:asciiTheme="minorBidi" w:hAnsiTheme="minorBidi" w:hint="cs"/>
          <w:b/>
          <w:sz w:val="19"/>
          <w:szCs w:val="19"/>
          <w:rtl/>
        </w:rPr>
        <w:t xml:space="preserve"> </w:t>
      </w:r>
      <w:r w:rsidRPr="00E608DA">
        <w:rPr>
          <w:rFonts w:asciiTheme="minorBidi" w:hAnsiTheme="minorBidi"/>
          <w:b/>
          <w:sz w:val="19"/>
          <w:szCs w:val="19"/>
          <w:rtl/>
        </w:rPr>
        <w:t xml:space="preserve">(סד </w:t>
      </w:r>
      <w:proofErr w:type="spellStart"/>
      <w:r w:rsidRPr="00E608DA">
        <w:rPr>
          <w:rFonts w:asciiTheme="minorBidi" w:hAnsiTheme="minorBidi"/>
          <w:b/>
          <w:sz w:val="19"/>
          <w:szCs w:val="19"/>
          <w:rtl/>
        </w:rPr>
        <w:t>סק"א</w:t>
      </w:r>
      <w:proofErr w:type="spellEnd"/>
      <w:r w:rsidRPr="00E608DA">
        <w:rPr>
          <w:rFonts w:asciiTheme="minorBidi" w:hAnsiTheme="minorBidi"/>
          <w:b/>
          <w:sz w:val="19"/>
          <w:szCs w:val="19"/>
          <w:rtl/>
        </w:rPr>
        <w:t>) כתב</w:t>
      </w:r>
      <w:r>
        <w:rPr>
          <w:rFonts w:asciiTheme="minorBidi" w:hAnsiTheme="minorBidi" w:hint="cs"/>
          <w:b/>
          <w:sz w:val="19"/>
          <w:szCs w:val="19"/>
          <w:rtl/>
        </w:rPr>
        <w:t>,</w:t>
      </w:r>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דמשמע</w:t>
      </w:r>
      <w:proofErr w:type="spellEnd"/>
      <w:r w:rsidRPr="00E608DA">
        <w:rPr>
          <w:rFonts w:asciiTheme="minorBidi" w:hAnsiTheme="minorBidi"/>
          <w:b/>
          <w:sz w:val="19"/>
          <w:szCs w:val="19"/>
          <w:rtl/>
        </w:rPr>
        <w:t xml:space="preserve"> בכתבים שיברך נטילת </w:t>
      </w:r>
      <w:proofErr w:type="spellStart"/>
      <w:r w:rsidRPr="00E608DA">
        <w:rPr>
          <w:rFonts w:asciiTheme="minorBidi" w:hAnsiTheme="minorBidi"/>
          <w:b/>
          <w:sz w:val="19"/>
          <w:szCs w:val="19"/>
          <w:rtl/>
        </w:rPr>
        <w:t>ידים</w:t>
      </w:r>
      <w:proofErr w:type="spellEnd"/>
      <w:r w:rsidRPr="00E608DA">
        <w:rPr>
          <w:rFonts w:asciiTheme="minorBidi" w:hAnsiTheme="minorBidi"/>
          <w:b/>
          <w:sz w:val="19"/>
          <w:szCs w:val="19"/>
          <w:rtl/>
        </w:rPr>
        <w:t xml:space="preserve"> תיכף </w:t>
      </w:r>
      <w:proofErr w:type="spellStart"/>
      <w:r w:rsidRPr="00E608DA">
        <w:rPr>
          <w:rFonts w:asciiTheme="minorBidi" w:hAnsiTheme="minorBidi"/>
          <w:b/>
          <w:sz w:val="19"/>
          <w:szCs w:val="19"/>
          <w:rtl/>
        </w:rPr>
        <w:t>ול"נ</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דטוב</w:t>
      </w:r>
      <w:proofErr w:type="spellEnd"/>
      <w:r w:rsidRPr="00E608DA">
        <w:rPr>
          <w:rFonts w:asciiTheme="minorBidi" w:hAnsiTheme="minorBidi"/>
          <w:b/>
          <w:sz w:val="19"/>
          <w:szCs w:val="19"/>
          <w:rtl/>
        </w:rPr>
        <w:t xml:space="preserve"> לעשות צרכיו תחלה כדי לברך א"י תיכף כדי לצאת מן הספק </w:t>
      </w:r>
      <w:proofErr w:type="spellStart"/>
      <w:r w:rsidRPr="00E608DA">
        <w:rPr>
          <w:rFonts w:asciiTheme="minorBidi" w:hAnsiTheme="minorBidi"/>
          <w:b/>
          <w:sz w:val="19"/>
          <w:szCs w:val="19"/>
          <w:rtl/>
        </w:rPr>
        <w:t>די"א</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דמברך</w:t>
      </w:r>
      <w:proofErr w:type="spellEnd"/>
      <w:r w:rsidRPr="00E608DA">
        <w:rPr>
          <w:rFonts w:asciiTheme="minorBidi" w:hAnsiTheme="minorBidi"/>
          <w:b/>
          <w:sz w:val="19"/>
          <w:szCs w:val="19"/>
          <w:rtl/>
        </w:rPr>
        <w:t xml:space="preserve"> א"י בלא עשיית צרכיו </w:t>
      </w:r>
      <w:proofErr w:type="spellStart"/>
      <w:r w:rsidRPr="00E608DA">
        <w:rPr>
          <w:rFonts w:asciiTheme="minorBidi" w:hAnsiTheme="minorBidi"/>
          <w:b/>
          <w:sz w:val="19"/>
          <w:szCs w:val="19"/>
          <w:rtl/>
        </w:rPr>
        <w:t>ומכ"ש</w:t>
      </w:r>
      <w:proofErr w:type="spellEnd"/>
      <w:r w:rsidRPr="00E608DA">
        <w:rPr>
          <w:rFonts w:asciiTheme="minorBidi" w:hAnsiTheme="minorBidi"/>
          <w:b/>
          <w:sz w:val="19"/>
          <w:szCs w:val="19"/>
          <w:rtl/>
        </w:rPr>
        <w:t xml:space="preserve"> אם צריך לנקביו שאסור לו לברך. </w:t>
      </w:r>
      <w:proofErr w:type="spellStart"/>
      <w:r w:rsidRPr="00E608DA">
        <w:rPr>
          <w:rFonts w:asciiTheme="minorBidi" w:hAnsiTheme="minorBidi"/>
          <w:b/>
          <w:sz w:val="19"/>
          <w:szCs w:val="19"/>
          <w:rtl/>
        </w:rPr>
        <w:t>ובס"ו</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סק"ח</w:t>
      </w:r>
      <w:proofErr w:type="spellEnd"/>
      <w:r w:rsidRPr="00E608DA">
        <w:rPr>
          <w:rFonts w:asciiTheme="minorBidi" w:hAnsiTheme="minorBidi"/>
          <w:b/>
          <w:sz w:val="19"/>
          <w:szCs w:val="19"/>
          <w:rtl/>
        </w:rPr>
        <w:t xml:space="preserve"> כתב בשם </w:t>
      </w:r>
      <w:proofErr w:type="spellStart"/>
      <w:r w:rsidRPr="00E608DA">
        <w:rPr>
          <w:rFonts w:asciiTheme="minorBidi" w:hAnsiTheme="minorBidi"/>
          <w:b/>
          <w:sz w:val="19"/>
          <w:szCs w:val="19"/>
          <w:rtl/>
        </w:rPr>
        <w:t>השל"ה</w:t>
      </w:r>
      <w:proofErr w:type="spellEnd"/>
      <w:r w:rsidRPr="00E608DA">
        <w:rPr>
          <w:rFonts w:asciiTheme="minorBidi" w:hAnsiTheme="minorBidi"/>
          <w:b/>
          <w:sz w:val="19"/>
          <w:szCs w:val="19"/>
          <w:rtl/>
        </w:rPr>
        <w:t xml:space="preserve"> בעמק הברכה לומר כל הברכות עד לעמו ישראל, משום </w:t>
      </w:r>
      <w:proofErr w:type="spellStart"/>
      <w:r w:rsidRPr="00E608DA">
        <w:rPr>
          <w:rFonts w:asciiTheme="minorBidi" w:hAnsiTheme="minorBidi"/>
          <w:b/>
          <w:sz w:val="19"/>
          <w:szCs w:val="19"/>
          <w:rtl/>
        </w:rPr>
        <w:t>דענ"י</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קאי</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דוקא</w:t>
      </w:r>
      <w:proofErr w:type="spellEnd"/>
      <w:r w:rsidRPr="00E608DA">
        <w:rPr>
          <w:rFonts w:asciiTheme="minorBidi" w:hAnsiTheme="minorBidi"/>
          <w:b/>
          <w:sz w:val="19"/>
          <w:szCs w:val="19"/>
          <w:rtl/>
        </w:rPr>
        <w:t xml:space="preserve"> על תפלה אלא שכתב שלא ראה </w:t>
      </w:r>
      <w:proofErr w:type="spellStart"/>
      <w:r w:rsidRPr="00E608DA">
        <w:rPr>
          <w:rFonts w:asciiTheme="minorBidi" w:hAnsiTheme="minorBidi"/>
          <w:b/>
          <w:sz w:val="19"/>
          <w:szCs w:val="19"/>
          <w:rtl/>
        </w:rPr>
        <w:t>לרבנן</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קשישאי</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דעבדי</w:t>
      </w:r>
      <w:proofErr w:type="spellEnd"/>
      <w:r w:rsidRPr="00E608DA">
        <w:rPr>
          <w:rFonts w:asciiTheme="minorBidi" w:hAnsiTheme="minorBidi"/>
          <w:b/>
          <w:sz w:val="19"/>
          <w:szCs w:val="19"/>
          <w:rtl/>
        </w:rPr>
        <w:t xml:space="preserve"> הכי </w:t>
      </w:r>
      <w:proofErr w:type="spellStart"/>
      <w:r w:rsidRPr="00E608DA">
        <w:rPr>
          <w:rFonts w:asciiTheme="minorBidi" w:hAnsiTheme="minorBidi"/>
          <w:b/>
          <w:sz w:val="19"/>
          <w:szCs w:val="19"/>
          <w:rtl/>
        </w:rPr>
        <w:t>דהא</w:t>
      </w:r>
      <w:proofErr w:type="spellEnd"/>
      <w:r w:rsidRPr="00E608DA">
        <w:rPr>
          <w:rFonts w:asciiTheme="minorBidi" w:hAnsiTheme="minorBidi"/>
          <w:b/>
          <w:sz w:val="19"/>
          <w:szCs w:val="19"/>
          <w:rtl/>
        </w:rPr>
        <w:t xml:space="preserve"> בגמ' אומר תחלה כל הברכות ואח"כ על נטילת </w:t>
      </w:r>
      <w:proofErr w:type="spellStart"/>
      <w:r w:rsidRPr="00E608DA">
        <w:rPr>
          <w:rFonts w:asciiTheme="minorBidi" w:hAnsiTheme="minorBidi"/>
          <w:b/>
          <w:sz w:val="19"/>
          <w:szCs w:val="19"/>
          <w:rtl/>
        </w:rPr>
        <w:t>ידים</w:t>
      </w:r>
      <w:proofErr w:type="spellEnd"/>
      <w:r w:rsidRPr="00E608DA">
        <w:rPr>
          <w:rFonts w:asciiTheme="minorBidi" w:hAnsiTheme="minorBidi"/>
          <w:b/>
          <w:sz w:val="19"/>
          <w:szCs w:val="19"/>
          <w:rtl/>
        </w:rPr>
        <w:t xml:space="preserve"> ומשמע אפי' אינו מתפלל ת</w:t>
      </w:r>
      <w:r w:rsidRPr="00E608DA">
        <w:rPr>
          <w:rFonts w:asciiTheme="minorBidi" w:hAnsiTheme="minorBidi" w:hint="cs"/>
          <w:b/>
          <w:sz w:val="19"/>
          <w:szCs w:val="19"/>
          <w:rtl/>
        </w:rPr>
        <w:t>י</w:t>
      </w:r>
      <w:r w:rsidRPr="00E608DA">
        <w:rPr>
          <w:rFonts w:asciiTheme="minorBidi" w:hAnsiTheme="minorBidi"/>
          <w:b/>
          <w:sz w:val="19"/>
          <w:szCs w:val="19"/>
          <w:rtl/>
        </w:rPr>
        <w:t xml:space="preserve">כף כדאי' דף י"א גבי רב. אלא שדבריו הם </w:t>
      </w:r>
      <w:proofErr w:type="spellStart"/>
      <w:r w:rsidRPr="00E608DA">
        <w:rPr>
          <w:rFonts w:asciiTheme="minorBidi" w:hAnsiTheme="minorBidi"/>
          <w:b/>
          <w:sz w:val="19"/>
          <w:szCs w:val="19"/>
          <w:rtl/>
        </w:rPr>
        <w:t>לענין</w:t>
      </w:r>
      <w:proofErr w:type="spellEnd"/>
      <w:r w:rsidRPr="00E608DA">
        <w:rPr>
          <w:rFonts w:asciiTheme="minorBidi" w:hAnsiTheme="minorBidi"/>
          <w:b/>
          <w:sz w:val="19"/>
          <w:szCs w:val="19"/>
          <w:rtl/>
        </w:rPr>
        <w:t xml:space="preserve"> לברך כל הברכות, אבל אינו שולל להסמיך איזה תפלה כדי שהברכה </w:t>
      </w:r>
      <w:r w:rsidRPr="00E608DA">
        <w:rPr>
          <w:rFonts w:asciiTheme="minorBidi" w:hAnsiTheme="minorBidi" w:hint="cs"/>
          <w:b/>
          <w:sz w:val="19"/>
          <w:szCs w:val="19"/>
          <w:rtl/>
        </w:rPr>
        <w:t>ת</w:t>
      </w:r>
      <w:r w:rsidRPr="00E608DA">
        <w:rPr>
          <w:rFonts w:asciiTheme="minorBidi" w:hAnsiTheme="minorBidi"/>
          <w:b/>
          <w:sz w:val="19"/>
          <w:szCs w:val="19"/>
          <w:rtl/>
        </w:rPr>
        <w:t xml:space="preserve">עלה עליה ולצאת טעם </w:t>
      </w:r>
      <w:proofErr w:type="spellStart"/>
      <w:r w:rsidRPr="00E608DA">
        <w:rPr>
          <w:rFonts w:asciiTheme="minorBidi" w:hAnsiTheme="minorBidi"/>
          <w:b/>
          <w:sz w:val="19"/>
          <w:szCs w:val="19"/>
          <w:rtl/>
        </w:rPr>
        <w:t>הרא"ש</w:t>
      </w:r>
      <w:proofErr w:type="spellEnd"/>
      <w:r w:rsidRPr="00E608DA">
        <w:rPr>
          <w:rFonts w:asciiTheme="minorBidi" w:hAnsiTheme="minorBidi"/>
          <w:b/>
          <w:sz w:val="19"/>
          <w:szCs w:val="19"/>
          <w:rtl/>
        </w:rPr>
        <w:t xml:space="preserve"> </w:t>
      </w:r>
      <w:proofErr w:type="spellStart"/>
      <w:r w:rsidRPr="00E608DA">
        <w:rPr>
          <w:rFonts w:asciiTheme="minorBidi" w:hAnsiTheme="minorBidi"/>
          <w:b/>
          <w:sz w:val="19"/>
          <w:szCs w:val="19"/>
          <w:rtl/>
        </w:rPr>
        <w:t>והרשב"א</w:t>
      </w:r>
      <w:proofErr w:type="spellEnd"/>
      <w:r w:rsidRPr="00E608DA">
        <w:rPr>
          <w:rFonts w:asciiTheme="minorBidi" w:hAnsiTheme="minorBidi"/>
          <w:b/>
          <w:sz w:val="19"/>
          <w:szCs w:val="19"/>
          <w:rtl/>
        </w:rPr>
        <w:t xml:space="preserve">.</w:t>
      </w:r>
      <w:del w:id="1742" w:author="מגיה" w:date="2026-10-15T09:00:00Z">
        <w:r w:rsidRPr="00E608DA">
          <w:rPr>
            <w:rFonts w:asciiTheme="minorBidi" w:hAnsiTheme="minorBidi"/>
            <w:b/>
            <w:sz w:val="19"/>
            <w:szCs w:val="19"/>
            <w:rtl/>
          </w:rPr>
          <w:delText xml:space="preserve"> </w:delText>
        </w:r>
      </w:del>
    </w:p>
  </w:footnote>
  <w:footnote w:id="78">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tl/>
        </w:rPr>
        <w:t xml:space="preserve"> </w:t>
      </w:r>
      <w:r w:rsidRPr="00E608DA">
        <w:rPr>
          <w:rFonts w:asciiTheme="minorBidi" w:hAnsiTheme="minorBidi" w:cstheme="minorBidi"/>
          <w:b/>
          <w:sz w:val="19"/>
          <w:szCs w:val="19"/>
          <w:rtl/>
        </w:rPr>
        <w:t xml:space="preserve">בדיעבד גם אם לא בירך פעם ראשונה יכול לברך גם בפעם שניה אם עשה צרכיו </w:t>
      </w:r>
      <w:ins w:id="1720"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מ"ב שם </w:t>
      </w:r>
      <w:proofErr w:type="spellStart"/>
      <w:r w:rsidRPr="00E608DA">
        <w:rPr>
          <w:rFonts w:asciiTheme="minorBidi" w:hAnsiTheme="minorBidi" w:cstheme="minorBidi"/>
          <w:b/>
          <w:sz w:val="19"/>
          <w:szCs w:val="19"/>
          <w:rtl/>
        </w:rPr>
        <w:t>ס"ק</w:t>
      </w:r>
      <w:proofErr w:type="spellEnd"/>
      <w:r w:rsidRPr="00E608DA">
        <w:rPr>
          <w:rFonts w:asciiTheme="minorBidi" w:hAnsiTheme="minorBidi" w:cstheme="minorBidi"/>
          <w:b/>
          <w:sz w:val="19"/>
          <w:szCs w:val="19"/>
          <w:rtl/>
        </w:rPr>
        <w:t xml:space="preserve"> לג)</w:t>
      </w:r>
      <w:r w:rsidRPr="00E608DA">
        <w:rPr>
          <w:rFonts w:asciiTheme="minorBidi" w:hAnsiTheme="minorBidi" w:cstheme="minorBidi" w:hint="cs"/>
          <w:b/>
          <w:sz w:val="19"/>
          <w:szCs w:val="19"/>
          <w:rtl/>
        </w:rPr>
        <w:t>.</w:t>
      </w:r>
    </w:p>
  </w:footnote>
  <w:footnote w:id="79">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asciiTheme="minorBidi" w:eastAsiaTheme="minorHAnsi" w:hAnsiTheme="minorBidi" w:cstheme="minorBidi"/>
          <w:b/>
          <w:bCs/>
          <w:sz w:val="19"/>
          <w:szCs w:val="19"/>
          <w:vertAlign w:val="baseline"/>
          <w:rtl/>
        </w:rPr>
        <w:t xml:space="preserve"> </w:t>
      </w:r>
      <w:r w:rsidRPr="00E608DA">
        <w:rPr>
          <w:rFonts w:asciiTheme="minorBidi" w:hAnsiTheme="minorBidi" w:cstheme="minorBidi"/>
          <w:b/>
          <w:sz w:val="19"/>
          <w:szCs w:val="19"/>
          <w:rtl/>
        </w:rPr>
        <w:t>ברכת הבית.</w:t>
      </w:r>
    </w:p>
  </w:footnote>
  <w:footnote w:id="80">
    <w:p w:rsidR="00A4713F" w:rsidRPr="00E608DA" w:rsidRDefault="00A4713F" w:rsidP="006650A6">
      <w:pPr>
        <w:pStyle w:val="a5"/>
        <w:bidi/>
        <w:spacing w:line="300" w:lineRule="exact"/>
        <w:jc w:val="both"/>
        <w:rPr>
          <w:rFonts w:asciiTheme="minorBidi" w:hAnsiTheme="minorBidi" w:cstheme="minorBidi"/>
          <w:b/>
          <w:bCs/>
          <w:sz w:val="19"/>
          <w:szCs w:val="19"/>
          <w:rtl/>
        </w:rPr>
      </w:pPr>
      <w:r w:rsidRPr="00DB5D36">
        <w:rPr>
          <w:rStyle w:val="a7"/>
          <w:rFonts w:asciiTheme="minorBidi" w:eastAsiaTheme="minorHAnsi" w:hAnsiTheme="minorBidi" w:cstheme="minorBidi"/>
          <w:b/>
          <w:bCs/>
          <w:sz w:val="19"/>
          <w:szCs w:val="19"/>
          <w:vertAlign w:val="baseline"/>
        </w:rPr>
        <w:footnoteRef/>
      </w:r>
      <w:r w:rsidRPr="00DB5D36">
        <w:rPr>
          <w:rStyle w:val="a7"/>
          <w:rFonts w:eastAsiaTheme="minorHAnsi"/>
          <w:bCs/>
          <w:vertAlign w:val="baseline"/>
          <w:rtl/>
        </w:rPr>
        <w:t xml:space="preserve"> </w:t>
      </w:r>
      <w:r w:rsidRPr="00E608DA">
        <w:rPr>
          <w:rFonts w:asciiTheme="minorBidi" w:hAnsiTheme="minorBidi" w:cstheme="minorBidi"/>
          <w:b/>
          <w:sz w:val="19"/>
          <w:szCs w:val="19"/>
          <w:rtl/>
        </w:rPr>
        <w:t xml:space="preserve">כן כתב המחבר בס"ד</w:t>
      </w:r>
      <w:ins w:id="1723" w:author="מגיה" w:date="2026-10-15T09:00:00Z">
        <w:r>
          <w:rPr>
            <w:rFonts w:asciiTheme="minorBidi" w:hAnsiTheme="minorBidi" w:cstheme="minorBidi"/>
            <w:b/>
            <w:sz w:val="19"/>
            <w:szCs w:val="19"/>
            <w:rtl/>
          </w:rPr>
          <w:t xml:space="preserve">:</w:t>
        </w:r>
      </w:ins>
      <w:r w:rsidRPr="00E608DA">
        <w:rPr>
          <w:rFonts w:asciiTheme="minorBidi" w:hAnsiTheme="minorBidi" w:cstheme="minorBidi"/>
          <w:b/>
          <w:sz w:val="19"/>
          <w:szCs w:val="19"/>
          <w:rtl/>
        </w:rPr>
        <w:t xml:space="preserve"> אין שיעור להשתין מים, כי אפילו </w:t>
      </w:r>
      <w:del w:id="1721" w:author="מגיה" w:date="2026-10-15T09:00:00Z">
        <w:r w:rsidRPr="00E608DA">
          <w:rPr>
            <w:rFonts w:asciiTheme="minorBidi" w:hAnsiTheme="minorBidi" w:cstheme="minorBidi"/>
            <w:b/>
            <w:sz w:val="19"/>
            <w:szCs w:val="19"/>
            <w:rtl/>
          </w:rPr>
          <w:delText xml:space="preserve">לטפה</w:delText>
        </w:r>
      </w:del>
      <w:ins w:id="1722" w:author="מגיה" w:date="2026-10-15T09:00:00Z">
        <w:r>
          <w:rPr>
            <w:rFonts w:asciiTheme="minorBidi" w:hAnsiTheme="minorBidi" w:cstheme="minorBidi"/>
            <w:b/>
            <w:sz w:val="19"/>
            <w:szCs w:val="19"/>
            <w:rtl/>
          </w:rPr>
          <w:t xml:space="preserve">לטיפה</w:t>
        </w:r>
      </w:ins>
      <w:r w:rsidRPr="00E608DA">
        <w:rPr>
          <w:rFonts w:asciiTheme="minorBidi" w:hAnsiTheme="minorBidi" w:cstheme="minorBidi"/>
          <w:b/>
          <w:sz w:val="19"/>
          <w:szCs w:val="19"/>
          <w:rtl/>
        </w:rPr>
        <w:t xml:space="preserve"> אחת חייב לברך, שאם </w:t>
      </w:r>
      <w:proofErr w:type="spellStart"/>
      <w:r w:rsidRPr="00E608DA">
        <w:rPr>
          <w:rFonts w:asciiTheme="minorBidi" w:hAnsiTheme="minorBidi" w:cstheme="minorBidi"/>
          <w:b/>
          <w:sz w:val="19"/>
          <w:szCs w:val="19"/>
          <w:rtl/>
        </w:rPr>
        <w:t>יסתם</w:t>
      </w:r>
      <w:proofErr w:type="spellEnd"/>
      <w:r w:rsidRPr="00E608DA">
        <w:rPr>
          <w:rFonts w:asciiTheme="minorBidi" w:hAnsiTheme="minorBidi" w:cstheme="minorBidi"/>
          <w:b/>
          <w:sz w:val="19"/>
          <w:szCs w:val="19"/>
          <w:rtl/>
        </w:rPr>
        <w:t xml:space="preserve"> הנקב מלהוציא הטפה ההיא היה קשה לו, וחייב להודות.</w:t>
      </w:r>
    </w:p>
  </w:footnote>
  <w:footnote w:id="81">
    <w:p w:rsidR="00A4713F" w:rsidRPr="00E608DA" w:rsidRDefault="00A4713F" w:rsidP="006F4E74">
      <w:pPr>
        <w:pStyle w:val="a5"/>
        <w:bidi/>
        <w:spacing w:line="300" w:lineRule="exact"/>
        <w:jc w:val="both"/>
        <w:rPr>
          <w:rFonts w:asciiTheme="minorBidi" w:hAnsiTheme="minorBidi" w:cstheme="minorBidi"/>
          <w:b/>
          <w:bCs/>
          <w:sz w:val="19"/>
          <w:szCs w:val="19"/>
        </w:rPr>
      </w:pPr>
      <w:r w:rsidRPr="00DB5D36">
        <w:rPr>
          <w:rStyle w:val="a7"/>
          <w:rFonts w:asciiTheme="minorBidi" w:eastAsiaTheme="minorHAnsi" w:hAnsiTheme="minorBidi" w:cstheme="minorBidi"/>
          <w:b/>
          <w:bCs/>
          <w:sz w:val="19"/>
          <w:szCs w:val="19"/>
          <w:vertAlign w:val="baseline"/>
        </w:rPr>
        <w:footnoteRef/>
      </w:r>
      <w:r w:rsidR="006F4E74">
        <w:rPr>
          <w:rFonts w:asciiTheme="minorBidi" w:hAnsiTheme="minorBidi" w:cstheme="minorBidi"/>
          <w:b/>
          <w:sz w:val="19"/>
          <w:szCs w:val="19"/>
          <w:rtl/>
        </w:rPr>
        <w:t xml:space="preserve"> והנה </w:t>
      </w:r>
      <w:proofErr w:type="spellStart"/>
      <w:r w:rsidR="006F4E74">
        <w:rPr>
          <w:rFonts w:asciiTheme="minorBidi" w:hAnsiTheme="minorBidi" w:cstheme="minorBidi"/>
          <w:b/>
          <w:sz w:val="19"/>
          <w:szCs w:val="19"/>
          <w:rtl/>
        </w:rPr>
        <w:t>הט"ז</w:t>
      </w:r>
      <w:proofErr w:type="spellEnd"/>
      <w:r w:rsidR="006F4E74">
        <w:rPr>
          <w:rFonts w:asciiTheme="minorBidi" w:hAnsiTheme="minorBidi" w:cstheme="minorBidi"/>
          <w:b/>
          <w:sz w:val="19"/>
          <w:szCs w:val="19"/>
          <w:rtl/>
        </w:rPr>
        <w:t xml:space="preserve"> </w:t>
      </w:r>
      <w:proofErr w:type="spellStart"/>
      <w:r w:rsidR="006F4E74">
        <w:rPr>
          <w:rFonts w:asciiTheme="minorBidi" w:hAnsiTheme="minorBidi" w:cstheme="minorBidi"/>
          <w:b/>
          <w:sz w:val="19"/>
          <w:szCs w:val="19"/>
          <w:rtl/>
        </w:rPr>
        <w:t>ס</w:t>
      </w:r>
      <w:r w:rsidRPr="00E608DA">
        <w:rPr>
          <w:rFonts w:asciiTheme="minorBidi" w:hAnsiTheme="minorBidi" w:cstheme="minorBidi"/>
          <w:b/>
          <w:sz w:val="19"/>
          <w:szCs w:val="19"/>
          <w:rtl/>
        </w:rPr>
        <w:t>ק</w:t>
      </w:r>
      <w:r w:rsidR="006F4E74">
        <w:rPr>
          <w:rFonts w:asciiTheme="minorBidi" w:hAnsiTheme="minorBidi" w:cstheme="minorBidi" w:hint="cs"/>
          <w:b/>
          <w:sz w:val="19"/>
          <w:szCs w:val="19"/>
          <w:rtl/>
        </w:rPr>
        <w:t>"</w:t>
      </w:r>
      <w:r w:rsidRPr="00E608DA">
        <w:rPr>
          <w:rFonts w:asciiTheme="minorBidi" w:hAnsiTheme="minorBidi" w:cstheme="minorBidi"/>
          <w:b/>
          <w:sz w:val="19"/>
          <w:szCs w:val="19"/>
          <w:rtl/>
        </w:rPr>
        <w:t>ב</w:t>
      </w:r>
      <w:proofErr w:type="spellEnd"/>
      <w:r w:rsidRPr="00E608DA">
        <w:rPr>
          <w:rFonts w:asciiTheme="minorBidi" w:hAnsiTheme="minorBidi" w:cstheme="minorBidi"/>
          <w:b/>
          <w:sz w:val="19"/>
          <w:szCs w:val="19"/>
          <w:rtl/>
        </w:rPr>
        <w:t xml:space="preserve"> דעתו </w:t>
      </w:r>
      <w:proofErr w:type="spellStart"/>
      <w:r w:rsidRPr="00E608DA">
        <w:rPr>
          <w:rFonts w:asciiTheme="minorBidi" w:hAnsiTheme="minorBidi" w:cstheme="minorBidi"/>
          <w:b/>
          <w:sz w:val="19"/>
          <w:szCs w:val="19"/>
          <w:rtl/>
        </w:rPr>
        <w:t>כהמחבר</w:t>
      </w:r>
      <w:proofErr w:type="spellEnd"/>
      <w:r w:rsidRPr="00E608DA">
        <w:rPr>
          <w:rFonts w:asciiTheme="minorBidi" w:hAnsiTheme="minorBidi" w:cstheme="minorBidi"/>
          <w:b/>
          <w:sz w:val="19"/>
          <w:szCs w:val="19"/>
          <w:rtl/>
        </w:rPr>
        <w:t xml:space="preserve"> וקו' </w:t>
      </w:r>
      <w:proofErr w:type="spellStart"/>
      <w:r w:rsidRPr="00E608DA">
        <w:rPr>
          <w:rFonts w:asciiTheme="minorBidi" w:hAnsiTheme="minorBidi" w:cstheme="minorBidi"/>
          <w:b/>
          <w:sz w:val="19"/>
          <w:szCs w:val="19"/>
          <w:rtl/>
        </w:rPr>
        <w:t>הב"ח</w:t>
      </w:r>
      <w:proofErr w:type="spellEnd"/>
      <w:r w:rsidRPr="00E608DA">
        <w:rPr>
          <w:rFonts w:asciiTheme="minorBidi" w:hAnsiTheme="minorBidi" w:cstheme="minorBidi"/>
          <w:b/>
          <w:sz w:val="19"/>
          <w:szCs w:val="19"/>
          <w:rtl/>
        </w:rPr>
        <w:t xml:space="preserve"> מברכת המזון כתב שאינה קושיא דודאי ברכת המזון מברך פעם אחת ממה נפשך אי כבר </w:t>
      </w:r>
      <w:proofErr w:type="spellStart"/>
      <w:r w:rsidRPr="00E608DA">
        <w:rPr>
          <w:rFonts w:asciiTheme="minorBidi" w:hAnsiTheme="minorBidi" w:cstheme="minorBidi"/>
          <w:b/>
          <w:sz w:val="19"/>
          <w:szCs w:val="19"/>
          <w:rtl/>
        </w:rPr>
        <w:t>נתעכל</w:t>
      </w:r>
      <w:proofErr w:type="spellEnd"/>
      <w:r w:rsidRPr="00E608DA">
        <w:rPr>
          <w:rFonts w:asciiTheme="minorBidi" w:hAnsiTheme="minorBidi" w:cstheme="minorBidi"/>
          <w:b/>
          <w:sz w:val="19"/>
          <w:szCs w:val="19"/>
          <w:rtl/>
        </w:rPr>
        <w:t xml:space="preserve"> המזון במעיו דהיינו שהוא רעב לאכול פעם שנית ודאי כבר חלף הלך לו החיוב של ב"ה של סעודה ראשונה ואין לזה </w:t>
      </w:r>
      <w:proofErr w:type="spellStart"/>
      <w:r w:rsidRPr="00E608DA">
        <w:rPr>
          <w:rFonts w:asciiTheme="minorBidi" w:hAnsiTheme="minorBidi" w:cstheme="minorBidi"/>
          <w:b/>
          <w:sz w:val="19"/>
          <w:szCs w:val="19"/>
          <w:rtl/>
        </w:rPr>
        <w:t>תשלומין</w:t>
      </w:r>
      <w:proofErr w:type="spellEnd"/>
      <w:r w:rsidRPr="00E608DA">
        <w:rPr>
          <w:rFonts w:asciiTheme="minorBidi" w:hAnsiTheme="minorBidi" w:cstheme="minorBidi"/>
          <w:b/>
          <w:sz w:val="19"/>
          <w:szCs w:val="19"/>
          <w:rtl/>
        </w:rPr>
        <w:t xml:space="preserve"> </w:t>
      </w:r>
      <w:proofErr w:type="spellStart"/>
      <w:r w:rsidRPr="00E608DA">
        <w:rPr>
          <w:rFonts w:asciiTheme="minorBidi" w:hAnsiTheme="minorBidi" w:cstheme="minorBidi"/>
          <w:b/>
          <w:sz w:val="19"/>
          <w:szCs w:val="19"/>
          <w:rtl/>
        </w:rPr>
        <w:t>דעל</w:t>
      </w:r>
      <w:proofErr w:type="spellEnd"/>
      <w:r w:rsidRPr="00E608DA">
        <w:rPr>
          <w:rFonts w:asciiTheme="minorBidi" w:hAnsiTheme="minorBidi" w:cstheme="minorBidi"/>
          <w:b/>
          <w:sz w:val="19"/>
          <w:szCs w:val="19"/>
          <w:rtl/>
        </w:rPr>
        <w:t xml:space="preserve"> מה יודה ויאמר ואכלת ושבעת והוא כבר נעשה רעב</w:t>
      </w:r>
      <w:r w:rsidR="006F4E74">
        <w:rPr>
          <w:rFonts w:asciiTheme="minorBidi" w:hAnsiTheme="minorBidi" w:cstheme="minorBidi" w:hint="cs"/>
          <w:b/>
          <w:sz w:val="19"/>
          <w:szCs w:val="19"/>
          <w:rtl/>
        </w:rPr>
        <w:t>,</w:t>
      </w:r>
      <w:r w:rsidRPr="00E608DA">
        <w:rPr>
          <w:rFonts w:asciiTheme="minorBidi" w:hAnsiTheme="minorBidi" w:cstheme="minorBidi"/>
          <w:b/>
          <w:sz w:val="19"/>
          <w:szCs w:val="19"/>
          <w:rtl/>
        </w:rPr>
        <w:t xml:space="preserve"> ואם לא </w:t>
      </w:r>
      <w:proofErr w:type="spellStart"/>
      <w:r w:rsidRPr="00E608DA">
        <w:rPr>
          <w:rFonts w:asciiTheme="minorBidi" w:hAnsiTheme="minorBidi" w:cstheme="minorBidi"/>
          <w:b/>
          <w:sz w:val="19"/>
          <w:szCs w:val="19"/>
          <w:rtl/>
        </w:rPr>
        <w:t>נתעכל</w:t>
      </w:r>
      <w:proofErr w:type="spellEnd"/>
      <w:r w:rsidRPr="00E608DA">
        <w:rPr>
          <w:rFonts w:asciiTheme="minorBidi" w:hAnsiTheme="minorBidi" w:cstheme="minorBidi"/>
          <w:b/>
          <w:sz w:val="19"/>
          <w:szCs w:val="19"/>
          <w:rtl/>
        </w:rPr>
        <w:t xml:space="preserve"> עדיין </w:t>
      </w:r>
      <w:proofErr w:type="spellStart"/>
      <w:r w:rsidRPr="00E608DA">
        <w:rPr>
          <w:rFonts w:asciiTheme="minorBidi" w:hAnsiTheme="minorBidi" w:cstheme="minorBidi"/>
          <w:b/>
          <w:sz w:val="19"/>
          <w:szCs w:val="19"/>
          <w:rtl/>
        </w:rPr>
        <w:t>ה"ל</w:t>
      </w:r>
      <w:proofErr w:type="spellEnd"/>
      <w:r w:rsidRPr="00E608DA">
        <w:rPr>
          <w:rFonts w:asciiTheme="minorBidi" w:hAnsiTheme="minorBidi" w:cstheme="minorBidi"/>
          <w:b/>
          <w:sz w:val="19"/>
          <w:szCs w:val="19"/>
          <w:rtl/>
        </w:rPr>
        <w:t xml:space="preserve"> כאלו אכל </w:t>
      </w:r>
      <w:proofErr w:type="spellStart"/>
      <w:r w:rsidRPr="00E608DA">
        <w:rPr>
          <w:rFonts w:asciiTheme="minorBidi" w:hAnsiTheme="minorBidi" w:cstheme="minorBidi"/>
          <w:b/>
          <w:sz w:val="19"/>
          <w:szCs w:val="19"/>
          <w:rtl/>
        </w:rPr>
        <w:t>הכל</w:t>
      </w:r>
      <w:proofErr w:type="spellEnd"/>
      <w:r w:rsidRPr="00E608DA">
        <w:rPr>
          <w:rFonts w:asciiTheme="minorBidi" w:hAnsiTheme="minorBidi" w:cstheme="minorBidi"/>
          <w:b/>
          <w:sz w:val="19"/>
          <w:szCs w:val="19"/>
          <w:rtl/>
        </w:rPr>
        <w:t xml:space="preserve"> בפעם א' כיון </w:t>
      </w:r>
      <w:proofErr w:type="spellStart"/>
      <w:r w:rsidRPr="00E608DA">
        <w:rPr>
          <w:rFonts w:asciiTheme="minorBidi" w:hAnsiTheme="minorBidi" w:cstheme="minorBidi"/>
          <w:b/>
          <w:sz w:val="19"/>
          <w:szCs w:val="19"/>
          <w:rtl/>
        </w:rPr>
        <w:t>דהשביעה</w:t>
      </w:r>
      <w:proofErr w:type="spellEnd"/>
      <w:r w:rsidRPr="00E608DA">
        <w:rPr>
          <w:rFonts w:asciiTheme="minorBidi" w:hAnsiTheme="minorBidi" w:cstheme="minorBidi"/>
          <w:b/>
          <w:sz w:val="19"/>
          <w:szCs w:val="19"/>
          <w:rtl/>
        </w:rPr>
        <w:t xml:space="preserve"> של אכילה ראשונה עדיין קיימא ולמה יברך ב' פעמים ברכת המזון, </w:t>
      </w:r>
      <w:proofErr w:type="spellStart"/>
      <w:r w:rsidRPr="00E608DA">
        <w:rPr>
          <w:rFonts w:asciiTheme="minorBidi" w:hAnsiTheme="minorBidi" w:cstheme="minorBidi"/>
          <w:b/>
          <w:sz w:val="19"/>
          <w:szCs w:val="19"/>
          <w:rtl/>
        </w:rPr>
        <w:t>משא"כ</w:t>
      </w:r>
      <w:proofErr w:type="spellEnd"/>
      <w:r w:rsidRPr="00E608DA">
        <w:rPr>
          <w:rFonts w:asciiTheme="minorBidi" w:hAnsiTheme="minorBidi" w:cstheme="minorBidi"/>
          <w:b/>
          <w:sz w:val="19"/>
          <w:szCs w:val="19"/>
          <w:rtl/>
        </w:rPr>
        <w:t xml:space="preserve"> באשר יצר </w:t>
      </w:r>
      <w:proofErr w:type="spellStart"/>
      <w:r w:rsidRPr="00E608DA">
        <w:rPr>
          <w:rFonts w:asciiTheme="minorBidi" w:hAnsiTheme="minorBidi" w:cstheme="minorBidi"/>
          <w:b/>
          <w:sz w:val="19"/>
          <w:szCs w:val="19"/>
          <w:rtl/>
        </w:rPr>
        <w:t>דתכף</w:t>
      </w:r>
      <w:proofErr w:type="spellEnd"/>
      <w:r w:rsidRPr="00E608DA">
        <w:rPr>
          <w:rFonts w:asciiTheme="minorBidi" w:hAnsiTheme="minorBidi" w:cstheme="minorBidi"/>
          <w:b/>
          <w:sz w:val="19"/>
          <w:szCs w:val="19"/>
          <w:rtl/>
        </w:rPr>
        <w:t xml:space="preserve"> שגמר מלהטיל מים פעם אחת חל עליו החיוב לומר אשר יצר וכל הטלת מים נחשב למעשה בפ"ע ולא שייך לומר </w:t>
      </w:r>
      <w:proofErr w:type="spellStart"/>
      <w:r w:rsidRPr="00E608DA">
        <w:rPr>
          <w:rFonts w:asciiTheme="minorBidi" w:hAnsiTheme="minorBidi" w:cstheme="minorBidi"/>
          <w:b/>
          <w:sz w:val="19"/>
          <w:szCs w:val="19"/>
          <w:rtl/>
        </w:rPr>
        <w:t>דהכל</w:t>
      </w:r>
      <w:proofErr w:type="spellEnd"/>
      <w:r w:rsidRPr="00E608DA">
        <w:rPr>
          <w:rFonts w:asciiTheme="minorBidi" w:hAnsiTheme="minorBidi" w:cstheme="minorBidi"/>
          <w:b/>
          <w:sz w:val="19"/>
          <w:szCs w:val="19"/>
          <w:rtl/>
        </w:rPr>
        <w:t xml:space="preserve"> יהיה נחשב לפעם אחת </w:t>
      </w:r>
      <w:proofErr w:type="spellStart"/>
      <w:r w:rsidRPr="00E608DA">
        <w:rPr>
          <w:rFonts w:asciiTheme="minorBidi" w:hAnsiTheme="minorBidi" w:cstheme="minorBidi"/>
          <w:b/>
          <w:sz w:val="19"/>
          <w:szCs w:val="19"/>
          <w:rtl/>
        </w:rPr>
        <w:t>דאין</w:t>
      </w:r>
      <w:proofErr w:type="spellEnd"/>
      <w:r w:rsidRPr="00E608DA">
        <w:rPr>
          <w:rFonts w:asciiTheme="minorBidi" w:hAnsiTheme="minorBidi" w:cstheme="minorBidi"/>
          <w:b/>
          <w:sz w:val="19"/>
          <w:szCs w:val="19"/>
          <w:rtl/>
        </w:rPr>
        <w:t xml:space="preserve"> הדבר בבחירה שלו.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13F" w:rsidRPr="005A0AE4" w:rsidRDefault="00A4713F" w:rsidP="003C2787">
    <w:pPr>
      <w:pStyle w:val="a8"/>
      <w:rPr>
        <w:rFonts w:cs="Guttman Drogolin"/>
        <w:b/>
        <w:bCs/>
        <w:sz w:val="34"/>
        <w:szCs w:val="34"/>
        <w:rtl/>
      </w:rPr>
    </w:pPr>
    <w:r w:rsidRPr="005A0AE4">
      <w:rPr>
        <w:rFonts w:cs="Guttman Drogolin" w:hint="cs"/>
        <w:b/>
        <w:bCs/>
        <w:sz w:val="34"/>
        <w:szCs w:val="34"/>
        <w:rtl/>
      </w:rPr>
      <w:t>חול המועד</w:t>
    </w:r>
    <w:r w:rsidRPr="005A0AE4">
      <w:rPr>
        <w:rFonts w:cs="Guttman Drogolin" w:hint="cs"/>
        <w:b/>
        <w:bCs/>
        <w:sz w:val="34"/>
        <w:szCs w:val="34"/>
        <w:rtl/>
      </w:rPr>
      <w:tab/>
    </w:r>
    <w:r>
      <w:rPr>
        <w:rFonts w:cs="Guttman Drogolin" w:hint="cs"/>
        <w:b/>
        <w:bCs/>
        <w:sz w:val="34"/>
        <w:szCs w:val="34"/>
        <w:rtl/>
      </w:rPr>
      <w:t>פרק שנים ועשרים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13F" w:rsidRPr="000215C3" w:rsidRDefault="00A4713F" w:rsidP="000215C3">
    <w:pPr>
      <w:pStyle w:val="a8"/>
      <w:framePr w:wrap="around" w:vAnchor="text" w:hAnchor="margin" w:xAlign="inside" w:y="1"/>
      <w:rPr>
        <w:rStyle w:val="ac"/>
        <w:rFonts w:cs="Guttman Drogolin"/>
        <w:b/>
        <w:bCs/>
        <w:sz w:val="28"/>
        <w:szCs w:val="28"/>
      </w:rPr>
    </w:pPr>
    <w:r w:rsidRPr="000215C3">
      <w:rPr>
        <w:rStyle w:val="ac"/>
        <w:rFonts w:cs="Guttman Drogolin"/>
        <w:b/>
        <w:bCs/>
        <w:sz w:val="28"/>
        <w:szCs w:val="28"/>
      </w:rPr>
      <w:fldChar w:fldCharType="begin"/>
    </w:r>
    <w:r w:rsidRPr="000215C3">
      <w:rPr>
        <w:rStyle w:val="ac"/>
        <w:rFonts w:cs="Guttman Drogolin"/>
        <w:b/>
        <w:bCs/>
        <w:sz w:val="28"/>
        <w:szCs w:val="28"/>
      </w:rPr>
      <w:instrText xml:space="preserve">PAGE  </w:instrText>
    </w:r>
    <w:r w:rsidRPr="000215C3">
      <w:rPr>
        <w:rStyle w:val="ac"/>
        <w:rFonts w:cs="Guttman Drogolin"/>
        <w:b/>
        <w:bCs/>
        <w:sz w:val="28"/>
        <w:szCs w:val="28"/>
      </w:rPr>
      <w:fldChar w:fldCharType="separate"/>
    </w:r>
    <w:r w:rsidR="00352F82">
      <w:rPr>
        <w:rStyle w:val="ac"/>
        <w:rFonts w:cs="Guttman Drogolin" w:hint="cs"/>
        <w:b/>
        <w:bCs/>
        <w:noProof/>
        <w:sz w:val="28"/>
        <w:szCs w:val="28"/>
        <w:rtl/>
      </w:rPr>
      <w:t>כט</w:t>
    </w:r>
    <w:r w:rsidRPr="000215C3">
      <w:rPr>
        <w:rStyle w:val="ac"/>
        <w:rFonts w:cs="Guttman Drogolin"/>
        <w:b/>
        <w:bCs/>
        <w:sz w:val="28"/>
        <w:szCs w:val="28"/>
      </w:rPr>
      <w:fldChar w:fldCharType="end"/>
    </w:r>
  </w:p>
  <w:p w:rsidR="00A4713F" w:rsidRPr="00D02BBC" w:rsidRDefault="00A4713F" w:rsidP="00057238">
    <w:pPr>
      <w:pStyle w:val="a8"/>
      <w:jc w:val="center"/>
      <w:rPr>
        <w:rFonts w:cs="Guttman Drogolin"/>
        <w:b/>
        <w:bCs/>
        <w:sz w:val="30"/>
        <w:szCs w:val="30"/>
        <w:rtl/>
      </w:rPr>
    </w:pPr>
    <w:proofErr w:type="spellStart"/>
    <w:r w:rsidRPr="00F555D5">
      <w:rPr>
        <w:rFonts w:cs="Guttman Drogolin" w:hint="cs"/>
        <w:b/>
        <w:bCs/>
        <w:sz w:val="36"/>
        <w:szCs w:val="36"/>
        <w:rtl/>
      </w:rPr>
      <w:t>שו"ע</w:t>
    </w:r>
    <w:proofErr w:type="spellEnd"/>
    <w:r w:rsidRPr="006650A6">
      <w:rPr>
        <w:rFonts w:hint="cs"/>
        <w:b/>
        <w:sz w:val="28"/>
        <w:szCs w:val="28"/>
        <w:rtl/>
      </w:rPr>
      <w:t xml:space="preserve">   </w:t>
    </w:r>
    <w:proofErr w:type="spellStart"/>
    <w:r w:rsidRPr="006D5E43">
      <w:rPr>
        <w:rFonts w:cs="Guttman Keren" w:hint="cs"/>
        <w:sz w:val="17"/>
        <w:szCs w:val="17"/>
        <w:rtl/>
      </w:rPr>
      <w:t>או"ח</w:t>
    </w:r>
    <w:proofErr w:type="spellEnd"/>
    <w:r w:rsidRPr="006D5E43">
      <w:rPr>
        <w:rFonts w:cs="Guttman Keren" w:hint="cs"/>
        <w:sz w:val="17"/>
        <w:szCs w:val="17"/>
        <w:rtl/>
      </w:rPr>
      <w:t xml:space="preserve"> ~ </w:t>
    </w:r>
    <w:r w:rsidRPr="006D5E43">
      <w:rPr>
        <w:rFonts w:ascii="Arial" w:eastAsia="Times New Roman" w:hAnsi="Arial" w:cs="Guttman Keren" w:hint="cs"/>
        <w:b/>
        <w:bCs/>
        <w:sz w:val="18"/>
        <w:szCs w:val="18"/>
        <w:rtl/>
        <w:lang w:eastAsia="he-IL"/>
      </w:rPr>
      <w:t>הנהגת אדם בבוקר</w:t>
    </w:r>
    <w:r w:rsidRPr="006D5E43">
      <w:rPr>
        <w:rFonts w:cs="Guttman Keren" w:hint="cs"/>
        <w:b/>
        <w:sz w:val="18"/>
        <w:szCs w:val="18"/>
        <w:rtl/>
      </w:rPr>
      <w:t xml:space="preserve"> </w:t>
    </w:r>
    <w:r w:rsidRPr="006D5E43">
      <w:rPr>
        <w:rFonts w:cs="Guttman Keren" w:hint="cs"/>
        <w:sz w:val="17"/>
        <w:szCs w:val="17"/>
        <w:rtl/>
      </w:rPr>
      <w:t>~ א</w:t>
    </w:r>
    <w:r w:rsidR="00057238">
      <w:rPr>
        <w:rFonts w:cs="Guttman Keren" w:hint="cs"/>
        <w:sz w:val="17"/>
        <w:szCs w:val="17"/>
        <w:rtl/>
      </w:rPr>
      <w:t xml:space="preserve"> </w:t>
    </w:r>
    <w:r w:rsidRPr="006D5E43">
      <w:rPr>
        <w:rFonts w:cs="Guttman Keren" w:hint="cs"/>
        <w:sz w:val="17"/>
        <w:szCs w:val="17"/>
        <w:rtl/>
      </w:rPr>
      <w:t>ז</w:t>
    </w:r>
    <w:r w:rsidRPr="003E22EE">
      <w:rPr>
        <w:rFonts w:hint="cs"/>
        <w:sz w:val="17"/>
        <w:szCs w:val="17"/>
        <w:rtl/>
      </w:rPr>
      <w:t xml:space="preserve"> </w:t>
    </w:r>
    <w:r w:rsidRPr="003E22EE">
      <w:rPr>
        <w:rFonts w:hint="cs"/>
        <w:b/>
        <w:sz w:val="18"/>
        <w:szCs w:val="18"/>
        <w:rtl/>
      </w:rPr>
      <w:t xml:space="preserve"> </w:t>
    </w:r>
    <w:r w:rsidRPr="003E22EE">
      <w:rPr>
        <w:rFonts w:hint="cs"/>
        <w:b/>
        <w:sz w:val="32"/>
        <w:szCs w:val="32"/>
        <w:rtl/>
      </w:rPr>
      <w:t xml:space="preserve">  </w:t>
    </w:r>
    <w:r w:rsidRPr="00F555D5">
      <w:rPr>
        <w:rFonts w:cs="Guttman Drogolin" w:hint="cs"/>
        <w:b/>
        <w:bCs/>
        <w:sz w:val="36"/>
        <w:szCs w:val="36"/>
        <w:rtl/>
      </w:rPr>
      <w:t>באר</w:t>
    </w:r>
    <w:r w:rsidRPr="00F555D5">
      <w:rPr>
        <w:rFonts w:cs="Guttman Drogolin" w:hint="cs"/>
        <w:b/>
        <w:bCs/>
        <w:sz w:val="32"/>
        <w:szCs w:val="32"/>
        <w:rtl/>
      </w:rPr>
      <w:t xml:space="preserve"> </w:t>
    </w:r>
    <w:r w:rsidRPr="00F555D5">
      <w:rPr>
        <w:rFonts w:cs="Guttman Drogolin" w:hint="cs"/>
        <w:b/>
        <w:bCs/>
        <w:sz w:val="36"/>
        <w:szCs w:val="36"/>
        <w:rtl/>
      </w:rPr>
      <w:t>חנוך</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proofState w:spelling="clean" w:grammar="clean"/>
  <w:defaultTabStop w:val="720"/>
  <w:characterSpacingControl w:val="doNotCompress"/>
  <w:footnotePr>
    <w:numFmt w:val="hebrew1"/>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875"/>
    <w:rsid w:val="0000567D"/>
    <w:rsid w:val="000215C3"/>
    <w:rsid w:val="0003208A"/>
    <w:rsid w:val="0003242F"/>
    <w:rsid w:val="00042D1C"/>
    <w:rsid w:val="000508A7"/>
    <w:rsid w:val="00051B6D"/>
    <w:rsid w:val="000563A4"/>
    <w:rsid w:val="00057238"/>
    <w:rsid w:val="00070E63"/>
    <w:rsid w:val="00073217"/>
    <w:rsid w:val="00080462"/>
    <w:rsid w:val="00086BCA"/>
    <w:rsid w:val="000C068B"/>
    <w:rsid w:val="000D69BA"/>
    <w:rsid w:val="000D6A6C"/>
    <w:rsid w:val="000E1DC2"/>
    <w:rsid w:val="000E5053"/>
    <w:rsid w:val="000E7A45"/>
    <w:rsid w:val="00103984"/>
    <w:rsid w:val="001455DD"/>
    <w:rsid w:val="00147AC6"/>
    <w:rsid w:val="001507AC"/>
    <w:rsid w:val="00157157"/>
    <w:rsid w:val="001605F9"/>
    <w:rsid w:val="00173B5B"/>
    <w:rsid w:val="001764FD"/>
    <w:rsid w:val="0018106E"/>
    <w:rsid w:val="0019194D"/>
    <w:rsid w:val="0019716A"/>
    <w:rsid w:val="0019736F"/>
    <w:rsid w:val="001A64D9"/>
    <w:rsid w:val="001A6B8A"/>
    <w:rsid w:val="001C2BAC"/>
    <w:rsid w:val="001C2F4B"/>
    <w:rsid w:val="001F3B2E"/>
    <w:rsid w:val="001F5245"/>
    <w:rsid w:val="002006E9"/>
    <w:rsid w:val="00200F4E"/>
    <w:rsid w:val="00205547"/>
    <w:rsid w:val="0021071F"/>
    <w:rsid w:val="002200F5"/>
    <w:rsid w:val="00220DDD"/>
    <w:rsid w:val="00222FD5"/>
    <w:rsid w:val="00231442"/>
    <w:rsid w:val="002332BD"/>
    <w:rsid w:val="0023665D"/>
    <w:rsid w:val="00247CA1"/>
    <w:rsid w:val="00250D5D"/>
    <w:rsid w:val="00255A71"/>
    <w:rsid w:val="002564AD"/>
    <w:rsid w:val="00277AE4"/>
    <w:rsid w:val="00295F24"/>
    <w:rsid w:val="002A56F3"/>
    <w:rsid w:val="002B3875"/>
    <w:rsid w:val="002B7F43"/>
    <w:rsid w:val="002C50EF"/>
    <w:rsid w:val="002C63D8"/>
    <w:rsid w:val="002C71D3"/>
    <w:rsid w:val="002D3FC4"/>
    <w:rsid w:val="002E2BCB"/>
    <w:rsid w:val="002E431A"/>
    <w:rsid w:val="002F1DC6"/>
    <w:rsid w:val="002F3320"/>
    <w:rsid w:val="0030657A"/>
    <w:rsid w:val="003113C3"/>
    <w:rsid w:val="00332276"/>
    <w:rsid w:val="0034394A"/>
    <w:rsid w:val="00352F82"/>
    <w:rsid w:val="00366AE5"/>
    <w:rsid w:val="00371215"/>
    <w:rsid w:val="00373FD0"/>
    <w:rsid w:val="00377DCA"/>
    <w:rsid w:val="00377F1A"/>
    <w:rsid w:val="003859FC"/>
    <w:rsid w:val="00386344"/>
    <w:rsid w:val="003906E7"/>
    <w:rsid w:val="003A19E4"/>
    <w:rsid w:val="003A1E71"/>
    <w:rsid w:val="003A6893"/>
    <w:rsid w:val="003B7685"/>
    <w:rsid w:val="003C2787"/>
    <w:rsid w:val="003C2905"/>
    <w:rsid w:val="003D0A3D"/>
    <w:rsid w:val="003D644B"/>
    <w:rsid w:val="003E025D"/>
    <w:rsid w:val="003E0834"/>
    <w:rsid w:val="003E0B27"/>
    <w:rsid w:val="003F19A0"/>
    <w:rsid w:val="0041502C"/>
    <w:rsid w:val="00415BAB"/>
    <w:rsid w:val="004217C2"/>
    <w:rsid w:val="004351CB"/>
    <w:rsid w:val="004364E6"/>
    <w:rsid w:val="00437C04"/>
    <w:rsid w:val="004568B0"/>
    <w:rsid w:val="00466355"/>
    <w:rsid w:val="0047415C"/>
    <w:rsid w:val="004A1473"/>
    <w:rsid w:val="004A7490"/>
    <w:rsid w:val="004B054E"/>
    <w:rsid w:val="004B64A3"/>
    <w:rsid w:val="004C2250"/>
    <w:rsid w:val="004D0D39"/>
    <w:rsid w:val="0050232A"/>
    <w:rsid w:val="00503647"/>
    <w:rsid w:val="00503EE9"/>
    <w:rsid w:val="0050406C"/>
    <w:rsid w:val="0050486D"/>
    <w:rsid w:val="00511019"/>
    <w:rsid w:val="00520230"/>
    <w:rsid w:val="00524786"/>
    <w:rsid w:val="005327CC"/>
    <w:rsid w:val="005360DF"/>
    <w:rsid w:val="00536103"/>
    <w:rsid w:val="005542E8"/>
    <w:rsid w:val="005544A2"/>
    <w:rsid w:val="0057285D"/>
    <w:rsid w:val="00581427"/>
    <w:rsid w:val="00587F35"/>
    <w:rsid w:val="005A4A36"/>
    <w:rsid w:val="005A7883"/>
    <w:rsid w:val="005B195E"/>
    <w:rsid w:val="005B58D4"/>
    <w:rsid w:val="005B70FE"/>
    <w:rsid w:val="005C1467"/>
    <w:rsid w:val="005C3D2C"/>
    <w:rsid w:val="005C3F43"/>
    <w:rsid w:val="005C5A62"/>
    <w:rsid w:val="005D00F1"/>
    <w:rsid w:val="005D29E8"/>
    <w:rsid w:val="005D3E1E"/>
    <w:rsid w:val="005D74A7"/>
    <w:rsid w:val="005F111B"/>
    <w:rsid w:val="005F37A8"/>
    <w:rsid w:val="005F3872"/>
    <w:rsid w:val="005F6F6C"/>
    <w:rsid w:val="006005A8"/>
    <w:rsid w:val="0060270C"/>
    <w:rsid w:val="00611B79"/>
    <w:rsid w:val="00613F40"/>
    <w:rsid w:val="00616D2B"/>
    <w:rsid w:val="00616D6B"/>
    <w:rsid w:val="00616DF4"/>
    <w:rsid w:val="00632435"/>
    <w:rsid w:val="00633CFC"/>
    <w:rsid w:val="00646FC3"/>
    <w:rsid w:val="0066187C"/>
    <w:rsid w:val="006650A6"/>
    <w:rsid w:val="00683B47"/>
    <w:rsid w:val="006861E7"/>
    <w:rsid w:val="0069463F"/>
    <w:rsid w:val="006949FD"/>
    <w:rsid w:val="006A7683"/>
    <w:rsid w:val="006B1EFB"/>
    <w:rsid w:val="006C1C6D"/>
    <w:rsid w:val="006C74E5"/>
    <w:rsid w:val="006D0A7B"/>
    <w:rsid w:val="006D345A"/>
    <w:rsid w:val="006D3FF9"/>
    <w:rsid w:val="006D5E43"/>
    <w:rsid w:val="006F4E74"/>
    <w:rsid w:val="007033DE"/>
    <w:rsid w:val="00713A93"/>
    <w:rsid w:val="00720CE0"/>
    <w:rsid w:val="00721007"/>
    <w:rsid w:val="0073177C"/>
    <w:rsid w:val="007319ED"/>
    <w:rsid w:val="00735D6E"/>
    <w:rsid w:val="00741FAD"/>
    <w:rsid w:val="00754C97"/>
    <w:rsid w:val="00760E84"/>
    <w:rsid w:val="00763B66"/>
    <w:rsid w:val="0076740D"/>
    <w:rsid w:val="00773C11"/>
    <w:rsid w:val="00785386"/>
    <w:rsid w:val="007918BC"/>
    <w:rsid w:val="00795BFB"/>
    <w:rsid w:val="00797FC9"/>
    <w:rsid w:val="007A08C0"/>
    <w:rsid w:val="007A1C5A"/>
    <w:rsid w:val="007A216E"/>
    <w:rsid w:val="007A27E1"/>
    <w:rsid w:val="007A3B18"/>
    <w:rsid w:val="007A55AD"/>
    <w:rsid w:val="007B234A"/>
    <w:rsid w:val="007B778E"/>
    <w:rsid w:val="007C16A7"/>
    <w:rsid w:val="007C3149"/>
    <w:rsid w:val="007D06A9"/>
    <w:rsid w:val="007F61B2"/>
    <w:rsid w:val="00820E60"/>
    <w:rsid w:val="00824C27"/>
    <w:rsid w:val="0082538A"/>
    <w:rsid w:val="008253DF"/>
    <w:rsid w:val="008307F8"/>
    <w:rsid w:val="008330F5"/>
    <w:rsid w:val="00833513"/>
    <w:rsid w:val="008532DC"/>
    <w:rsid w:val="00865BA3"/>
    <w:rsid w:val="008666A4"/>
    <w:rsid w:val="00867F56"/>
    <w:rsid w:val="00871485"/>
    <w:rsid w:val="008820EB"/>
    <w:rsid w:val="008A5902"/>
    <w:rsid w:val="008B2EF1"/>
    <w:rsid w:val="008C1739"/>
    <w:rsid w:val="008E2EB3"/>
    <w:rsid w:val="008E362D"/>
    <w:rsid w:val="009050BD"/>
    <w:rsid w:val="0090593B"/>
    <w:rsid w:val="00923A02"/>
    <w:rsid w:val="00940898"/>
    <w:rsid w:val="00943A0E"/>
    <w:rsid w:val="00953CB2"/>
    <w:rsid w:val="00976247"/>
    <w:rsid w:val="009807FB"/>
    <w:rsid w:val="00986448"/>
    <w:rsid w:val="00987F9A"/>
    <w:rsid w:val="009A487F"/>
    <w:rsid w:val="009B2E05"/>
    <w:rsid w:val="009B45EC"/>
    <w:rsid w:val="009B5C84"/>
    <w:rsid w:val="009C4AC2"/>
    <w:rsid w:val="009C7DCA"/>
    <w:rsid w:val="009D086E"/>
    <w:rsid w:val="009D0AD9"/>
    <w:rsid w:val="009E1E1A"/>
    <w:rsid w:val="009F40A5"/>
    <w:rsid w:val="00A00363"/>
    <w:rsid w:val="00A12B62"/>
    <w:rsid w:val="00A12E7F"/>
    <w:rsid w:val="00A14252"/>
    <w:rsid w:val="00A274C7"/>
    <w:rsid w:val="00A37C1B"/>
    <w:rsid w:val="00A41DE9"/>
    <w:rsid w:val="00A4713F"/>
    <w:rsid w:val="00A50A18"/>
    <w:rsid w:val="00A521CA"/>
    <w:rsid w:val="00A53B1B"/>
    <w:rsid w:val="00A54971"/>
    <w:rsid w:val="00A56171"/>
    <w:rsid w:val="00A61A9F"/>
    <w:rsid w:val="00A77D32"/>
    <w:rsid w:val="00A81F82"/>
    <w:rsid w:val="00A93F70"/>
    <w:rsid w:val="00AB33F8"/>
    <w:rsid w:val="00AB5B9D"/>
    <w:rsid w:val="00AC13BF"/>
    <w:rsid w:val="00AC14E7"/>
    <w:rsid w:val="00AC4733"/>
    <w:rsid w:val="00AD5350"/>
    <w:rsid w:val="00AD624D"/>
    <w:rsid w:val="00AE7660"/>
    <w:rsid w:val="00AF0ED4"/>
    <w:rsid w:val="00B013CF"/>
    <w:rsid w:val="00B02487"/>
    <w:rsid w:val="00B171D4"/>
    <w:rsid w:val="00B25882"/>
    <w:rsid w:val="00B334BA"/>
    <w:rsid w:val="00B40157"/>
    <w:rsid w:val="00B451B3"/>
    <w:rsid w:val="00B464C4"/>
    <w:rsid w:val="00B51E16"/>
    <w:rsid w:val="00B55843"/>
    <w:rsid w:val="00B62517"/>
    <w:rsid w:val="00B64D70"/>
    <w:rsid w:val="00B64EEE"/>
    <w:rsid w:val="00B76DB3"/>
    <w:rsid w:val="00B813FD"/>
    <w:rsid w:val="00B8222D"/>
    <w:rsid w:val="00B8337A"/>
    <w:rsid w:val="00BA11C4"/>
    <w:rsid w:val="00BA33C9"/>
    <w:rsid w:val="00BA4BFB"/>
    <w:rsid w:val="00BA55F0"/>
    <w:rsid w:val="00BB0D30"/>
    <w:rsid w:val="00BB2996"/>
    <w:rsid w:val="00BB519F"/>
    <w:rsid w:val="00BC6BB1"/>
    <w:rsid w:val="00BC70D8"/>
    <w:rsid w:val="00BD438E"/>
    <w:rsid w:val="00BD46A1"/>
    <w:rsid w:val="00BE017F"/>
    <w:rsid w:val="00BE02D4"/>
    <w:rsid w:val="00BF68E1"/>
    <w:rsid w:val="00C04FDD"/>
    <w:rsid w:val="00C1632A"/>
    <w:rsid w:val="00C16F56"/>
    <w:rsid w:val="00C200A8"/>
    <w:rsid w:val="00C2393F"/>
    <w:rsid w:val="00C23FF3"/>
    <w:rsid w:val="00C317F8"/>
    <w:rsid w:val="00C32BE1"/>
    <w:rsid w:val="00C32EAB"/>
    <w:rsid w:val="00C37805"/>
    <w:rsid w:val="00C42033"/>
    <w:rsid w:val="00C45ED6"/>
    <w:rsid w:val="00C60869"/>
    <w:rsid w:val="00C742EB"/>
    <w:rsid w:val="00C82A69"/>
    <w:rsid w:val="00C87170"/>
    <w:rsid w:val="00CA0F21"/>
    <w:rsid w:val="00CB2F68"/>
    <w:rsid w:val="00CE0AE3"/>
    <w:rsid w:val="00CF0051"/>
    <w:rsid w:val="00CF1C4F"/>
    <w:rsid w:val="00CF1D5A"/>
    <w:rsid w:val="00D009E9"/>
    <w:rsid w:val="00D01078"/>
    <w:rsid w:val="00D01B19"/>
    <w:rsid w:val="00D15B65"/>
    <w:rsid w:val="00D22D80"/>
    <w:rsid w:val="00D259EB"/>
    <w:rsid w:val="00D308B8"/>
    <w:rsid w:val="00D3593E"/>
    <w:rsid w:val="00D35D12"/>
    <w:rsid w:val="00D4131E"/>
    <w:rsid w:val="00D44C33"/>
    <w:rsid w:val="00D63C63"/>
    <w:rsid w:val="00D63E53"/>
    <w:rsid w:val="00D65418"/>
    <w:rsid w:val="00D66569"/>
    <w:rsid w:val="00D7245E"/>
    <w:rsid w:val="00D83A70"/>
    <w:rsid w:val="00D8462D"/>
    <w:rsid w:val="00D87B75"/>
    <w:rsid w:val="00D94D02"/>
    <w:rsid w:val="00D95FCA"/>
    <w:rsid w:val="00D97627"/>
    <w:rsid w:val="00DA147D"/>
    <w:rsid w:val="00DB0177"/>
    <w:rsid w:val="00DB1AB2"/>
    <w:rsid w:val="00DB5D36"/>
    <w:rsid w:val="00DC07CD"/>
    <w:rsid w:val="00DC39F5"/>
    <w:rsid w:val="00DC48AD"/>
    <w:rsid w:val="00DD5F18"/>
    <w:rsid w:val="00DD64F1"/>
    <w:rsid w:val="00DE03B2"/>
    <w:rsid w:val="00DE3456"/>
    <w:rsid w:val="00DF1B1E"/>
    <w:rsid w:val="00E0149C"/>
    <w:rsid w:val="00E02CF7"/>
    <w:rsid w:val="00E04E8E"/>
    <w:rsid w:val="00E1086D"/>
    <w:rsid w:val="00E10BD9"/>
    <w:rsid w:val="00E1502D"/>
    <w:rsid w:val="00E17020"/>
    <w:rsid w:val="00E17CD5"/>
    <w:rsid w:val="00E24123"/>
    <w:rsid w:val="00E248BE"/>
    <w:rsid w:val="00E3424B"/>
    <w:rsid w:val="00E3587F"/>
    <w:rsid w:val="00E45DCD"/>
    <w:rsid w:val="00E50DFE"/>
    <w:rsid w:val="00E73592"/>
    <w:rsid w:val="00E806D2"/>
    <w:rsid w:val="00E84746"/>
    <w:rsid w:val="00EA1908"/>
    <w:rsid w:val="00EA66FF"/>
    <w:rsid w:val="00EB0896"/>
    <w:rsid w:val="00EB2DB5"/>
    <w:rsid w:val="00EC1C11"/>
    <w:rsid w:val="00EC214C"/>
    <w:rsid w:val="00EC4A22"/>
    <w:rsid w:val="00ED00B2"/>
    <w:rsid w:val="00ED3491"/>
    <w:rsid w:val="00EE2361"/>
    <w:rsid w:val="00EF45B9"/>
    <w:rsid w:val="00EF6C39"/>
    <w:rsid w:val="00F0357F"/>
    <w:rsid w:val="00F44D5A"/>
    <w:rsid w:val="00F527D8"/>
    <w:rsid w:val="00F53FBD"/>
    <w:rsid w:val="00F555D5"/>
    <w:rsid w:val="00F71CFF"/>
    <w:rsid w:val="00F7231E"/>
    <w:rsid w:val="00F8784D"/>
    <w:rsid w:val="00F9500A"/>
    <w:rsid w:val="00FB1268"/>
    <w:rsid w:val="00FC0362"/>
    <w:rsid w:val="00FC4BC7"/>
    <w:rsid w:val="00FD31EB"/>
    <w:rsid w:val="00FF0D4A"/>
    <w:rsid w:val="00FF2D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9C71A"/>
  <w15:chartTrackingRefBased/>
  <w15:docId w15:val="{60204571-DBFD-4A29-81F2-4EFA6BC4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24786"/>
    <w:pPr>
      <w:bidi/>
    </w:pPr>
  </w:style>
  <w:style w:type="paragraph" w:styleId="1">
    <w:name w:val="heading 1"/>
    <w:basedOn w:val="a"/>
    <w:next w:val="a"/>
    <w:link w:val="10"/>
    <w:uiPriority w:val="9"/>
    <w:qFormat/>
    <w:rsid w:val="00616D6B"/>
    <w:pPr>
      <w:keepNext/>
      <w:keepLines/>
      <w:bidi w:val="0"/>
      <w:spacing w:before="240" w:after="0" w:line="240" w:lineRule="auto"/>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C317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616D6B"/>
    <w:pPr>
      <w:keepNext/>
      <w:keepLines/>
      <w:bidi w:val="0"/>
      <w:spacing w:before="40" w:after="0" w:line="240" w:lineRule="auto"/>
      <w:outlineLvl w:val="2"/>
    </w:pPr>
    <w:rPr>
      <w:rFonts w:asciiTheme="majorHAnsi" w:eastAsiaTheme="majorEastAsia" w:hAnsiTheme="majorHAnsi" w:cstheme="majorBidi"/>
      <w:color w:val="1F4D78" w:themeColor="accent1" w:themeShade="7F"/>
      <w:sz w:val="24"/>
      <w:szCs w:val="24"/>
    </w:rPr>
  </w:style>
  <w:style w:type="paragraph" w:styleId="8">
    <w:name w:val="heading 8"/>
    <w:basedOn w:val="a"/>
    <w:next w:val="a"/>
    <w:link w:val="80"/>
    <w:uiPriority w:val="9"/>
    <w:semiHidden/>
    <w:unhideWhenUsed/>
    <w:qFormat/>
    <w:rsid w:val="00616D6B"/>
    <w:pPr>
      <w:keepNext/>
      <w:keepLines/>
      <w:bidi w:val="0"/>
      <w:spacing w:before="40" w:after="0" w:line="240" w:lineRule="auto"/>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2B3875"/>
    <w:pPr>
      <w:bidi w:val="0"/>
      <w:spacing w:after="0" w:line="240" w:lineRule="auto"/>
    </w:pPr>
    <w:rPr>
      <w:rFonts w:ascii="Courier New" w:eastAsia="Times New Roman" w:hAnsi="Courier New" w:cs="Courier New"/>
      <w:sz w:val="20"/>
      <w:szCs w:val="20"/>
    </w:rPr>
  </w:style>
  <w:style w:type="character" w:customStyle="1" w:styleId="a4">
    <w:name w:val="טקסט רגיל תו"/>
    <w:basedOn w:val="a0"/>
    <w:link w:val="a3"/>
    <w:rsid w:val="002B3875"/>
    <w:rPr>
      <w:rFonts w:ascii="Courier New" w:eastAsia="Times New Roman" w:hAnsi="Courier New" w:cs="Courier New"/>
      <w:sz w:val="20"/>
      <w:szCs w:val="20"/>
    </w:rPr>
  </w:style>
  <w:style w:type="paragraph" w:styleId="a5">
    <w:name w:val="footnote text"/>
    <w:basedOn w:val="a"/>
    <w:link w:val="a6"/>
    <w:rsid w:val="002B3875"/>
    <w:pPr>
      <w:bidi w:val="0"/>
      <w:spacing w:after="0" w:line="240" w:lineRule="auto"/>
    </w:pPr>
    <w:rPr>
      <w:rFonts w:ascii="Times New Roman" w:eastAsia="Times New Roman" w:hAnsi="Times New Roman" w:cs="Times New Roman"/>
      <w:sz w:val="20"/>
      <w:szCs w:val="20"/>
    </w:rPr>
  </w:style>
  <w:style w:type="character" w:customStyle="1" w:styleId="a6">
    <w:name w:val="טקסט הערת שוליים תו"/>
    <w:basedOn w:val="a0"/>
    <w:link w:val="a5"/>
    <w:rsid w:val="002B3875"/>
    <w:rPr>
      <w:rFonts w:ascii="Times New Roman" w:eastAsia="Times New Roman" w:hAnsi="Times New Roman" w:cs="Times New Roman"/>
      <w:sz w:val="20"/>
      <w:szCs w:val="20"/>
    </w:rPr>
  </w:style>
  <w:style w:type="character" w:styleId="a7">
    <w:name w:val="footnote reference"/>
    <w:basedOn w:val="a0"/>
    <w:rsid w:val="002B3875"/>
    <w:rPr>
      <w:vertAlign w:val="superscript"/>
    </w:rPr>
  </w:style>
  <w:style w:type="paragraph" w:styleId="a8">
    <w:name w:val="header"/>
    <w:basedOn w:val="a"/>
    <w:link w:val="a9"/>
    <w:uiPriority w:val="99"/>
    <w:unhideWhenUsed/>
    <w:rsid w:val="00616D6B"/>
    <w:pPr>
      <w:tabs>
        <w:tab w:val="center" w:pos="4153"/>
        <w:tab w:val="right" w:pos="8306"/>
      </w:tabs>
      <w:spacing w:after="0" w:line="240" w:lineRule="auto"/>
    </w:pPr>
  </w:style>
  <w:style w:type="character" w:customStyle="1" w:styleId="a9">
    <w:name w:val="כותרת עליונה תו"/>
    <w:basedOn w:val="a0"/>
    <w:link w:val="a8"/>
    <w:uiPriority w:val="99"/>
    <w:rsid w:val="00616D6B"/>
  </w:style>
  <w:style w:type="paragraph" w:styleId="aa">
    <w:name w:val="footer"/>
    <w:basedOn w:val="a"/>
    <w:link w:val="ab"/>
    <w:uiPriority w:val="99"/>
    <w:unhideWhenUsed/>
    <w:rsid w:val="00616D6B"/>
    <w:pPr>
      <w:tabs>
        <w:tab w:val="center" w:pos="4153"/>
        <w:tab w:val="right" w:pos="8306"/>
      </w:tabs>
      <w:spacing w:after="0" w:line="240" w:lineRule="auto"/>
    </w:pPr>
  </w:style>
  <w:style w:type="character" w:customStyle="1" w:styleId="ab">
    <w:name w:val="כותרת תחתונה תו"/>
    <w:basedOn w:val="a0"/>
    <w:link w:val="aa"/>
    <w:uiPriority w:val="99"/>
    <w:rsid w:val="00616D6B"/>
  </w:style>
  <w:style w:type="character" w:customStyle="1" w:styleId="10">
    <w:name w:val="כותרת 1 תו"/>
    <w:basedOn w:val="a0"/>
    <w:link w:val="1"/>
    <w:uiPriority w:val="9"/>
    <w:rsid w:val="00616D6B"/>
    <w:rPr>
      <w:rFonts w:asciiTheme="majorHAnsi" w:eastAsiaTheme="majorEastAsia" w:hAnsiTheme="majorHAnsi" w:cstheme="majorBidi"/>
      <w:color w:val="2E74B5" w:themeColor="accent1" w:themeShade="BF"/>
      <w:sz w:val="32"/>
      <w:szCs w:val="32"/>
    </w:rPr>
  </w:style>
  <w:style w:type="character" w:customStyle="1" w:styleId="30">
    <w:name w:val="כותרת 3 תו"/>
    <w:basedOn w:val="a0"/>
    <w:link w:val="3"/>
    <w:uiPriority w:val="9"/>
    <w:rsid w:val="00616D6B"/>
    <w:rPr>
      <w:rFonts w:asciiTheme="majorHAnsi" w:eastAsiaTheme="majorEastAsia" w:hAnsiTheme="majorHAnsi" w:cstheme="majorBidi"/>
      <w:color w:val="1F4D78" w:themeColor="accent1" w:themeShade="7F"/>
      <w:sz w:val="24"/>
      <w:szCs w:val="24"/>
    </w:rPr>
  </w:style>
  <w:style w:type="character" w:customStyle="1" w:styleId="80">
    <w:name w:val="כותרת 8 תו"/>
    <w:basedOn w:val="a0"/>
    <w:link w:val="8"/>
    <w:uiPriority w:val="9"/>
    <w:semiHidden/>
    <w:rsid w:val="00616D6B"/>
    <w:rPr>
      <w:rFonts w:asciiTheme="majorHAnsi" w:eastAsiaTheme="majorEastAsia" w:hAnsiTheme="majorHAnsi" w:cstheme="majorBidi"/>
      <w:color w:val="272727" w:themeColor="text1" w:themeTint="D8"/>
      <w:sz w:val="21"/>
      <w:szCs w:val="21"/>
    </w:rPr>
  </w:style>
  <w:style w:type="character" w:styleId="ac">
    <w:name w:val="page number"/>
    <w:basedOn w:val="a0"/>
    <w:rsid w:val="00616D6B"/>
  </w:style>
  <w:style w:type="paragraph" w:styleId="31">
    <w:name w:val="Body Text 3"/>
    <w:basedOn w:val="a"/>
    <w:link w:val="32"/>
    <w:uiPriority w:val="99"/>
    <w:semiHidden/>
    <w:unhideWhenUsed/>
    <w:rsid w:val="00616D6B"/>
    <w:pPr>
      <w:bidi w:val="0"/>
      <w:spacing w:after="120" w:line="240" w:lineRule="auto"/>
    </w:pPr>
    <w:rPr>
      <w:rFonts w:ascii="Times New Roman" w:eastAsia="Times New Roman" w:hAnsi="Times New Roman" w:cs="Times New Roman"/>
      <w:sz w:val="16"/>
      <w:szCs w:val="16"/>
    </w:rPr>
  </w:style>
  <w:style w:type="character" w:customStyle="1" w:styleId="32">
    <w:name w:val="גוף טקסט 3 תו"/>
    <w:basedOn w:val="a0"/>
    <w:link w:val="31"/>
    <w:uiPriority w:val="99"/>
    <w:semiHidden/>
    <w:rsid w:val="00616D6B"/>
    <w:rPr>
      <w:rFonts w:ascii="Times New Roman" w:eastAsia="Times New Roman" w:hAnsi="Times New Roman" w:cs="Times New Roman"/>
      <w:sz w:val="16"/>
      <w:szCs w:val="16"/>
    </w:rPr>
  </w:style>
  <w:style w:type="paragraph" w:styleId="21">
    <w:name w:val="Body Text 2"/>
    <w:basedOn w:val="a"/>
    <w:link w:val="22"/>
    <w:uiPriority w:val="99"/>
    <w:semiHidden/>
    <w:unhideWhenUsed/>
    <w:rsid w:val="00616D6B"/>
    <w:pPr>
      <w:bidi w:val="0"/>
      <w:spacing w:after="120" w:line="480" w:lineRule="auto"/>
    </w:pPr>
    <w:rPr>
      <w:rFonts w:ascii="Times New Roman" w:eastAsia="Times New Roman" w:hAnsi="Times New Roman" w:cs="Times New Roman"/>
      <w:sz w:val="24"/>
      <w:szCs w:val="24"/>
    </w:rPr>
  </w:style>
  <w:style w:type="character" w:customStyle="1" w:styleId="22">
    <w:name w:val="גוף טקסט 2 תו"/>
    <w:basedOn w:val="a0"/>
    <w:link w:val="21"/>
    <w:uiPriority w:val="99"/>
    <w:semiHidden/>
    <w:rsid w:val="00616D6B"/>
    <w:rPr>
      <w:rFonts w:ascii="Times New Roman" w:eastAsia="Times New Roman" w:hAnsi="Times New Roman" w:cs="Times New Roman"/>
      <w:sz w:val="24"/>
      <w:szCs w:val="24"/>
    </w:rPr>
  </w:style>
  <w:style w:type="numbering" w:customStyle="1" w:styleId="11">
    <w:name w:val="ללא רשימה1"/>
    <w:next w:val="a2"/>
    <w:uiPriority w:val="99"/>
    <w:semiHidden/>
    <w:unhideWhenUsed/>
    <w:rsid w:val="006650A6"/>
  </w:style>
  <w:style w:type="paragraph" w:styleId="ad">
    <w:name w:val="Balloon Text"/>
    <w:basedOn w:val="a"/>
    <w:link w:val="ae"/>
    <w:uiPriority w:val="99"/>
    <w:semiHidden/>
    <w:unhideWhenUsed/>
    <w:rsid w:val="006650A6"/>
    <w:pPr>
      <w:bidi w:val="0"/>
      <w:spacing w:after="0" w:line="240" w:lineRule="auto"/>
    </w:pPr>
    <w:rPr>
      <w:rFonts w:ascii="Tahoma" w:eastAsia="Times New Roman" w:hAnsi="Tahoma" w:cs="Tahoma"/>
      <w:bCs/>
      <w:sz w:val="18"/>
      <w:szCs w:val="18"/>
      <w:vertAlign w:val="superscript"/>
    </w:rPr>
  </w:style>
  <w:style w:type="character" w:customStyle="1" w:styleId="ae">
    <w:name w:val="טקסט בלונים תו"/>
    <w:basedOn w:val="a0"/>
    <w:link w:val="ad"/>
    <w:uiPriority w:val="99"/>
    <w:semiHidden/>
    <w:rsid w:val="006650A6"/>
    <w:rPr>
      <w:rFonts w:ascii="Tahoma" w:eastAsia="Times New Roman" w:hAnsi="Tahoma" w:cs="Tahoma"/>
      <w:bCs/>
      <w:sz w:val="18"/>
      <w:szCs w:val="18"/>
      <w:vertAlign w:val="superscript"/>
    </w:rPr>
  </w:style>
  <w:style w:type="character" w:customStyle="1" w:styleId="20">
    <w:name w:val="כותרת 2 תו"/>
    <w:basedOn w:val="a0"/>
    <w:link w:val="2"/>
    <w:uiPriority w:val="9"/>
    <w:semiHidden/>
    <w:rsid w:val="00C317F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4120">
      <w:bodyDiv w:val="1"/>
      <w:marLeft w:val="0"/>
      <w:marRight w:val="0"/>
      <w:marTop w:val="0"/>
      <w:marBottom w:val="0"/>
      <w:divBdr>
        <w:top w:val="none" w:sz="0" w:space="0" w:color="auto"/>
        <w:left w:val="none" w:sz="0" w:space="0" w:color="auto"/>
        <w:bottom w:val="none" w:sz="0" w:space="0" w:color="auto"/>
        <w:right w:val="none" w:sz="0" w:space="0" w:color="auto"/>
      </w:divBdr>
      <w:divsChild>
        <w:div w:id="345137509">
          <w:marLeft w:val="0"/>
          <w:marRight w:val="0"/>
          <w:marTop w:val="0"/>
          <w:marBottom w:val="0"/>
          <w:divBdr>
            <w:top w:val="none" w:sz="0" w:space="0" w:color="auto"/>
            <w:left w:val="none" w:sz="0" w:space="0" w:color="auto"/>
            <w:bottom w:val="none" w:sz="0" w:space="0" w:color="auto"/>
            <w:right w:val="none" w:sz="0" w:space="0" w:color="auto"/>
          </w:divBdr>
          <w:divsChild>
            <w:div w:id="1839727280">
              <w:marLeft w:val="0"/>
              <w:marRight w:val="0"/>
              <w:marTop w:val="0"/>
              <w:marBottom w:val="0"/>
              <w:divBdr>
                <w:top w:val="none" w:sz="0" w:space="0" w:color="auto"/>
                <w:left w:val="none" w:sz="0" w:space="0" w:color="auto"/>
                <w:bottom w:val="none" w:sz="0" w:space="0" w:color="auto"/>
                <w:right w:val="none" w:sz="0" w:space="0" w:color="auto"/>
              </w:divBdr>
            </w:div>
            <w:div w:id="453181539">
              <w:marLeft w:val="0"/>
              <w:marRight w:val="0"/>
              <w:marTop w:val="0"/>
              <w:marBottom w:val="0"/>
              <w:divBdr>
                <w:top w:val="none" w:sz="0" w:space="0" w:color="auto"/>
                <w:left w:val="none" w:sz="0" w:space="0" w:color="auto"/>
                <w:bottom w:val="none" w:sz="0" w:space="0" w:color="auto"/>
                <w:right w:val="none" w:sz="0" w:space="0" w:color="auto"/>
              </w:divBdr>
            </w:div>
            <w:div w:id="1829059302">
              <w:marLeft w:val="0"/>
              <w:marRight w:val="0"/>
              <w:marTop w:val="0"/>
              <w:marBottom w:val="0"/>
              <w:divBdr>
                <w:top w:val="none" w:sz="0" w:space="0" w:color="auto"/>
                <w:left w:val="none" w:sz="0" w:space="0" w:color="auto"/>
                <w:bottom w:val="none" w:sz="0" w:space="0" w:color="auto"/>
                <w:right w:val="none" w:sz="0" w:space="0" w:color="auto"/>
              </w:divBdr>
            </w:div>
            <w:div w:id="282926789">
              <w:marLeft w:val="0"/>
              <w:marRight w:val="0"/>
              <w:marTop w:val="0"/>
              <w:marBottom w:val="0"/>
              <w:divBdr>
                <w:top w:val="none" w:sz="0" w:space="0" w:color="auto"/>
                <w:left w:val="none" w:sz="0" w:space="0" w:color="auto"/>
                <w:bottom w:val="none" w:sz="0" w:space="0" w:color="auto"/>
                <w:right w:val="none" w:sz="0" w:space="0" w:color="auto"/>
              </w:divBdr>
            </w:div>
            <w:div w:id="865284">
              <w:marLeft w:val="0"/>
              <w:marRight w:val="0"/>
              <w:marTop w:val="0"/>
              <w:marBottom w:val="0"/>
              <w:divBdr>
                <w:top w:val="none" w:sz="0" w:space="0" w:color="auto"/>
                <w:left w:val="none" w:sz="0" w:space="0" w:color="auto"/>
                <w:bottom w:val="none" w:sz="0" w:space="0" w:color="auto"/>
                <w:right w:val="none" w:sz="0" w:space="0" w:color="auto"/>
              </w:divBdr>
            </w:div>
            <w:div w:id="437139046">
              <w:marLeft w:val="0"/>
              <w:marRight w:val="0"/>
              <w:marTop w:val="0"/>
              <w:marBottom w:val="0"/>
              <w:divBdr>
                <w:top w:val="none" w:sz="0" w:space="0" w:color="auto"/>
                <w:left w:val="none" w:sz="0" w:space="0" w:color="auto"/>
                <w:bottom w:val="none" w:sz="0" w:space="0" w:color="auto"/>
                <w:right w:val="none" w:sz="0" w:space="0" w:color="auto"/>
              </w:divBdr>
            </w:div>
            <w:div w:id="173301517">
              <w:marLeft w:val="0"/>
              <w:marRight w:val="0"/>
              <w:marTop w:val="0"/>
              <w:marBottom w:val="0"/>
              <w:divBdr>
                <w:top w:val="none" w:sz="0" w:space="0" w:color="auto"/>
                <w:left w:val="none" w:sz="0" w:space="0" w:color="auto"/>
                <w:bottom w:val="none" w:sz="0" w:space="0" w:color="auto"/>
                <w:right w:val="none" w:sz="0" w:space="0" w:color="auto"/>
              </w:divBdr>
            </w:div>
            <w:div w:id="523400611">
              <w:marLeft w:val="0"/>
              <w:marRight w:val="0"/>
              <w:marTop w:val="0"/>
              <w:marBottom w:val="0"/>
              <w:divBdr>
                <w:top w:val="none" w:sz="0" w:space="0" w:color="auto"/>
                <w:left w:val="none" w:sz="0" w:space="0" w:color="auto"/>
                <w:bottom w:val="none" w:sz="0" w:space="0" w:color="auto"/>
                <w:right w:val="none" w:sz="0" w:space="0" w:color="auto"/>
              </w:divBdr>
            </w:div>
            <w:div w:id="377054674">
              <w:marLeft w:val="0"/>
              <w:marRight w:val="0"/>
              <w:marTop w:val="0"/>
              <w:marBottom w:val="0"/>
              <w:divBdr>
                <w:top w:val="none" w:sz="0" w:space="0" w:color="auto"/>
                <w:left w:val="none" w:sz="0" w:space="0" w:color="auto"/>
                <w:bottom w:val="none" w:sz="0" w:space="0" w:color="auto"/>
                <w:right w:val="none" w:sz="0" w:space="0" w:color="auto"/>
              </w:divBdr>
            </w:div>
            <w:div w:id="1208835471">
              <w:marLeft w:val="0"/>
              <w:marRight w:val="0"/>
              <w:marTop w:val="0"/>
              <w:marBottom w:val="0"/>
              <w:divBdr>
                <w:top w:val="none" w:sz="0" w:space="0" w:color="auto"/>
                <w:left w:val="none" w:sz="0" w:space="0" w:color="auto"/>
                <w:bottom w:val="none" w:sz="0" w:space="0" w:color="auto"/>
                <w:right w:val="none" w:sz="0" w:space="0" w:color="auto"/>
              </w:divBdr>
            </w:div>
            <w:div w:id="1538081688">
              <w:marLeft w:val="0"/>
              <w:marRight w:val="0"/>
              <w:marTop w:val="0"/>
              <w:marBottom w:val="0"/>
              <w:divBdr>
                <w:top w:val="none" w:sz="0" w:space="0" w:color="auto"/>
                <w:left w:val="none" w:sz="0" w:space="0" w:color="auto"/>
                <w:bottom w:val="none" w:sz="0" w:space="0" w:color="auto"/>
                <w:right w:val="none" w:sz="0" w:space="0" w:color="auto"/>
              </w:divBdr>
            </w:div>
            <w:div w:id="1080836609">
              <w:marLeft w:val="0"/>
              <w:marRight w:val="0"/>
              <w:marTop w:val="0"/>
              <w:marBottom w:val="0"/>
              <w:divBdr>
                <w:top w:val="none" w:sz="0" w:space="0" w:color="auto"/>
                <w:left w:val="none" w:sz="0" w:space="0" w:color="auto"/>
                <w:bottom w:val="none" w:sz="0" w:space="0" w:color="auto"/>
                <w:right w:val="none" w:sz="0" w:space="0" w:color="auto"/>
              </w:divBdr>
            </w:div>
            <w:div w:id="1275790356">
              <w:marLeft w:val="0"/>
              <w:marRight w:val="0"/>
              <w:marTop w:val="0"/>
              <w:marBottom w:val="0"/>
              <w:divBdr>
                <w:top w:val="none" w:sz="0" w:space="0" w:color="auto"/>
                <w:left w:val="none" w:sz="0" w:space="0" w:color="auto"/>
                <w:bottom w:val="none" w:sz="0" w:space="0" w:color="auto"/>
                <w:right w:val="none" w:sz="0" w:space="0" w:color="auto"/>
              </w:divBdr>
            </w:div>
            <w:div w:id="27684090">
              <w:marLeft w:val="0"/>
              <w:marRight w:val="0"/>
              <w:marTop w:val="0"/>
              <w:marBottom w:val="0"/>
              <w:divBdr>
                <w:top w:val="none" w:sz="0" w:space="0" w:color="auto"/>
                <w:left w:val="none" w:sz="0" w:space="0" w:color="auto"/>
                <w:bottom w:val="none" w:sz="0" w:space="0" w:color="auto"/>
                <w:right w:val="none" w:sz="0" w:space="0" w:color="auto"/>
              </w:divBdr>
            </w:div>
            <w:div w:id="1443452770">
              <w:marLeft w:val="0"/>
              <w:marRight w:val="0"/>
              <w:marTop w:val="0"/>
              <w:marBottom w:val="0"/>
              <w:divBdr>
                <w:top w:val="none" w:sz="0" w:space="0" w:color="auto"/>
                <w:left w:val="none" w:sz="0" w:space="0" w:color="auto"/>
                <w:bottom w:val="none" w:sz="0" w:space="0" w:color="auto"/>
                <w:right w:val="none" w:sz="0" w:space="0" w:color="auto"/>
              </w:divBdr>
            </w:div>
            <w:div w:id="2049867680">
              <w:marLeft w:val="0"/>
              <w:marRight w:val="0"/>
              <w:marTop w:val="0"/>
              <w:marBottom w:val="0"/>
              <w:divBdr>
                <w:top w:val="none" w:sz="0" w:space="0" w:color="auto"/>
                <w:left w:val="none" w:sz="0" w:space="0" w:color="auto"/>
                <w:bottom w:val="none" w:sz="0" w:space="0" w:color="auto"/>
                <w:right w:val="none" w:sz="0" w:space="0" w:color="auto"/>
              </w:divBdr>
            </w:div>
            <w:div w:id="1469543721">
              <w:marLeft w:val="0"/>
              <w:marRight w:val="0"/>
              <w:marTop w:val="0"/>
              <w:marBottom w:val="0"/>
              <w:divBdr>
                <w:top w:val="none" w:sz="0" w:space="0" w:color="auto"/>
                <w:left w:val="none" w:sz="0" w:space="0" w:color="auto"/>
                <w:bottom w:val="none" w:sz="0" w:space="0" w:color="auto"/>
                <w:right w:val="none" w:sz="0" w:space="0" w:color="auto"/>
              </w:divBdr>
            </w:div>
            <w:div w:id="1602907855">
              <w:marLeft w:val="0"/>
              <w:marRight w:val="0"/>
              <w:marTop w:val="0"/>
              <w:marBottom w:val="0"/>
              <w:divBdr>
                <w:top w:val="none" w:sz="0" w:space="0" w:color="auto"/>
                <w:left w:val="none" w:sz="0" w:space="0" w:color="auto"/>
                <w:bottom w:val="none" w:sz="0" w:space="0" w:color="auto"/>
                <w:right w:val="none" w:sz="0" w:space="0" w:color="auto"/>
              </w:divBdr>
            </w:div>
            <w:div w:id="492531757">
              <w:marLeft w:val="0"/>
              <w:marRight w:val="0"/>
              <w:marTop w:val="0"/>
              <w:marBottom w:val="0"/>
              <w:divBdr>
                <w:top w:val="none" w:sz="0" w:space="0" w:color="auto"/>
                <w:left w:val="none" w:sz="0" w:space="0" w:color="auto"/>
                <w:bottom w:val="none" w:sz="0" w:space="0" w:color="auto"/>
                <w:right w:val="none" w:sz="0" w:space="0" w:color="auto"/>
              </w:divBdr>
            </w:div>
            <w:div w:id="675956418">
              <w:marLeft w:val="0"/>
              <w:marRight w:val="0"/>
              <w:marTop w:val="0"/>
              <w:marBottom w:val="0"/>
              <w:divBdr>
                <w:top w:val="none" w:sz="0" w:space="0" w:color="auto"/>
                <w:left w:val="none" w:sz="0" w:space="0" w:color="auto"/>
                <w:bottom w:val="none" w:sz="0" w:space="0" w:color="auto"/>
                <w:right w:val="none" w:sz="0" w:space="0" w:color="auto"/>
              </w:divBdr>
            </w:div>
            <w:div w:id="455687287">
              <w:marLeft w:val="0"/>
              <w:marRight w:val="0"/>
              <w:marTop w:val="0"/>
              <w:marBottom w:val="0"/>
              <w:divBdr>
                <w:top w:val="none" w:sz="0" w:space="0" w:color="auto"/>
                <w:left w:val="none" w:sz="0" w:space="0" w:color="auto"/>
                <w:bottom w:val="none" w:sz="0" w:space="0" w:color="auto"/>
                <w:right w:val="none" w:sz="0" w:space="0" w:color="auto"/>
              </w:divBdr>
            </w:div>
            <w:div w:id="1290211845">
              <w:marLeft w:val="0"/>
              <w:marRight w:val="0"/>
              <w:marTop w:val="0"/>
              <w:marBottom w:val="0"/>
              <w:divBdr>
                <w:top w:val="none" w:sz="0" w:space="0" w:color="auto"/>
                <w:left w:val="none" w:sz="0" w:space="0" w:color="auto"/>
                <w:bottom w:val="none" w:sz="0" w:space="0" w:color="auto"/>
                <w:right w:val="none" w:sz="0" w:space="0" w:color="auto"/>
              </w:divBdr>
            </w:div>
            <w:div w:id="1776557306">
              <w:marLeft w:val="0"/>
              <w:marRight w:val="0"/>
              <w:marTop w:val="0"/>
              <w:marBottom w:val="0"/>
              <w:divBdr>
                <w:top w:val="none" w:sz="0" w:space="0" w:color="auto"/>
                <w:left w:val="none" w:sz="0" w:space="0" w:color="auto"/>
                <w:bottom w:val="none" w:sz="0" w:space="0" w:color="auto"/>
                <w:right w:val="none" w:sz="0" w:space="0" w:color="auto"/>
              </w:divBdr>
            </w:div>
            <w:div w:id="944001727">
              <w:marLeft w:val="0"/>
              <w:marRight w:val="0"/>
              <w:marTop w:val="0"/>
              <w:marBottom w:val="0"/>
              <w:divBdr>
                <w:top w:val="none" w:sz="0" w:space="0" w:color="auto"/>
                <w:left w:val="none" w:sz="0" w:space="0" w:color="auto"/>
                <w:bottom w:val="none" w:sz="0" w:space="0" w:color="auto"/>
                <w:right w:val="none" w:sz="0" w:space="0" w:color="auto"/>
              </w:divBdr>
            </w:div>
            <w:div w:id="188300072">
              <w:marLeft w:val="0"/>
              <w:marRight w:val="0"/>
              <w:marTop w:val="0"/>
              <w:marBottom w:val="0"/>
              <w:divBdr>
                <w:top w:val="none" w:sz="0" w:space="0" w:color="auto"/>
                <w:left w:val="none" w:sz="0" w:space="0" w:color="auto"/>
                <w:bottom w:val="none" w:sz="0" w:space="0" w:color="auto"/>
                <w:right w:val="none" w:sz="0" w:space="0" w:color="auto"/>
              </w:divBdr>
            </w:div>
            <w:div w:id="257443264">
              <w:marLeft w:val="0"/>
              <w:marRight w:val="0"/>
              <w:marTop w:val="0"/>
              <w:marBottom w:val="0"/>
              <w:divBdr>
                <w:top w:val="none" w:sz="0" w:space="0" w:color="auto"/>
                <w:left w:val="none" w:sz="0" w:space="0" w:color="auto"/>
                <w:bottom w:val="none" w:sz="0" w:space="0" w:color="auto"/>
                <w:right w:val="none" w:sz="0" w:space="0" w:color="auto"/>
              </w:divBdr>
            </w:div>
            <w:div w:id="1871991841">
              <w:marLeft w:val="0"/>
              <w:marRight w:val="0"/>
              <w:marTop w:val="0"/>
              <w:marBottom w:val="0"/>
              <w:divBdr>
                <w:top w:val="none" w:sz="0" w:space="0" w:color="auto"/>
                <w:left w:val="none" w:sz="0" w:space="0" w:color="auto"/>
                <w:bottom w:val="none" w:sz="0" w:space="0" w:color="auto"/>
                <w:right w:val="none" w:sz="0" w:space="0" w:color="auto"/>
              </w:divBdr>
            </w:div>
            <w:div w:id="476143566">
              <w:marLeft w:val="0"/>
              <w:marRight w:val="0"/>
              <w:marTop w:val="0"/>
              <w:marBottom w:val="0"/>
              <w:divBdr>
                <w:top w:val="none" w:sz="0" w:space="0" w:color="auto"/>
                <w:left w:val="none" w:sz="0" w:space="0" w:color="auto"/>
                <w:bottom w:val="none" w:sz="0" w:space="0" w:color="auto"/>
                <w:right w:val="none" w:sz="0" w:space="0" w:color="auto"/>
              </w:divBdr>
            </w:div>
            <w:div w:id="12415973">
              <w:marLeft w:val="0"/>
              <w:marRight w:val="0"/>
              <w:marTop w:val="0"/>
              <w:marBottom w:val="0"/>
              <w:divBdr>
                <w:top w:val="none" w:sz="0" w:space="0" w:color="auto"/>
                <w:left w:val="none" w:sz="0" w:space="0" w:color="auto"/>
                <w:bottom w:val="none" w:sz="0" w:space="0" w:color="auto"/>
                <w:right w:val="none" w:sz="0" w:space="0" w:color="auto"/>
              </w:divBdr>
            </w:div>
            <w:div w:id="861817517">
              <w:marLeft w:val="0"/>
              <w:marRight w:val="0"/>
              <w:marTop w:val="0"/>
              <w:marBottom w:val="0"/>
              <w:divBdr>
                <w:top w:val="none" w:sz="0" w:space="0" w:color="auto"/>
                <w:left w:val="none" w:sz="0" w:space="0" w:color="auto"/>
                <w:bottom w:val="none" w:sz="0" w:space="0" w:color="auto"/>
                <w:right w:val="none" w:sz="0" w:space="0" w:color="auto"/>
              </w:divBdr>
            </w:div>
            <w:div w:id="1676958017">
              <w:marLeft w:val="0"/>
              <w:marRight w:val="0"/>
              <w:marTop w:val="0"/>
              <w:marBottom w:val="0"/>
              <w:divBdr>
                <w:top w:val="none" w:sz="0" w:space="0" w:color="auto"/>
                <w:left w:val="none" w:sz="0" w:space="0" w:color="auto"/>
                <w:bottom w:val="none" w:sz="0" w:space="0" w:color="auto"/>
                <w:right w:val="none" w:sz="0" w:space="0" w:color="auto"/>
              </w:divBdr>
            </w:div>
            <w:div w:id="925649442">
              <w:marLeft w:val="0"/>
              <w:marRight w:val="0"/>
              <w:marTop w:val="0"/>
              <w:marBottom w:val="0"/>
              <w:divBdr>
                <w:top w:val="none" w:sz="0" w:space="0" w:color="auto"/>
                <w:left w:val="none" w:sz="0" w:space="0" w:color="auto"/>
                <w:bottom w:val="none" w:sz="0" w:space="0" w:color="auto"/>
                <w:right w:val="none" w:sz="0" w:space="0" w:color="auto"/>
              </w:divBdr>
            </w:div>
            <w:div w:id="456333530">
              <w:marLeft w:val="0"/>
              <w:marRight w:val="0"/>
              <w:marTop w:val="0"/>
              <w:marBottom w:val="0"/>
              <w:divBdr>
                <w:top w:val="none" w:sz="0" w:space="0" w:color="auto"/>
                <w:left w:val="none" w:sz="0" w:space="0" w:color="auto"/>
                <w:bottom w:val="none" w:sz="0" w:space="0" w:color="auto"/>
                <w:right w:val="none" w:sz="0" w:space="0" w:color="auto"/>
              </w:divBdr>
            </w:div>
            <w:div w:id="1731030023">
              <w:marLeft w:val="0"/>
              <w:marRight w:val="0"/>
              <w:marTop w:val="0"/>
              <w:marBottom w:val="0"/>
              <w:divBdr>
                <w:top w:val="none" w:sz="0" w:space="0" w:color="auto"/>
                <w:left w:val="none" w:sz="0" w:space="0" w:color="auto"/>
                <w:bottom w:val="none" w:sz="0" w:space="0" w:color="auto"/>
                <w:right w:val="none" w:sz="0" w:space="0" w:color="auto"/>
              </w:divBdr>
            </w:div>
            <w:div w:id="1627926920">
              <w:marLeft w:val="0"/>
              <w:marRight w:val="0"/>
              <w:marTop w:val="0"/>
              <w:marBottom w:val="0"/>
              <w:divBdr>
                <w:top w:val="none" w:sz="0" w:space="0" w:color="auto"/>
                <w:left w:val="none" w:sz="0" w:space="0" w:color="auto"/>
                <w:bottom w:val="none" w:sz="0" w:space="0" w:color="auto"/>
                <w:right w:val="none" w:sz="0" w:space="0" w:color="auto"/>
              </w:divBdr>
            </w:div>
            <w:div w:id="1397046844">
              <w:marLeft w:val="0"/>
              <w:marRight w:val="0"/>
              <w:marTop w:val="0"/>
              <w:marBottom w:val="0"/>
              <w:divBdr>
                <w:top w:val="none" w:sz="0" w:space="0" w:color="auto"/>
                <w:left w:val="none" w:sz="0" w:space="0" w:color="auto"/>
                <w:bottom w:val="none" w:sz="0" w:space="0" w:color="auto"/>
                <w:right w:val="none" w:sz="0" w:space="0" w:color="auto"/>
              </w:divBdr>
            </w:div>
            <w:div w:id="4323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6513">
      <w:bodyDiv w:val="1"/>
      <w:marLeft w:val="0"/>
      <w:marRight w:val="0"/>
      <w:marTop w:val="0"/>
      <w:marBottom w:val="0"/>
      <w:divBdr>
        <w:top w:val="none" w:sz="0" w:space="0" w:color="auto"/>
        <w:left w:val="none" w:sz="0" w:space="0" w:color="auto"/>
        <w:bottom w:val="none" w:sz="0" w:space="0" w:color="auto"/>
        <w:right w:val="none" w:sz="0" w:space="0" w:color="auto"/>
      </w:divBdr>
    </w:div>
    <w:div w:id="211310064">
      <w:bodyDiv w:val="1"/>
      <w:marLeft w:val="0"/>
      <w:marRight w:val="0"/>
      <w:marTop w:val="0"/>
      <w:marBottom w:val="0"/>
      <w:divBdr>
        <w:top w:val="none" w:sz="0" w:space="0" w:color="auto"/>
        <w:left w:val="none" w:sz="0" w:space="0" w:color="auto"/>
        <w:bottom w:val="none" w:sz="0" w:space="0" w:color="auto"/>
        <w:right w:val="none" w:sz="0" w:space="0" w:color="auto"/>
      </w:divBdr>
    </w:div>
    <w:div w:id="215748158">
      <w:bodyDiv w:val="1"/>
      <w:marLeft w:val="0"/>
      <w:marRight w:val="0"/>
      <w:marTop w:val="0"/>
      <w:marBottom w:val="0"/>
      <w:divBdr>
        <w:top w:val="none" w:sz="0" w:space="0" w:color="auto"/>
        <w:left w:val="none" w:sz="0" w:space="0" w:color="auto"/>
        <w:bottom w:val="none" w:sz="0" w:space="0" w:color="auto"/>
        <w:right w:val="none" w:sz="0" w:space="0" w:color="auto"/>
      </w:divBdr>
    </w:div>
    <w:div w:id="233399041">
      <w:bodyDiv w:val="1"/>
      <w:marLeft w:val="0"/>
      <w:marRight w:val="0"/>
      <w:marTop w:val="0"/>
      <w:marBottom w:val="0"/>
      <w:divBdr>
        <w:top w:val="none" w:sz="0" w:space="0" w:color="auto"/>
        <w:left w:val="none" w:sz="0" w:space="0" w:color="auto"/>
        <w:bottom w:val="none" w:sz="0" w:space="0" w:color="auto"/>
        <w:right w:val="none" w:sz="0" w:space="0" w:color="auto"/>
      </w:divBdr>
    </w:div>
    <w:div w:id="312098793">
      <w:bodyDiv w:val="1"/>
      <w:marLeft w:val="0"/>
      <w:marRight w:val="0"/>
      <w:marTop w:val="0"/>
      <w:marBottom w:val="0"/>
      <w:divBdr>
        <w:top w:val="none" w:sz="0" w:space="0" w:color="auto"/>
        <w:left w:val="none" w:sz="0" w:space="0" w:color="auto"/>
        <w:bottom w:val="none" w:sz="0" w:space="0" w:color="auto"/>
        <w:right w:val="none" w:sz="0" w:space="0" w:color="auto"/>
      </w:divBdr>
    </w:div>
    <w:div w:id="335961553">
      <w:bodyDiv w:val="1"/>
      <w:marLeft w:val="0"/>
      <w:marRight w:val="0"/>
      <w:marTop w:val="0"/>
      <w:marBottom w:val="0"/>
      <w:divBdr>
        <w:top w:val="none" w:sz="0" w:space="0" w:color="auto"/>
        <w:left w:val="none" w:sz="0" w:space="0" w:color="auto"/>
        <w:bottom w:val="none" w:sz="0" w:space="0" w:color="auto"/>
        <w:right w:val="none" w:sz="0" w:space="0" w:color="auto"/>
      </w:divBdr>
    </w:div>
    <w:div w:id="337512317">
      <w:bodyDiv w:val="1"/>
      <w:marLeft w:val="0"/>
      <w:marRight w:val="0"/>
      <w:marTop w:val="0"/>
      <w:marBottom w:val="0"/>
      <w:divBdr>
        <w:top w:val="none" w:sz="0" w:space="0" w:color="auto"/>
        <w:left w:val="none" w:sz="0" w:space="0" w:color="auto"/>
        <w:bottom w:val="none" w:sz="0" w:space="0" w:color="auto"/>
        <w:right w:val="none" w:sz="0" w:space="0" w:color="auto"/>
      </w:divBdr>
    </w:div>
    <w:div w:id="347759996">
      <w:bodyDiv w:val="1"/>
      <w:marLeft w:val="0"/>
      <w:marRight w:val="0"/>
      <w:marTop w:val="0"/>
      <w:marBottom w:val="0"/>
      <w:divBdr>
        <w:top w:val="none" w:sz="0" w:space="0" w:color="auto"/>
        <w:left w:val="none" w:sz="0" w:space="0" w:color="auto"/>
        <w:bottom w:val="none" w:sz="0" w:space="0" w:color="auto"/>
        <w:right w:val="none" w:sz="0" w:space="0" w:color="auto"/>
      </w:divBdr>
    </w:div>
    <w:div w:id="361709229">
      <w:bodyDiv w:val="1"/>
      <w:marLeft w:val="0"/>
      <w:marRight w:val="0"/>
      <w:marTop w:val="0"/>
      <w:marBottom w:val="0"/>
      <w:divBdr>
        <w:top w:val="none" w:sz="0" w:space="0" w:color="auto"/>
        <w:left w:val="none" w:sz="0" w:space="0" w:color="auto"/>
        <w:bottom w:val="none" w:sz="0" w:space="0" w:color="auto"/>
        <w:right w:val="none" w:sz="0" w:space="0" w:color="auto"/>
      </w:divBdr>
    </w:div>
    <w:div w:id="370570312">
      <w:bodyDiv w:val="1"/>
      <w:marLeft w:val="0"/>
      <w:marRight w:val="0"/>
      <w:marTop w:val="0"/>
      <w:marBottom w:val="0"/>
      <w:divBdr>
        <w:top w:val="none" w:sz="0" w:space="0" w:color="auto"/>
        <w:left w:val="none" w:sz="0" w:space="0" w:color="auto"/>
        <w:bottom w:val="none" w:sz="0" w:space="0" w:color="auto"/>
        <w:right w:val="none" w:sz="0" w:space="0" w:color="auto"/>
      </w:divBdr>
      <w:divsChild>
        <w:div w:id="1674258501">
          <w:marLeft w:val="0"/>
          <w:marRight w:val="0"/>
          <w:marTop w:val="180"/>
          <w:marBottom w:val="240"/>
          <w:divBdr>
            <w:top w:val="none" w:sz="0" w:space="0" w:color="auto"/>
            <w:left w:val="none" w:sz="0" w:space="0" w:color="auto"/>
            <w:bottom w:val="none" w:sz="0" w:space="0" w:color="auto"/>
            <w:right w:val="none" w:sz="0" w:space="0" w:color="auto"/>
          </w:divBdr>
        </w:div>
        <w:div w:id="2078475430">
          <w:marLeft w:val="0"/>
          <w:marRight w:val="0"/>
          <w:marTop w:val="180"/>
          <w:marBottom w:val="240"/>
          <w:divBdr>
            <w:top w:val="none" w:sz="0" w:space="0" w:color="auto"/>
            <w:left w:val="none" w:sz="0" w:space="0" w:color="auto"/>
            <w:bottom w:val="none" w:sz="0" w:space="0" w:color="auto"/>
            <w:right w:val="none" w:sz="0" w:space="0" w:color="auto"/>
          </w:divBdr>
        </w:div>
        <w:div w:id="1257859965">
          <w:marLeft w:val="0"/>
          <w:marRight w:val="0"/>
          <w:marTop w:val="180"/>
          <w:marBottom w:val="240"/>
          <w:divBdr>
            <w:top w:val="none" w:sz="0" w:space="0" w:color="auto"/>
            <w:left w:val="none" w:sz="0" w:space="0" w:color="auto"/>
            <w:bottom w:val="none" w:sz="0" w:space="0" w:color="auto"/>
            <w:right w:val="none" w:sz="0" w:space="0" w:color="auto"/>
          </w:divBdr>
        </w:div>
        <w:div w:id="1337272573">
          <w:marLeft w:val="0"/>
          <w:marRight w:val="0"/>
          <w:marTop w:val="180"/>
          <w:marBottom w:val="240"/>
          <w:divBdr>
            <w:top w:val="none" w:sz="0" w:space="0" w:color="auto"/>
            <w:left w:val="none" w:sz="0" w:space="0" w:color="auto"/>
            <w:bottom w:val="none" w:sz="0" w:space="0" w:color="auto"/>
            <w:right w:val="none" w:sz="0" w:space="0" w:color="auto"/>
          </w:divBdr>
        </w:div>
      </w:divsChild>
    </w:div>
    <w:div w:id="380371579">
      <w:bodyDiv w:val="1"/>
      <w:marLeft w:val="0"/>
      <w:marRight w:val="0"/>
      <w:marTop w:val="0"/>
      <w:marBottom w:val="0"/>
      <w:divBdr>
        <w:top w:val="none" w:sz="0" w:space="0" w:color="auto"/>
        <w:left w:val="none" w:sz="0" w:space="0" w:color="auto"/>
        <w:bottom w:val="none" w:sz="0" w:space="0" w:color="auto"/>
        <w:right w:val="none" w:sz="0" w:space="0" w:color="auto"/>
      </w:divBdr>
      <w:divsChild>
        <w:div w:id="1009286834">
          <w:marLeft w:val="0"/>
          <w:marRight w:val="0"/>
          <w:marTop w:val="0"/>
          <w:marBottom w:val="0"/>
          <w:divBdr>
            <w:top w:val="none" w:sz="0" w:space="0" w:color="auto"/>
            <w:left w:val="none" w:sz="0" w:space="0" w:color="auto"/>
            <w:bottom w:val="none" w:sz="0" w:space="0" w:color="auto"/>
            <w:right w:val="none" w:sz="0" w:space="0" w:color="auto"/>
          </w:divBdr>
        </w:div>
      </w:divsChild>
    </w:div>
    <w:div w:id="507983233">
      <w:bodyDiv w:val="1"/>
      <w:marLeft w:val="0"/>
      <w:marRight w:val="0"/>
      <w:marTop w:val="0"/>
      <w:marBottom w:val="0"/>
      <w:divBdr>
        <w:top w:val="none" w:sz="0" w:space="0" w:color="auto"/>
        <w:left w:val="none" w:sz="0" w:space="0" w:color="auto"/>
        <w:bottom w:val="none" w:sz="0" w:space="0" w:color="auto"/>
        <w:right w:val="none" w:sz="0" w:space="0" w:color="auto"/>
      </w:divBdr>
    </w:div>
    <w:div w:id="548885706">
      <w:bodyDiv w:val="1"/>
      <w:marLeft w:val="0"/>
      <w:marRight w:val="0"/>
      <w:marTop w:val="0"/>
      <w:marBottom w:val="0"/>
      <w:divBdr>
        <w:top w:val="none" w:sz="0" w:space="0" w:color="auto"/>
        <w:left w:val="none" w:sz="0" w:space="0" w:color="auto"/>
        <w:bottom w:val="none" w:sz="0" w:space="0" w:color="auto"/>
        <w:right w:val="none" w:sz="0" w:space="0" w:color="auto"/>
      </w:divBdr>
      <w:divsChild>
        <w:div w:id="1539706101">
          <w:marLeft w:val="0"/>
          <w:marRight w:val="0"/>
          <w:marTop w:val="0"/>
          <w:marBottom w:val="0"/>
          <w:divBdr>
            <w:top w:val="none" w:sz="0" w:space="0" w:color="auto"/>
            <w:left w:val="none" w:sz="0" w:space="0" w:color="auto"/>
            <w:bottom w:val="none" w:sz="0" w:space="0" w:color="auto"/>
            <w:right w:val="none" w:sz="0" w:space="0" w:color="auto"/>
          </w:divBdr>
        </w:div>
      </w:divsChild>
    </w:div>
    <w:div w:id="550271464">
      <w:bodyDiv w:val="1"/>
      <w:marLeft w:val="0"/>
      <w:marRight w:val="0"/>
      <w:marTop w:val="0"/>
      <w:marBottom w:val="0"/>
      <w:divBdr>
        <w:top w:val="none" w:sz="0" w:space="0" w:color="auto"/>
        <w:left w:val="none" w:sz="0" w:space="0" w:color="auto"/>
        <w:bottom w:val="none" w:sz="0" w:space="0" w:color="auto"/>
        <w:right w:val="none" w:sz="0" w:space="0" w:color="auto"/>
      </w:divBdr>
      <w:divsChild>
        <w:div w:id="1675376825">
          <w:marLeft w:val="0"/>
          <w:marRight w:val="0"/>
          <w:marTop w:val="0"/>
          <w:marBottom w:val="0"/>
          <w:divBdr>
            <w:top w:val="none" w:sz="0" w:space="0" w:color="auto"/>
            <w:left w:val="none" w:sz="0" w:space="0" w:color="auto"/>
            <w:bottom w:val="none" w:sz="0" w:space="0" w:color="auto"/>
            <w:right w:val="none" w:sz="0" w:space="0" w:color="auto"/>
          </w:divBdr>
        </w:div>
      </w:divsChild>
    </w:div>
    <w:div w:id="555968493">
      <w:bodyDiv w:val="1"/>
      <w:marLeft w:val="0"/>
      <w:marRight w:val="0"/>
      <w:marTop w:val="0"/>
      <w:marBottom w:val="0"/>
      <w:divBdr>
        <w:top w:val="none" w:sz="0" w:space="0" w:color="auto"/>
        <w:left w:val="none" w:sz="0" w:space="0" w:color="auto"/>
        <w:bottom w:val="none" w:sz="0" w:space="0" w:color="auto"/>
        <w:right w:val="none" w:sz="0" w:space="0" w:color="auto"/>
      </w:divBdr>
    </w:div>
    <w:div w:id="556667262">
      <w:bodyDiv w:val="1"/>
      <w:marLeft w:val="0"/>
      <w:marRight w:val="0"/>
      <w:marTop w:val="0"/>
      <w:marBottom w:val="0"/>
      <w:divBdr>
        <w:top w:val="none" w:sz="0" w:space="0" w:color="auto"/>
        <w:left w:val="none" w:sz="0" w:space="0" w:color="auto"/>
        <w:bottom w:val="none" w:sz="0" w:space="0" w:color="auto"/>
        <w:right w:val="none" w:sz="0" w:space="0" w:color="auto"/>
      </w:divBdr>
    </w:div>
    <w:div w:id="563225967">
      <w:bodyDiv w:val="1"/>
      <w:marLeft w:val="0"/>
      <w:marRight w:val="0"/>
      <w:marTop w:val="0"/>
      <w:marBottom w:val="0"/>
      <w:divBdr>
        <w:top w:val="none" w:sz="0" w:space="0" w:color="auto"/>
        <w:left w:val="none" w:sz="0" w:space="0" w:color="auto"/>
        <w:bottom w:val="none" w:sz="0" w:space="0" w:color="auto"/>
        <w:right w:val="none" w:sz="0" w:space="0" w:color="auto"/>
      </w:divBdr>
      <w:divsChild>
        <w:div w:id="1635286609">
          <w:marLeft w:val="0"/>
          <w:marRight w:val="0"/>
          <w:marTop w:val="0"/>
          <w:marBottom w:val="0"/>
          <w:divBdr>
            <w:top w:val="none" w:sz="0" w:space="0" w:color="auto"/>
            <w:left w:val="none" w:sz="0" w:space="0" w:color="auto"/>
            <w:bottom w:val="none" w:sz="0" w:space="0" w:color="auto"/>
            <w:right w:val="none" w:sz="0" w:space="0" w:color="auto"/>
          </w:divBdr>
          <w:divsChild>
            <w:div w:id="1473674721">
              <w:marLeft w:val="0"/>
              <w:marRight w:val="0"/>
              <w:marTop w:val="0"/>
              <w:marBottom w:val="0"/>
              <w:divBdr>
                <w:top w:val="none" w:sz="0" w:space="0" w:color="auto"/>
                <w:left w:val="none" w:sz="0" w:space="0" w:color="auto"/>
                <w:bottom w:val="none" w:sz="0" w:space="0" w:color="auto"/>
                <w:right w:val="none" w:sz="0" w:space="0" w:color="auto"/>
              </w:divBdr>
            </w:div>
            <w:div w:id="1003313606">
              <w:marLeft w:val="0"/>
              <w:marRight w:val="0"/>
              <w:marTop w:val="0"/>
              <w:marBottom w:val="0"/>
              <w:divBdr>
                <w:top w:val="none" w:sz="0" w:space="0" w:color="auto"/>
                <w:left w:val="none" w:sz="0" w:space="0" w:color="auto"/>
                <w:bottom w:val="none" w:sz="0" w:space="0" w:color="auto"/>
                <w:right w:val="none" w:sz="0" w:space="0" w:color="auto"/>
              </w:divBdr>
            </w:div>
            <w:div w:id="880675942">
              <w:marLeft w:val="0"/>
              <w:marRight w:val="0"/>
              <w:marTop w:val="0"/>
              <w:marBottom w:val="0"/>
              <w:divBdr>
                <w:top w:val="none" w:sz="0" w:space="0" w:color="auto"/>
                <w:left w:val="none" w:sz="0" w:space="0" w:color="auto"/>
                <w:bottom w:val="none" w:sz="0" w:space="0" w:color="auto"/>
                <w:right w:val="none" w:sz="0" w:space="0" w:color="auto"/>
              </w:divBdr>
            </w:div>
            <w:div w:id="693769733">
              <w:marLeft w:val="0"/>
              <w:marRight w:val="0"/>
              <w:marTop w:val="0"/>
              <w:marBottom w:val="0"/>
              <w:divBdr>
                <w:top w:val="none" w:sz="0" w:space="0" w:color="auto"/>
                <w:left w:val="none" w:sz="0" w:space="0" w:color="auto"/>
                <w:bottom w:val="none" w:sz="0" w:space="0" w:color="auto"/>
                <w:right w:val="none" w:sz="0" w:space="0" w:color="auto"/>
              </w:divBdr>
            </w:div>
            <w:div w:id="1184251114">
              <w:marLeft w:val="0"/>
              <w:marRight w:val="0"/>
              <w:marTop w:val="0"/>
              <w:marBottom w:val="0"/>
              <w:divBdr>
                <w:top w:val="none" w:sz="0" w:space="0" w:color="auto"/>
                <w:left w:val="none" w:sz="0" w:space="0" w:color="auto"/>
                <w:bottom w:val="none" w:sz="0" w:space="0" w:color="auto"/>
                <w:right w:val="none" w:sz="0" w:space="0" w:color="auto"/>
              </w:divBdr>
            </w:div>
            <w:div w:id="1734086545">
              <w:marLeft w:val="0"/>
              <w:marRight w:val="0"/>
              <w:marTop w:val="0"/>
              <w:marBottom w:val="0"/>
              <w:divBdr>
                <w:top w:val="none" w:sz="0" w:space="0" w:color="auto"/>
                <w:left w:val="none" w:sz="0" w:space="0" w:color="auto"/>
                <w:bottom w:val="none" w:sz="0" w:space="0" w:color="auto"/>
                <w:right w:val="none" w:sz="0" w:space="0" w:color="auto"/>
              </w:divBdr>
            </w:div>
            <w:div w:id="1209954879">
              <w:marLeft w:val="0"/>
              <w:marRight w:val="0"/>
              <w:marTop w:val="0"/>
              <w:marBottom w:val="0"/>
              <w:divBdr>
                <w:top w:val="none" w:sz="0" w:space="0" w:color="auto"/>
                <w:left w:val="none" w:sz="0" w:space="0" w:color="auto"/>
                <w:bottom w:val="none" w:sz="0" w:space="0" w:color="auto"/>
                <w:right w:val="none" w:sz="0" w:space="0" w:color="auto"/>
              </w:divBdr>
            </w:div>
            <w:div w:id="2023780781">
              <w:marLeft w:val="0"/>
              <w:marRight w:val="0"/>
              <w:marTop w:val="0"/>
              <w:marBottom w:val="0"/>
              <w:divBdr>
                <w:top w:val="none" w:sz="0" w:space="0" w:color="auto"/>
                <w:left w:val="none" w:sz="0" w:space="0" w:color="auto"/>
                <w:bottom w:val="none" w:sz="0" w:space="0" w:color="auto"/>
                <w:right w:val="none" w:sz="0" w:space="0" w:color="auto"/>
              </w:divBdr>
            </w:div>
            <w:div w:id="461189003">
              <w:marLeft w:val="0"/>
              <w:marRight w:val="0"/>
              <w:marTop w:val="0"/>
              <w:marBottom w:val="0"/>
              <w:divBdr>
                <w:top w:val="none" w:sz="0" w:space="0" w:color="auto"/>
                <w:left w:val="none" w:sz="0" w:space="0" w:color="auto"/>
                <w:bottom w:val="none" w:sz="0" w:space="0" w:color="auto"/>
                <w:right w:val="none" w:sz="0" w:space="0" w:color="auto"/>
              </w:divBdr>
            </w:div>
            <w:div w:id="2129280537">
              <w:marLeft w:val="0"/>
              <w:marRight w:val="0"/>
              <w:marTop w:val="0"/>
              <w:marBottom w:val="0"/>
              <w:divBdr>
                <w:top w:val="none" w:sz="0" w:space="0" w:color="auto"/>
                <w:left w:val="none" w:sz="0" w:space="0" w:color="auto"/>
                <w:bottom w:val="none" w:sz="0" w:space="0" w:color="auto"/>
                <w:right w:val="none" w:sz="0" w:space="0" w:color="auto"/>
              </w:divBdr>
            </w:div>
            <w:div w:id="1607926356">
              <w:marLeft w:val="0"/>
              <w:marRight w:val="0"/>
              <w:marTop w:val="0"/>
              <w:marBottom w:val="0"/>
              <w:divBdr>
                <w:top w:val="none" w:sz="0" w:space="0" w:color="auto"/>
                <w:left w:val="none" w:sz="0" w:space="0" w:color="auto"/>
                <w:bottom w:val="none" w:sz="0" w:space="0" w:color="auto"/>
                <w:right w:val="none" w:sz="0" w:space="0" w:color="auto"/>
              </w:divBdr>
            </w:div>
            <w:div w:id="1370375516">
              <w:marLeft w:val="0"/>
              <w:marRight w:val="0"/>
              <w:marTop w:val="0"/>
              <w:marBottom w:val="0"/>
              <w:divBdr>
                <w:top w:val="none" w:sz="0" w:space="0" w:color="auto"/>
                <w:left w:val="none" w:sz="0" w:space="0" w:color="auto"/>
                <w:bottom w:val="none" w:sz="0" w:space="0" w:color="auto"/>
                <w:right w:val="none" w:sz="0" w:space="0" w:color="auto"/>
              </w:divBdr>
            </w:div>
            <w:div w:id="1899899604">
              <w:marLeft w:val="0"/>
              <w:marRight w:val="0"/>
              <w:marTop w:val="0"/>
              <w:marBottom w:val="0"/>
              <w:divBdr>
                <w:top w:val="none" w:sz="0" w:space="0" w:color="auto"/>
                <w:left w:val="none" w:sz="0" w:space="0" w:color="auto"/>
                <w:bottom w:val="none" w:sz="0" w:space="0" w:color="auto"/>
                <w:right w:val="none" w:sz="0" w:space="0" w:color="auto"/>
              </w:divBdr>
            </w:div>
            <w:div w:id="384837002">
              <w:marLeft w:val="0"/>
              <w:marRight w:val="0"/>
              <w:marTop w:val="0"/>
              <w:marBottom w:val="0"/>
              <w:divBdr>
                <w:top w:val="none" w:sz="0" w:space="0" w:color="auto"/>
                <w:left w:val="none" w:sz="0" w:space="0" w:color="auto"/>
                <w:bottom w:val="none" w:sz="0" w:space="0" w:color="auto"/>
                <w:right w:val="none" w:sz="0" w:space="0" w:color="auto"/>
              </w:divBdr>
            </w:div>
            <w:div w:id="985864713">
              <w:marLeft w:val="0"/>
              <w:marRight w:val="0"/>
              <w:marTop w:val="0"/>
              <w:marBottom w:val="0"/>
              <w:divBdr>
                <w:top w:val="none" w:sz="0" w:space="0" w:color="auto"/>
                <w:left w:val="none" w:sz="0" w:space="0" w:color="auto"/>
                <w:bottom w:val="none" w:sz="0" w:space="0" w:color="auto"/>
                <w:right w:val="none" w:sz="0" w:space="0" w:color="auto"/>
              </w:divBdr>
            </w:div>
            <w:div w:id="1439568214">
              <w:marLeft w:val="0"/>
              <w:marRight w:val="0"/>
              <w:marTop w:val="0"/>
              <w:marBottom w:val="0"/>
              <w:divBdr>
                <w:top w:val="none" w:sz="0" w:space="0" w:color="auto"/>
                <w:left w:val="none" w:sz="0" w:space="0" w:color="auto"/>
                <w:bottom w:val="none" w:sz="0" w:space="0" w:color="auto"/>
                <w:right w:val="none" w:sz="0" w:space="0" w:color="auto"/>
              </w:divBdr>
            </w:div>
            <w:div w:id="193079602">
              <w:marLeft w:val="0"/>
              <w:marRight w:val="0"/>
              <w:marTop w:val="0"/>
              <w:marBottom w:val="0"/>
              <w:divBdr>
                <w:top w:val="none" w:sz="0" w:space="0" w:color="auto"/>
                <w:left w:val="none" w:sz="0" w:space="0" w:color="auto"/>
                <w:bottom w:val="none" w:sz="0" w:space="0" w:color="auto"/>
                <w:right w:val="none" w:sz="0" w:space="0" w:color="auto"/>
              </w:divBdr>
            </w:div>
            <w:div w:id="1725332377">
              <w:marLeft w:val="0"/>
              <w:marRight w:val="0"/>
              <w:marTop w:val="0"/>
              <w:marBottom w:val="0"/>
              <w:divBdr>
                <w:top w:val="none" w:sz="0" w:space="0" w:color="auto"/>
                <w:left w:val="none" w:sz="0" w:space="0" w:color="auto"/>
                <w:bottom w:val="none" w:sz="0" w:space="0" w:color="auto"/>
                <w:right w:val="none" w:sz="0" w:space="0" w:color="auto"/>
              </w:divBdr>
            </w:div>
            <w:div w:id="1434714770">
              <w:marLeft w:val="0"/>
              <w:marRight w:val="0"/>
              <w:marTop w:val="0"/>
              <w:marBottom w:val="0"/>
              <w:divBdr>
                <w:top w:val="none" w:sz="0" w:space="0" w:color="auto"/>
                <w:left w:val="none" w:sz="0" w:space="0" w:color="auto"/>
                <w:bottom w:val="none" w:sz="0" w:space="0" w:color="auto"/>
                <w:right w:val="none" w:sz="0" w:space="0" w:color="auto"/>
              </w:divBdr>
            </w:div>
            <w:div w:id="704140779">
              <w:marLeft w:val="0"/>
              <w:marRight w:val="0"/>
              <w:marTop w:val="0"/>
              <w:marBottom w:val="0"/>
              <w:divBdr>
                <w:top w:val="none" w:sz="0" w:space="0" w:color="auto"/>
                <w:left w:val="none" w:sz="0" w:space="0" w:color="auto"/>
                <w:bottom w:val="none" w:sz="0" w:space="0" w:color="auto"/>
                <w:right w:val="none" w:sz="0" w:space="0" w:color="auto"/>
              </w:divBdr>
            </w:div>
            <w:div w:id="10441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6162">
      <w:bodyDiv w:val="1"/>
      <w:marLeft w:val="0"/>
      <w:marRight w:val="0"/>
      <w:marTop w:val="0"/>
      <w:marBottom w:val="0"/>
      <w:divBdr>
        <w:top w:val="none" w:sz="0" w:space="0" w:color="auto"/>
        <w:left w:val="none" w:sz="0" w:space="0" w:color="auto"/>
        <w:bottom w:val="none" w:sz="0" w:space="0" w:color="auto"/>
        <w:right w:val="none" w:sz="0" w:space="0" w:color="auto"/>
      </w:divBdr>
    </w:div>
    <w:div w:id="586498553">
      <w:bodyDiv w:val="1"/>
      <w:marLeft w:val="0"/>
      <w:marRight w:val="0"/>
      <w:marTop w:val="0"/>
      <w:marBottom w:val="0"/>
      <w:divBdr>
        <w:top w:val="none" w:sz="0" w:space="0" w:color="auto"/>
        <w:left w:val="none" w:sz="0" w:space="0" w:color="auto"/>
        <w:bottom w:val="none" w:sz="0" w:space="0" w:color="auto"/>
        <w:right w:val="none" w:sz="0" w:space="0" w:color="auto"/>
      </w:divBdr>
    </w:div>
    <w:div w:id="593174511">
      <w:bodyDiv w:val="1"/>
      <w:marLeft w:val="0"/>
      <w:marRight w:val="0"/>
      <w:marTop w:val="0"/>
      <w:marBottom w:val="0"/>
      <w:divBdr>
        <w:top w:val="none" w:sz="0" w:space="0" w:color="auto"/>
        <w:left w:val="none" w:sz="0" w:space="0" w:color="auto"/>
        <w:bottom w:val="none" w:sz="0" w:space="0" w:color="auto"/>
        <w:right w:val="none" w:sz="0" w:space="0" w:color="auto"/>
      </w:divBdr>
    </w:div>
    <w:div w:id="612175309">
      <w:bodyDiv w:val="1"/>
      <w:marLeft w:val="0"/>
      <w:marRight w:val="0"/>
      <w:marTop w:val="0"/>
      <w:marBottom w:val="0"/>
      <w:divBdr>
        <w:top w:val="none" w:sz="0" w:space="0" w:color="auto"/>
        <w:left w:val="none" w:sz="0" w:space="0" w:color="auto"/>
        <w:bottom w:val="none" w:sz="0" w:space="0" w:color="auto"/>
        <w:right w:val="none" w:sz="0" w:space="0" w:color="auto"/>
      </w:divBdr>
    </w:div>
    <w:div w:id="656768601">
      <w:bodyDiv w:val="1"/>
      <w:marLeft w:val="0"/>
      <w:marRight w:val="0"/>
      <w:marTop w:val="0"/>
      <w:marBottom w:val="0"/>
      <w:divBdr>
        <w:top w:val="none" w:sz="0" w:space="0" w:color="auto"/>
        <w:left w:val="none" w:sz="0" w:space="0" w:color="auto"/>
        <w:bottom w:val="none" w:sz="0" w:space="0" w:color="auto"/>
        <w:right w:val="none" w:sz="0" w:space="0" w:color="auto"/>
      </w:divBdr>
      <w:divsChild>
        <w:div w:id="1026249016">
          <w:marLeft w:val="0"/>
          <w:marRight w:val="0"/>
          <w:marTop w:val="180"/>
          <w:marBottom w:val="240"/>
          <w:divBdr>
            <w:top w:val="none" w:sz="0" w:space="0" w:color="auto"/>
            <w:left w:val="none" w:sz="0" w:space="0" w:color="auto"/>
            <w:bottom w:val="none" w:sz="0" w:space="0" w:color="auto"/>
            <w:right w:val="none" w:sz="0" w:space="0" w:color="auto"/>
          </w:divBdr>
        </w:div>
        <w:div w:id="1600525884">
          <w:marLeft w:val="0"/>
          <w:marRight w:val="0"/>
          <w:marTop w:val="180"/>
          <w:marBottom w:val="240"/>
          <w:divBdr>
            <w:top w:val="none" w:sz="0" w:space="0" w:color="auto"/>
            <w:left w:val="none" w:sz="0" w:space="0" w:color="auto"/>
            <w:bottom w:val="none" w:sz="0" w:space="0" w:color="auto"/>
            <w:right w:val="none" w:sz="0" w:space="0" w:color="auto"/>
          </w:divBdr>
        </w:div>
        <w:div w:id="2050641593">
          <w:marLeft w:val="0"/>
          <w:marRight w:val="0"/>
          <w:marTop w:val="180"/>
          <w:marBottom w:val="240"/>
          <w:divBdr>
            <w:top w:val="none" w:sz="0" w:space="0" w:color="auto"/>
            <w:left w:val="none" w:sz="0" w:space="0" w:color="auto"/>
            <w:bottom w:val="none" w:sz="0" w:space="0" w:color="auto"/>
            <w:right w:val="none" w:sz="0" w:space="0" w:color="auto"/>
          </w:divBdr>
        </w:div>
      </w:divsChild>
    </w:div>
    <w:div w:id="687097886">
      <w:bodyDiv w:val="1"/>
      <w:marLeft w:val="0"/>
      <w:marRight w:val="0"/>
      <w:marTop w:val="0"/>
      <w:marBottom w:val="0"/>
      <w:divBdr>
        <w:top w:val="none" w:sz="0" w:space="0" w:color="auto"/>
        <w:left w:val="none" w:sz="0" w:space="0" w:color="auto"/>
        <w:bottom w:val="none" w:sz="0" w:space="0" w:color="auto"/>
        <w:right w:val="none" w:sz="0" w:space="0" w:color="auto"/>
      </w:divBdr>
    </w:div>
    <w:div w:id="725421384">
      <w:bodyDiv w:val="1"/>
      <w:marLeft w:val="0"/>
      <w:marRight w:val="0"/>
      <w:marTop w:val="0"/>
      <w:marBottom w:val="0"/>
      <w:divBdr>
        <w:top w:val="none" w:sz="0" w:space="0" w:color="auto"/>
        <w:left w:val="none" w:sz="0" w:space="0" w:color="auto"/>
        <w:bottom w:val="none" w:sz="0" w:space="0" w:color="auto"/>
        <w:right w:val="none" w:sz="0" w:space="0" w:color="auto"/>
      </w:divBdr>
      <w:divsChild>
        <w:div w:id="1748960805">
          <w:marLeft w:val="0"/>
          <w:marRight w:val="0"/>
          <w:marTop w:val="0"/>
          <w:marBottom w:val="0"/>
          <w:divBdr>
            <w:top w:val="none" w:sz="0" w:space="0" w:color="auto"/>
            <w:left w:val="none" w:sz="0" w:space="0" w:color="auto"/>
            <w:bottom w:val="none" w:sz="0" w:space="0" w:color="auto"/>
            <w:right w:val="none" w:sz="0" w:space="0" w:color="auto"/>
          </w:divBdr>
        </w:div>
        <w:div w:id="979000428">
          <w:marLeft w:val="0"/>
          <w:marRight w:val="0"/>
          <w:marTop w:val="0"/>
          <w:marBottom w:val="0"/>
          <w:divBdr>
            <w:top w:val="none" w:sz="0" w:space="0" w:color="auto"/>
            <w:left w:val="none" w:sz="0" w:space="0" w:color="auto"/>
            <w:bottom w:val="none" w:sz="0" w:space="0" w:color="auto"/>
            <w:right w:val="none" w:sz="0" w:space="0" w:color="auto"/>
          </w:divBdr>
        </w:div>
        <w:div w:id="954867014">
          <w:marLeft w:val="0"/>
          <w:marRight w:val="0"/>
          <w:marTop w:val="0"/>
          <w:marBottom w:val="0"/>
          <w:divBdr>
            <w:top w:val="none" w:sz="0" w:space="0" w:color="auto"/>
            <w:left w:val="none" w:sz="0" w:space="0" w:color="auto"/>
            <w:bottom w:val="none" w:sz="0" w:space="0" w:color="auto"/>
            <w:right w:val="none" w:sz="0" w:space="0" w:color="auto"/>
          </w:divBdr>
        </w:div>
        <w:div w:id="567226953">
          <w:marLeft w:val="0"/>
          <w:marRight w:val="0"/>
          <w:marTop w:val="0"/>
          <w:marBottom w:val="0"/>
          <w:divBdr>
            <w:top w:val="none" w:sz="0" w:space="0" w:color="auto"/>
            <w:left w:val="none" w:sz="0" w:space="0" w:color="auto"/>
            <w:bottom w:val="none" w:sz="0" w:space="0" w:color="auto"/>
            <w:right w:val="none" w:sz="0" w:space="0" w:color="auto"/>
          </w:divBdr>
        </w:div>
        <w:div w:id="614216168">
          <w:marLeft w:val="0"/>
          <w:marRight w:val="0"/>
          <w:marTop w:val="0"/>
          <w:marBottom w:val="0"/>
          <w:divBdr>
            <w:top w:val="none" w:sz="0" w:space="0" w:color="auto"/>
            <w:left w:val="none" w:sz="0" w:space="0" w:color="auto"/>
            <w:bottom w:val="none" w:sz="0" w:space="0" w:color="auto"/>
            <w:right w:val="none" w:sz="0" w:space="0" w:color="auto"/>
          </w:divBdr>
        </w:div>
      </w:divsChild>
    </w:div>
    <w:div w:id="731272932">
      <w:bodyDiv w:val="1"/>
      <w:marLeft w:val="0"/>
      <w:marRight w:val="0"/>
      <w:marTop w:val="0"/>
      <w:marBottom w:val="0"/>
      <w:divBdr>
        <w:top w:val="none" w:sz="0" w:space="0" w:color="auto"/>
        <w:left w:val="none" w:sz="0" w:space="0" w:color="auto"/>
        <w:bottom w:val="none" w:sz="0" w:space="0" w:color="auto"/>
        <w:right w:val="none" w:sz="0" w:space="0" w:color="auto"/>
      </w:divBdr>
    </w:div>
    <w:div w:id="735323206">
      <w:bodyDiv w:val="1"/>
      <w:marLeft w:val="0"/>
      <w:marRight w:val="0"/>
      <w:marTop w:val="0"/>
      <w:marBottom w:val="0"/>
      <w:divBdr>
        <w:top w:val="none" w:sz="0" w:space="0" w:color="auto"/>
        <w:left w:val="none" w:sz="0" w:space="0" w:color="auto"/>
        <w:bottom w:val="none" w:sz="0" w:space="0" w:color="auto"/>
        <w:right w:val="none" w:sz="0" w:space="0" w:color="auto"/>
      </w:divBdr>
      <w:divsChild>
        <w:div w:id="682248752">
          <w:marLeft w:val="0"/>
          <w:marRight w:val="0"/>
          <w:marTop w:val="0"/>
          <w:marBottom w:val="0"/>
          <w:divBdr>
            <w:top w:val="none" w:sz="0" w:space="0" w:color="auto"/>
            <w:left w:val="none" w:sz="0" w:space="0" w:color="auto"/>
            <w:bottom w:val="none" w:sz="0" w:space="0" w:color="auto"/>
            <w:right w:val="none" w:sz="0" w:space="0" w:color="auto"/>
          </w:divBdr>
        </w:div>
      </w:divsChild>
    </w:div>
    <w:div w:id="767702299">
      <w:bodyDiv w:val="1"/>
      <w:marLeft w:val="0"/>
      <w:marRight w:val="0"/>
      <w:marTop w:val="0"/>
      <w:marBottom w:val="0"/>
      <w:divBdr>
        <w:top w:val="none" w:sz="0" w:space="0" w:color="auto"/>
        <w:left w:val="none" w:sz="0" w:space="0" w:color="auto"/>
        <w:bottom w:val="none" w:sz="0" w:space="0" w:color="auto"/>
        <w:right w:val="none" w:sz="0" w:space="0" w:color="auto"/>
      </w:divBdr>
    </w:div>
    <w:div w:id="782530733">
      <w:bodyDiv w:val="1"/>
      <w:marLeft w:val="0"/>
      <w:marRight w:val="0"/>
      <w:marTop w:val="0"/>
      <w:marBottom w:val="0"/>
      <w:divBdr>
        <w:top w:val="none" w:sz="0" w:space="0" w:color="auto"/>
        <w:left w:val="none" w:sz="0" w:space="0" w:color="auto"/>
        <w:bottom w:val="none" w:sz="0" w:space="0" w:color="auto"/>
        <w:right w:val="none" w:sz="0" w:space="0" w:color="auto"/>
      </w:divBdr>
      <w:divsChild>
        <w:div w:id="683896099">
          <w:marLeft w:val="0"/>
          <w:marRight w:val="0"/>
          <w:marTop w:val="0"/>
          <w:marBottom w:val="0"/>
          <w:divBdr>
            <w:top w:val="none" w:sz="0" w:space="0" w:color="auto"/>
            <w:left w:val="none" w:sz="0" w:space="0" w:color="auto"/>
            <w:bottom w:val="none" w:sz="0" w:space="0" w:color="auto"/>
            <w:right w:val="none" w:sz="0" w:space="0" w:color="auto"/>
          </w:divBdr>
        </w:div>
        <w:div w:id="267006841">
          <w:marLeft w:val="0"/>
          <w:marRight w:val="0"/>
          <w:marTop w:val="0"/>
          <w:marBottom w:val="0"/>
          <w:divBdr>
            <w:top w:val="none" w:sz="0" w:space="0" w:color="auto"/>
            <w:left w:val="none" w:sz="0" w:space="0" w:color="auto"/>
            <w:bottom w:val="none" w:sz="0" w:space="0" w:color="auto"/>
            <w:right w:val="none" w:sz="0" w:space="0" w:color="auto"/>
          </w:divBdr>
        </w:div>
      </w:divsChild>
    </w:div>
    <w:div w:id="824779165">
      <w:bodyDiv w:val="1"/>
      <w:marLeft w:val="0"/>
      <w:marRight w:val="0"/>
      <w:marTop w:val="0"/>
      <w:marBottom w:val="0"/>
      <w:divBdr>
        <w:top w:val="none" w:sz="0" w:space="0" w:color="auto"/>
        <w:left w:val="none" w:sz="0" w:space="0" w:color="auto"/>
        <w:bottom w:val="none" w:sz="0" w:space="0" w:color="auto"/>
        <w:right w:val="none" w:sz="0" w:space="0" w:color="auto"/>
      </w:divBdr>
      <w:divsChild>
        <w:div w:id="2138374353">
          <w:marLeft w:val="0"/>
          <w:marRight w:val="0"/>
          <w:marTop w:val="180"/>
          <w:marBottom w:val="240"/>
          <w:divBdr>
            <w:top w:val="none" w:sz="0" w:space="0" w:color="auto"/>
            <w:left w:val="none" w:sz="0" w:space="0" w:color="auto"/>
            <w:bottom w:val="none" w:sz="0" w:space="0" w:color="auto"/>
            <w:right w:val="none" w:sz="0" w:space="0" w:color="auto"/>
          </w:divBdr>
        </w:div>
        <w:div w:id="1477987252">
          <w:marLeft w:val="0"/>
          <w:marRight w:val="0"/>
          <w:marTop w:val="180"/>
          <w:marBottom w:val="240"/>
          <w:divBdr>
            <w:top w:val="none" w:sz="0" w:space="0" w:color="auto"/>
            <w:left w:val="none" w:sz="0" w:space="0" w:color="auto"/>
            <w:bottom w:val="none" w:sz="0" w:space="0" w:color="auto"/>
            <w:right w:val="none" w:sz="0" w:space="0" w:color="auto"/>
          </w:divBdr>
        </w:div>
        <w:div w:id="1623195889">
          <w:marLeft w:val="0"/>
          <w:marRight w:val="0"/>
          <w:marTop w:val="180"/>
          <w:marBottom w:val="240"/>
          <w:divBdr>
            <w:top w:val="none" w:sz="0" w:space="0" w:color="auto"/>
            <w:left w:val="none" w:sz="0" w:space="0" w:color="auto"/>
            <w:bottom w:val="none" w:sz="0" w:space="0" w:color="auto"/>
            <w:right w:val="none" w:sz="0" w:space="0" w:color="auto"/>
          </w:divBdr>
        </w:div>
        <w:div w:id="876311031">
          <w:marLeft w:val="0"/>
          <w:marRight w:val="0"/>
          <w:marTop w:val="180"/>
          <w:marBottom w:val="240"/>
          <w:divBdr>
            <w:top w:val="none" w:sz="0" w:space="0" w:color="auto"/>
            <w:left w:val="none" w:sz="0" w:space="0" w:color="auto"/>
            <w:bottom w:val="none" w:sz="0" w:space="0" w:color="auto"/>
            <w:right w:val="none" w:sz="0" w:space="0" w:color="auto"/>
          </w:divBdr>
        </w:div>
      </w:divsChild>
    </w:div>
    <w:div w:id="825977826">
      <w:bodyDiv w:val="1"/>
      <w:marLeft w:val="0"/>
      <w:marRight w:val="0"/>
      <w:marTop w:val="0"/>
      <w:marBottom w:val="0"/>
      <w:divBdr>
        <w:top w:val="none" w:sz="0" w:space="0" w:color="auto"/>
        <w:left w:val="none" w:sz="0" w:space="0" w:color="auto"/>
        <w:bottom w:val="none" w:sz="0" w:space="0" w:color="auto"/>
        <w:right w:val="none" w:sz="0" w:space="0" w:color="auto"/>
      </w:divBdr>
    </w:div>
    <w:div w:id="840924682">
      <w:bodyDiv w:val="1"/>
      <w:marLeft w:val="0"/>
      <w:marRight w:val="0"/>
      <w:marTop w:val="0"/>
      <w:marBottom w:val="0"/>
      <w:divBdr>
        <w:top w:val="none" w:sz="0" w:space="0" w:color="auto"/>
        <w:left w:val="none" w:sz="0" w:space="0" w:color="auto"/>
        <w:bottom w:val="none" w:sz="0" w:space="0" w:color="auto"/>
        <w:right w:val="none" w:sz="0" w:space="0" w:color="auto"/>
      </w:divBdr>
      <w:divsChild>
        <w:div w:id="222953995">
          <w:marLeft w:val="0"/>
          <w:marRight w:val="0"/>
          <w:marTop w:val="360"/>
          <w:marBottom w:val="180"/>
          <w:divBdr>
            <w:top w:val="none" w:sz="0" w:space="0" w:color="auto"/>
            <w:left w:val="none" w:sz="0" w:space="0" w:color="auto"/>
            <w:bottom w:val="none" w:sz="0" w:space="0" w:color="auto"/>
            <w:right w:val="none" w:sz="0" w:space="0" w:color="auto"/>
          </w:divBdr>
        </w:div>
        <w:div w:id="1775324278">
          <w:marLeft w:val="0"/>
          <w:marRight w:val="0"/>
          <w:marTop w:val="180"/>
          <w:marBottom w:val="240"/>
          <w:divBdr>
            <w:top w:val="none" w:sz="0" w:space="0" w:color="auto"/>
            <w:left w:val="none" w:sz="0" w:space="0" w:color="auto"/>
            <w:bottom w:val="none" w:sz="0" w:space="0" w:color="auto"/>
            <w:right w:val="none" w:sz="0" w:space="0" w:color="auto"/>
          </w:divBdr>
        </w:div>
        <w:div w:id="2093971172">
          <w:marLeft w:val="0"/>
          <w:marRight w:val="0"/>
          <w:marTop w:val="180"/>
          <w:marBottom w:val="240"/>
          <w:divBdr>
            <w:top w:val="none" w:sz="0" w:space="0" w:color="auto"/>
            <w:left w:val="none" w:sz="0" w:space="0" w:color="auto"/>
            <w:bottom w:val="none" w:sz="0" w:space="0" w:color="auto"/>
            <w:right w:val="none" w:sz="0" w:space="0" w:color="auto"/>
          </w:divBdr>
        </w:div>
        <w:div w:id="954022797">
          <w:marLeft w:val="0"/>
          <w:marRight w:val="0"/>
          <w:marTop w:val="180"/>
          <w:marBottom w:val="240"/>
          <w:divBdr>
            <w:top w:val="none" w:sz="0" w:space="0" w:color="auto"/>
            <w:left w:val="none" w:sz="0" w:space="0" w:color="auto"/>
            <w:bottom w:val="none" w:sz="0" w:space="0" w:color="auto"/>
            <w:right w:val="none" w:sz="0" w:space="0" w:color="auto"/>
          </w:divBdr>
        </w:div>
        <w:div w:id="672608074">
          <w:marLeft w:val="0"/>
          <w:marRight w:val="0"/>
          <w:marTop w:val="180"/>
          <w:marBottom w:val="240"/>
          <w:divBdr>
            <w:top w:val="none" w:sz="0" w:space="0" w:color="auto"/>
            <w:left w:val="none" w:sz="0" w:space="0" w:color="auto"/>
            <w:bottom w:val="none" w:sz="0" w:space="0" w:color="auto"/>
            <w:right w:val="none" w:sz="0" w:space="0" w:color="auto"/>
          </w:divBdr>
        </w:div>
      </w:divsChild>
    </w:div>
    <w:div w:id="841551277">
      <w:bodyDiv w:val="1"/>
      <w:marLeft w:val="0"/>
      <w:marRight w:val="0"/>
      <w:marTop w:val="0"/>
      <w:marBottom w:val="0"/>
      <w:divBdr>
        <w:top w:val="none" w:sz="0" w:space="0" w:color="auto"/>
        <w:left w:val="none" w:sz="0" w:space="0" w:color="auto"/>
        <w:bottom w:val="none" w:sz="0" w:space="0" w:color="auto"/>
        <w:right w:val="none" w:sz="0" w:space="0" w:color="auto"/>
      </w:divBdr>
    </w:div>
    <w:div w:id="888343694">
      <w:bodyDiv w:val="1"/>
      <w:marLeft w:val="0"/>
      <w:marRight w:val="0"/>
      <w:marTop w:val="0"/>
      <w:marBottom w:val="0"/>
      <w:divBdr>
        <w:top w:val="none" w:sz="0" w:space="0" w:color="auto"/>
        <w:left w:val="none" w:sz="0" w:space="0" w:color="auto"/>
        <w:bottom w:val="none" w:sz="0" w:space="0" w:color="auto"/>
        <w:right w:val="none" w:sz="0" w:space="0" w:color="auto"/>
      </w:divBdr>
      <w:divsChild>
        <w:div w:id="871721993">
          <w:marLeft w:val="0"/>
          <w:marRight w:val="0"/>
          <w:marTop w:val="0"/>
          <w:marBottom w:val="0"/>
          <w:divBdr>
            <w:top w:val="none" w:sz="0" w:space="0" w:color="auto"/>
            <w:left w:val="none" w:sz="0" w:space="0" w:color="auto"/>
            <w:bottom w:val="none" w:sz="0" w:space="0" w:color="auto"/>
            <w:right w:val="none" w:sz="0" w:space="0" w:color="auto"/>
          </w:divBdr>
        </w:div>
      </w:divsChild>
    </w:div>
    <w:div w:id="907886651">
      <w:bodyDiv w:val="1"/>
      <w:marLeft w:val="0"/>
      <w:marRight w:val="0"/>
      <w:marTop w:val="0"/>
      <w:marBottom w:val="0"/>
      <w:divBdr>
        <w:top w:val="none" w:sz="0" w:space="0" w:color="auto"/>
        <w:left w:val="none" w:sz="0" w:space="0" w:color="auto"/>
        <w:bottom w:val="none" w:sz="0" w:space="0" w:color="auto"/>
        <w:right w:val="none" w:sz="0" w:space="0" w:color="auto"/>
      </w:divBdr>
    </w:div>
    <w:div w:id="916089076">
      <w:bodyDiv w:val="1"/>
      <w:marLeft w:val="0"/>
      <w:marRight w:val="0"/>
      <w:marTop w:val="0"/>
      <w:marBottom w:val="0"/>
      <w:divBdr>
        <w:top w:val="none" w:sz="0" w:space="0" w:color="auto"/>
        <w:left w:val="none" w:sz="0" w:space="0" w:color="auto"/>
        <w:bottom w:val="none" w:sz="0" w:space="0" w:color="auto"/>
        <w:right w:val="none" w:sz="0" w:space="0" w:color="auto"/>
      </w:divBdr>
    </w:div>
    <w:div w:id="931857576">
      <w:bodyDiv w:val="1"/>
      <w:marLeft w:val="0"/>
      <w:marRight w:val="0"/>
      <w:marTop w:val="0"/>
      <w:marBottom w:val="0"/>
      <w:divBdr>
        <w:top w:val="none" w:sz="0" w:space="0" w:color="auto"/>
        <w:left w:val="none" w:sz="0" w:space="0" w:color="auto"/>
        <w:bottom w:val="none" w:sz="0" w:space="0" w:color="auto"/>
        <w:right w:val="none" w:sz="0" w:space="0" w:color="auto"/>
      </w:divBdr>
      <w:divsChild>
        <w:div w:id="1538589124">
          <w:marLeft w:val="0"/>
          <w:marRight w:val="0"/>
          <w:marTop w:val="0"/>
          <w:marBottom w:val="0"/>
          <w:divBdr>
            <w:top w:val="none" w:sz="0" w:space="0" w:color="auto"/>
            <w:left w:val="none" w:sz="0" w:space="0" w:color="auto"/>
            <w:bottom w:val="none" w:sz="0" w:space="0" w:color="auto"/>
            <w:right w:val="none" w:sz="0" w:space="0" w:color="auto"/>
          </w:divBdr>
        </w:div>
      </w:divsChild>
    </w:div>
    <w:div w:id="961306278">
      <w:bodyDiv w:val="1"/>
      <w:marLeft w:val="0"/>
      <w:marRight w:val="0"/>
      <w:marTop w:val="0"/>
      <w:marBottom w:val="0"/>
      <w:divBdr>
        <w:top w:val="none" w:sz="0" w:space="0" w:color="auto"/>
        <w:left w:val="none" w:sz="0" w:space="0" w:color="auto"/>
        <w:bottom w:val="none" w:sz="0" w:space="0" w:color="auto"/>
        <w:right w:val="none" w:sz="0" w:space="0" w:color="auto"/>
      </w:divBdr>
    </w:div>
    <w:div w:id="1030959755">
      <w:bodyDiv w:val="1"/>
      <w:marLeft w:val="0"/>
      <w:marRight w:val="0"/>
      <w:marTop w:val="0"/>
      <w:marBottom w:val="0"/>
      <w:divBdr>
        <w:top w:val="none" w:sz="0" w:space="0" w:color="auto"/>
        <w:left w:val="none" w:sz="0" w:space="0" w:color="auto"/>
        <w:bottom w:val="none" w:sz="0" w:space="0" w:color="auto"/>
        <w:right w:val="none" w:sz="0" w:space="0" w:color="auto"/>
      </w:divBdr>
      <w:divsChild>
        <w:div w:id="398331640">
          <w:marLeft w:val="0"/>
          <w:marRight w:val="0"/>
          <w:marTop w:val="0"/>
          <w:marBottom w:val="0"/>
          <w:divBdr>
            <w:top w:val="none" w:sz="0" w:space="0" w:color="auto"/>
            <w:left w:val="none" w:sz="0" w:space="0" w:color="auto"/>
            <w:bottom w:val="none" w:sz="0" w:space="0" w:color="auto"/>
            <w:right w:val="none" w:sz="0" w:space="0" w:color="auto"/>
          </w:divBdr>
        </w:div>
      </w:divsChild>
    </w:div>
    <w:div w:id="1036853191">
      <w:bodyDiv w:val="1"/>
      <w:marLeft w:val="0"/>
      <w:marRight w:val="0"/>
      <w:marTop w:val="0"/>
      <w:marBottom w:val="0"/>
      <w:divBdr>
        <w:top w:val="none" w:sz="0" w:space="0" w:color="auto"/>
        <w:left w:val="none" w:sz="0" w:space="0" w:color="auto"/>
        <w:bottom w:val="none" w:sz="0" w:space="0" w:color="auto"/>
        <w:right w:val="none" w:sz="0" w:space="0" w:color="auto"/>
      </w:divBdr>
    </w:div>
    <w:div w:id="1100570110">
      <w:bodyDiv w:val="1"/>
      <w:marLeft w:val="0"/>
      <w:marRight w:val="0"/>
      <w:marTop w:val="0"/>
      <w:marBottom w:val="0"/>
      <w:divBdr>
        <w:top w:val="none" w:sz="0" w:space="0" w:color="auto"/>
        <w:left w:val="none" w:sz="0" w:space="0" w:color="auto"/>
        <w:bottom w:val="none" w:sz="0" w:space="0" w:color="auto"/>
        <w:right w:val="none" w:sz="0" w:space="0" w:color="auto"/>
      </w:divBdr>
      <w:divsChild>
        <w:div w:id="670329261">
          <w:marLeft w:val="0"/>
          <w:marRight w:val="0"/>
          <w:marTop w:val="0"/>
          <w:marBottom w:val="0"/>
          <w:divBdr>
            <w:top w:val="none" w:sz="0" w:space="0" w:color="auto"/>
            <w:left w:val="none" w:sz="0" w:space="0" w:color="auto"/>
            <w:bottom w:val="none" w:sz="0" w:space="0" w:color="auto"/>
            <w:right w:val="none" w:sz="0" w:space="0" w:color="auto"/>
          </w:divBdr>
        </w:div>
      </w:divsChild>
    </w:div>
    <w:div w:id="1170369562">
      <w:bodyDiv w:val="1"/>
      <w:marLeft w:val="0"/>
      <w:marRight w:val="0"/>
      <w:marTop w:val="0"/>
      <w:marBottom w:val="0"/>
      <w:divBdr>
        <w:top w:val="none" w:sz="0" w:space="0" w:color="auto"/>
        <w:left w:val="none" w:sz="0" w:space="0" w:color="auto"/>
        <w:bottom w:val="none" w:sz="0" w:space="0" w:color="auto"/>
        <w:right w:val="none" w:sz="0" w:space="0" w:color="auto"/>
      </w:divBdr>
      <w:divsChild>
        <w:div w:id="1531214601">
          <w:marLeft w:val="0"/>
          <w:marRight w:val="0"/>
          <w:marTop w:val="0"/>
          <w:marBottom w:val="0"/>
          <w:divBdr>
            <w:top w:val="none" w:sz="0" w:space="0" w:color="auto"/>
            <w:left w:val="none" w:sz="0" w:space="0" w:color="auto"/>
            <w:bottom w:val="none" w:sz="0" w:space="0" w:color="auto"/>
            <w:right w:val="none" w:sz="0" w:space="0" w:color="auto"/>
          </w:divBdr>
          <w:divsChild>
            <w:div w:id="727994482">
              <w:marLeft w:val="0"/>
              <w:marRight w:val="0"/>
              <w:marTop w:val="0"/>
              <w:marBottom w:val="0"/>
              <w:divBdr>
                <w:top w:val="none" w:sz="0" w:space="0" w:color="auto"/>
                <w:left w:val="none" w:sz="0" w:space="0" w:color="auto"/>
                <w:bottom w:val="none" w:sz="0" w:space="0" w:color="auto"/>
                <w:right w:val="none" w:sz="0" w:space="0" w:color="auto"/>
              </w:divBdr>
            </w:div>
            <w:div w:id="929389912">
              <w:marLeft w:val="0"/>
              <w:marRight w:val="0"/>
              <w:marTop w:val="0"/>
              <w:marBottom w:val="0"/>
              <w:divBdr>
                <w:top w:val="none" w:sz="0" w:space="0" w:color="auto"/>
                <w:left w:val="none" w:sz="0" w:space="0" w:color="auto"/>
                <w:bottom w:val="none" w:sz="0" w:space="0" w:color="auto"/>
                <w:right w:val="none" w:sz="0" w:space="0" w:color="auto"/>
              </w:divBdr>
            </w:div>
            <w:div w:id="240796295">
              <w:marLeft w:val="0"/>
              <w:marRight w:val="0"/>
              <w:marTop w:val="0"/>
              <w:marBottom w:val="0"/>
              <w:divBdr>
                <w:top w:val="none" w:sz="0" w:space="0" w:color="auto"/>
                <w:left w:val="none" w:sz="0" w:space="0" w:color="auto"/>
                <w:bottom w:val="none" w:sz="0" w:space="0" w:color="auto"/>
                <w:right w:val="none" w:sz="0" w:space="0" w:color="auto"/>
              </w:divBdr>
            </w:div>
            <w:div w:id="1325744709">
              <w:marLeft w:val="0"/>
              <w:marRight w:val="0"/>
              <w:marTop w:val="0"/>
              <w:marBottom w:val="0"/>
              <w:divBdr>
                <w:top w:val="none" w:sz="0" w:space="0" w:color="auto"/>
                <w:left w:val="none" w:sz="0" w:space="0" w:color="auto"/>
                <w:bottom w:val="none" w:sz="0" w:space="0" w:color="auto"/>
                <w:right w:val="none" w:sz="0" w:space="0" w:color="auto"/>
              </w:divBdr>
            </w:div>
            <w:div w:id="1510751693">
              <w:marLeft w:val="0"/>
              <w:marRight w:val="0"/>
              <w:marTop w:val="0"/>
              <w:marBottom w:val="0"/>
              <w:divBdr>
                <w:top w:val="none" w:sz="0" w:space="0" w:color="auto"/>
                <w:left w:val="none" w:sz="0" w:space="0" w:color="auto"/>
                <w:bottom w:val="none" w:sz="0" w:space="0" w:color="auto"/>
                <w:right w:val="none" w:sz="0" w:space="0" w:color="auto"/>
              </w:divBdr>
            </w:div>
            <w:div w:id="1963607297">
              <w:marLeft w:val="0"/>
              <w:marRight w:val="0"/>
              <w:marTop w:val="0"/>
              <w:marBottom w:val="0"/>
              <w:divBdr>
                <w:top w:val="none" w:sz="0" w:space="0" w:color="auto"/>
                <w:left w:val="none" w:sz="0" w:space="0" w:color="auto"/>
                <w:bottom w:val="none" w:sz="0" w:space="0" w:color="auto"/>
                <w:right w:val="none" w:sz="0" w:space="0" w:color="auto"/>
              </w:divBdr>
            </w:div>
            <w:div w:id="1309170892">
              <w:marLeft w:val="0"/>
              <w:marRight w:val="0"/>
              <w:marTop w:val="0"/>
              <w:marBottom w:val="0"/>
              <w:divBdr>
                <w:top w:val="none" w:sz="0" w:space="0" w:color="auto"/>
                <w:left w:val="none" w:sz="0" w:space="0" w:color="auto"/>
                <w:bottom w:val="none" w:sz="0" w:space="0" w:color="auto"/>
                <w:right w:val="none" w:sz="0" w:space="0" w:color="auto"/>
              </w:divBdr>
            </w:div>
            <w:div w:id="661734391">
              <w:marLeft w:val="0"/>
              <w:marRight w:val="0"/>
              <w:marTop w:val="0"/>
              <w:marBottom w:val="0"/>
              <w:divBdr>
                <w:top w:val="none" w:sz="0" w:space="0" w:color="auto"/>
                <w:left w:val="none" w:sz="0" w:space="0" w:color="auto"/>
                <w:bottom w:val="none" w:sz="0" w:space="0" w:color="auto"/>
                <w:right w:val="none" w:sz="0" w:space="0" w:color="auto"/>
              </w:divBdr>
            </w:div>
            <w:div w:id="2108043260">
              <w:marLeft w:val="0"/>
              <w:marRight w:val="0"/>
              <w:marTop w:val="0"/>
              <w:marBottom w:val="0"/>
              <w:divBdr>
                <w:top w:val="none" w:sz="0" w:space="0" w:color="auto"/>
                <w:left w:val="none" w:sz="0" w:space="0" w:color="auto"/>
                <w:bottom w:val="none" w:sz="0" w:space="0" w:color="auto"/>
                <w:right w:val="none" w:sz="0" w:space="0" w:color="auto"/>
              </w:divBdr>
            </w:div>
            <w:div w:id="2102489820">
              <w:marLeft w:val="0"/>
              <w:marRight w:val="0"/>
              <w:marTop w:val="0"/>
              <w:marBottom w:val="0"/>
              <w:divBdr>
                <w:top w:val="none" w:sz="0" w:space="0" w:color="auto"/>
                <w:left w:val="none" w:sz="0" w:space="0" w:color="auto"/>
                <w:bottom w:val="none" w:sz="0" w:space="0" w:color="auto"/>
                <w:right w:val="none" w:sz="0" w:space="0" w:color="auto"/>
              </w:divBdr>
            </w:div>
            <w:div w:id="100687640">
              <w:marLeft w:val="0"/>
              <w:marRight w:val="0"/>
              <w:marTop w:val="0"/>
              <w:marBottom w:val="0"/>
              <w:divBdr>
                <w:top w:val="none" w:sz="0" w:space="0" w:color="auto"/>
                <w:left w:val="none" w:sz="0" w:space="0" w:color="auto"/>
                <w:bottom w:val="none" w:sz="0" w:space="0" w:color="auto"/>
                <w:right w:val="none" w:sz="0" w:space="0" w:color="auto"/>
              </w:divBdr>
            </w:div>
            <w:div w:id="1141656155">
              <w:marLeft w:val="0"/>
              <w:marRight w:val="0"/>
              <w:marTop w:val="0"/>
              <w:marBottom w:val="0"/>
              <w:divBdr>
                <w:top w:val="none" w:sz="0" w:space="0" w:color="auto"/>
                <w:left w:val="none" w:sz="0" w:space="0" w:color="auto"/>
                <w:bottom w:val="none" w:sz="0" w:space="0" w:color="auto"/>
                <w:right w:val="none" w:sz="0" w:space="0" w:color="auto"/>
              </w:divBdr>
            </w:div>
            <w:div w:id="839657032">
              <w:marLeft w:val="0"/>
              <w:marRight w:val="0"/>
              <w:marTop w:val="0"/>
              <w:marBottom w:val="0"/>
              <w:divBdr>
                <w:top w:val="none" w:sz="0" w:space="0" w:color="auto"/>
                <w:left w:val="none" w:sz="0" w:space="0" w:color="auto"/>
                <w:bottom w:val="none" w:sz="0" w:space="0" w:color="auto"/>
                <w:right w:val="none" w:sz="0" w:space="0" w:color="auto"/>
              </w:divBdr>
            </w:div>
            <w:div w:id="1038236336">
              <w:marLeft w:val="0"/>
              <w:marRight w:val="0"/>
              <w:marTop w:val="0"/>
              <w:marBottom w:val="0"/>
              <w:divBdr>
                <w:top w:val="none" w:sz="0" w:space="0" w:color="auto"/>
                <w:left w:val="none" w:sz="0" w:space="0" w:color="auto"/>
                <w:bottom w:val="none" w:sz="0" w:space="0" w:color="auto"/>
                <w:right w:val="none" w:sz="0" w:space="0" w:color="auto"/>
              </w:divBdr>
            </w:div>
            <w:div w:id="2036348613">
              <w:marLeft w:val="0"/>
              <w:marRight w:val="0"/>
              <w:marTop w:val="0"/>
              <w:marBottom w:val="0"/>
              <w:divBdr>
                <w:top w:val="none" w:sz="0" w:space="0" w:color="auto"/>
                <w:left w:val="none" w:sz="0" w:space="0" w:color="auto"/>
                <w:bottom w:val="none" w:sz="0" w:space="0" w:color="auto"/>
                <w:right w:val="none" w:sz="0" w:space="0" w:color="auto"/>
              </w:divBdr>
            </w:div>
            <w:div w:id="830413575">
              <w:marLeft w:val="0"/>
              <w:marRight w:val="0"/>
              <w:marTop w:val="0"/>
              <w:marBottom w:val="0"/>
              <w:divBdr>
                <w:top w:val="none" w:sz="0" w:space="0" w:color="auto"/>
                <w:left w:val="none" w:sz="0" w:space="0" w:color="auto"/>
                <w:bottom w:val="none" w:sz="0" w:space="0" w:color="auto"/>
                <w:right w:val="none" w:sz="0" w:space="0" w:color="auto"/>
              </w:divBdr>
            </w:div>
            <w:div w:id="1863351685">
              <w:marLeft w:val="0"/>
              <w:marRight w:val="0"/>
              <w:marTop w:val="0"/>
              <w:marBottom w:val="0"/>
              <w:divBdr>
                <w:top w:val="none" w:sz="0" w:space="0" w:color="auto"/>
                <w:left w:val="none" w:sz="0" w:space="0" w:color="auto"/>
                <w:bottom w:val="none" w:sz="0" w:space="0" w:color="auto"/>
                <w:right w:val="none" w:sz="0" w:space="0" w:color="auto"/>
              </w:divBdr>
            </w:div>
            <w:div w:id="226721620">
              <w:marLeft w:val="0"/>
              <w:marRight w:val="0"/>
              <w:marTop w:val="0"/>
              <w:marBottom w:val="0"/>
              <w:divBdr>
                <w:top w:val="none" w:sz="0" w:space="0" w:color="auto"/>
                <w:left w:val="none" w:sz="0" w:space="0" w:color="auto"/>
                <w:bottom w:val="none" w:sz="0" w:space="0" w:color="auto"/>
                <w:right w:val="none" w:sz="0" w:space="0" w:color="auto"/>
              </w:divBdr>
            </w:div>
            <w:div w:id="1570534450">
              <w:marLeft w:val="0"/>
              <w:marRight w:val="0"/>
              <w:marTop w:val="0"/>
              <w:marBottom w:val="0"/>
              <w:divBdr>
                <w:top w:val="none" w:sz="0" w:space="0" w:color="auto"/>
                <w:left w:val="none" w:sz="0" w:space="0" w:color="auto"/>
                <w:bottom w:val="none" w:sz="0" w:space="0" w:color="auto"/>
                <w:right w:val="none" w:sz="0" w:space="0" w:color="auto"/>
              </w:divBdr>
            </w:div>
            <w:div w:id="977759389">
              <w:marLeft w:val="0"/>
              <w:marRight w:val="0"/>
              <w:marTop w:val="0"/>
              <w:marBottom w:val="0"/>
              <w:divBdr>
                <w:top w:val="none" w:sz="0" w:space="0" w:color="auto"/>
                <w:left w:val="none" w:sz="0" w:space="0" w:color="auto"/>
                <w:bottom w:val="none" w:sz="0" w:space="0" w:color="auto"/>
                <w:right w:val="none" w:sz="0" w:space="0" w:color="auto"/>
              </w:divBdr>
            </w:div>
            <w:div w:id="1538274548">
              <w:marLeft w:val="0"/>
              <w:marRight w:val="0"/>
              <w:marTop w:val="0"/>
              <w:marBottom w:val="0"/>
              <w:divBdr>
                <w:top w:val="none" w:sz="0" w:space="0" w:color="auto"/>
                <w:left w:val="none" w:sz="0" w:space="0" w:color="auto"/>
                <w:bottom w:val="none" w:sz="0" w:space="0" w:color="auto"/>
                <w:right w:val="none" w:sz="0" w:space="0" w:color="auto"/>
              </w:divBdr>
            </w:div>
            <w:div w:id="2131775369">
              <w:marLeft w:val="0"/>
              <w:marRight w:val="0"/>
              <w:marTop w:val="0"/>
              <w:marBottom w:val="0"/>
              <w:divBdr>
                <w:top w:val="none" w:sz="0" w:space="0" w:color="auto"/>
                <w:left w:val="none" w:sz="0" w:space="0" w:color="auto"/>
                <w:bottom w:val="none" w:sz="0" w:space="0" w:color="auto"/>
                <w:right w:val="none" w:sz="0" w:space="0" w:color="auto"/>
              </w:divBdr>
            </w:div>
            <w:div w:id="1333679861">
              <w:marLeft w:val="0"/>
              <w:marRight w:val="0"/>
              <w:marTop w:val="0"/>
              <w:marBottom w:val="0"/>
              <w:divBdr>
                <w:top w:val="none" w:sz="0" w:space="0" w:color="auto"/>
                <w:left w:val="none" w:sz="0" w:space="0" w:color="auto"/>
                <w:bottom w:val="none" w:sz="0" w:space="0" w:color="auto"/>
                <w:right w:val="none" w:sz="0" w:space="0" w:color="auto"/>
              </w:divBdr>
            </w:div>
            <w:div w:id="407465377">
              <w:marLeft w:val="0"/>
              <w:marRight w:val="0"/>
              <w:marTop w:val="0"/>
              <w:marBottom w:val="0"/>
              <w:divBdr>
                <w:top w:val="none" w:sz="0" w:space="0" w:color="auto"/>
                <w:left w:val="none" w:sz="0" w:space="0" w:color="auto"/>
                <w:bottom w:val="none" w:sz="0" w:space="0" w:color="auto"/>
                <w:right w:val="none" w:sz="0" w:space="0" w:color="auto"/>
              </w:divBdr>
            </w:div>
            <w:div w:id="1449472004">
              <w:marLeft w:val="0"/>
              <w:marRight w:val="0"/>
              <w:marTop w:val="0"/>
              <w:marBottom w:val="0"/>
              <w:divBdr>
                <w:top w:val="none" w:sz="0" w:space="0" w:color="auto"/>
                <w:left w:val="none" w:sz="0" w:space="0" w:color="auto"/>
                <w:bottom w:val="none" w:sz="0" w:space="0" w:color="auto"/>
                <w:right w:val="none" w:sz="0" w:space="0" w:color="auto"/>
              </w:divBdr>
            </w:div>
            <w:div w:id="717634377">
              <w:marLeft w:val="0"/>
              <w:marRight w:val="0"/>
              <w:marTop w:val="0"/>
              <w:marBottom w:val="0"/>
              <w:divBdr>
                <w:top w:val="none" w:sz="0" w:space="0" w:color="auto"/>
                <w:left w:val="none" w:sz="0" w:space="0" w:color="auto"/>
                <w:bottom w:val="none" w:sz="0" w:space="0" w:color="auto"/>
                <w:right w:val="none" w:sz="0" w:space="0" w:color="auto"/>
              </w:divBdr>
            </w:div>
            <w:div w:id="2057731323">
              <w:marLeft w:val="0"/>
              <w:marRight w:val="0"/>
              <w:marTop w:val="0"/>
              <w:marBottom w:val="0"/>
              <w:divBdr>
                <w:top w:val="none" w:sz="0" w:space="0" w:color="auto"/>
                <w:left w:val="none" w:sz="0" w:space="0" w:color="auto"/>
                <w:bottom w:val="none" w:sz="0" w:space="0" w:color="auto"/>
                <w:right w:val="none" w:sz="0" w:space="0" w:color="auto"/>
              </w:divBdr>
            </w:div>
            <w:div w:id="1514952802">
              <w:marLeft w:val="0"/>
              <w:marRight w:val="0"/>
              <w:marTop w:val="0"/>
              <w:marBottom w:val="0"/>
              <w:divBdr>
                <w:top w:val="none" w:sz="0" w:space="0" w:color="auto"/>
                <w:left w:val="none" w:sz="0" w:space="0" w:color="auto"/>
                <w:bottom w:val="none" w:sz="0" w:space="0" w:color="auto"/>
                <w:right w:val="none" w:sz="0" w:space="0" w:color="auto"/>
              </w:divBdr>
            </w:div>
            <w:div w:id="1539321008">
              <w:marLeft w:val="0"/>
              <w:marRight w:val="0"/>
              <w:marTop w:val="0"/>
              <w:marBottom w:val="0"/>
              <w:divBdr>
                <w:top w:val="none" w:sz="0" w:space="0" w:color="auto"/>
                <w:left w:val="none" w:sz="0" w:space="0" w:color="auto"/>
                <w:bottom w:val="none" w:sz="0" w:space="0" w:color="auto"/>
                <w:right w:val="none" w:sz="0" w:space="0" w:color="auto"/>
              </w:divBdr>
            </w:div>
            <w:div w:id="1821579187">
              <w:marLeft w:val="0"/>
              <w:marRight w:val="0"/>
              <w:marTop w:val="0"/>
              <w:marBottom w:val="0"/>
              <w:divBdr>
                <w:top w:val="none" w:sz="0" w:space="0" w:color="auto"/>
                <w:left w:val="none" w:sz="0" w:space="0" w:color="auto"/>
                <w:bottom w:val="none" w:sz="0" w:space="0" w:color="auto"/>
                <w:right w:val="none" w:sz="0" w:space="0" w:color="auto"/>
              </w:divBdr>
            </w:div>
            <w:div w:id="1010987152">
              <w:marLeft w:val="0"/>
              <w:marRight w:val="0"/>
              <w:marTop w:val="0"/>
              <w:marBottom w:val="0"/>
              <w:divBdr>
                <w:top w:val="none" w:sz="0" w:space="0" w:color="auto"/>
                <w:left w:val="none" w:sz="0" w:space="0" w:color="auto"/>
                <w:bottom w:val="none" w:sz="0" w:space="0" w:color="auto"/>
                <w:right w:val="none" w:sz="0" w:space="0" w:color="auto"/>
              </w:divBdr>
            </w:div>
            <w:div w:id="1851332188">
              <w:marLeft w:val="0"/>
              <w:marRight w:val="0"/>
              <w:marTop w:val="0"/>
              <w:marBottom w:val="0"/>
              <w:divBdr>
                <w:top w:val="none" w:sz="0" w:space="0" w:color="auto"/>
                <w:left w:val="none" w:sz="0" w:space="0" w:color="auto"/>
                <w:bottom w:val="none" w:sz="0" w:space="0" w:color="auto"/>
                <w:right w:val="none" w:sz="0" w:space="0" w:color="auto"/>
              </w:divBdr>
            </w:div>
            <w:div w:id="1704556808">
              <w:marLeft w:val="0"/>
              <w:marRight w:val="0"/>
              <w:marTop w:val="0"/>
              <w:marBottom w:val="0"/>
              <w:divBdr>
                <w:top w:val="none" w:sz="0" w:space="0" w:color="auto"/>
                <w:left w:val="none" w:sz="0" w:space="0" w:color="auto"/>
                <w:bottom w:val="none" w:sz="0" w:space="0" w:color="auto"/>
                <w:right w:val="none" w:sz="0" w:space="0" w:color="auto"/>
              </w:divBdr>
            </w:div>
            <w:div w:id="1422098305">
              <w:marLeft w:val="0"/>
              <w:marRight w:val="0"/>
              <w:marTop w:val="0"/>
              <w:marBottom w:val="0"/>
              <w:divBdr>
                <w:top w:val="none" w:sz="0" w:space="0" w:color="auto"/>
                <w:left w:val="none" w:sz="0" w:space="0" w:color="auto"/>
                <w:bottom w:val="none" w:sz="0" w:space="0" w:color="auto"/>
                <w:right w:val="none" w:sz="0" w:space="0" w:color="auto"/>
              </w:divBdr>
            </w:div>
            <w:div w:id="957108064">
              <w:marLeft w:val="0"/>
              <w:marRight w:val="0"/>
              <w:marTop w:val="0"/>
              <w:marBottom w:val="0"/>
              <w:divBdr>
                <w:top w:val="none" w:sz="0" w:space="0" w:color="auto"/>
                <w:left w:val="none" w:sz="0" w:space="0" w:color="auto"/>
                <w:bottom w:val="none" w:sz="0" w:space="0" w:color="auto"/>
                <w:right w:val="none" w:sz="0" w:space="0" w:color="auto"/>
              </w:divBdr>
            </w:div>
            <w:div w:id="1161002060">
              <w:marLeft w:val="0"/>
              <w:marRight w:val="0"/>
              <w:marTop w:val="0"/>
              <w:marBottom w:val="0"/>
              <w:divBdr>
                <w:top w:val="none" w:sz="0" w:space="0" w:color="auto"/>
                <w:left w:val="none" w:sz="0" w:space="0" w:color="auto"/>
                <w:bottom w:val="none" w:sz="0" w:space="0" w:color="auto"/>
                <w:right w:val="none" w:sz="0" w:space="0" w:color="auto"/>
              </w:divBdr>
            </w:div>
            <w:div w:id="729157914">
              <w:marLeft w:val="0"/>
              <w:marRight w:val="0"/>
              <w:marTop w:val="0"/>
              <w:marBottom w:val="0"/>
              <w:divBdr>
                <w:top w:val="none" w:sz="0" w:space="0" w:color="auto"/>
                <w:left w:val="none" w:sz="0" w:space="0" w:color="auto"/>
                <w:bottom w:val="none" w:sz="0" w:space="0" w:color="auto"/>
                <w:right w:val="none" w:sz="0" w:space="0" w:color="auto"/>
              </w:divBdr>
            </w:div>
            <w:div w:id="439767403">
              <w:marLeft w:val="0"/>
              <w:marRight w:val="0"/>
              <w:marTop w:val="0"/>
              <w:marBottom w:val="0"/>
              <w:divBdr>
                <w:top w:val="none" w:sz="0" w:space="0" w:color="auto"/>
                <w:left w:val="none" w:sz="0" w:space="0" w:color="auto"/>
                <w:bottom w:val="none" w:sz="0" w:space="0" w:color="auto"/>
                <w:right w:val="none" w:sz="0" w:space="0" w:color="auto"/>
              </w:divBdr>
            </w:div>
            <w:div w:id="582104891">
              <w:marLeft w:val="0"/>
              <w:marRight w:val="0"/>
              <w:marTop w:val="0"/>
              <w:marBottom w:val="0"/>
              <w:divBdr>
                <w:top w:val="none" w:sz="0" w:space="0" w:color="auto"/>
                <w:left w:val="none" w:sz="0" w:space="0" w:color="auto"/>
                <w:bottom w:val="none" w:sz="0" w:space="0" w:color="auto"/>
                <w:right w:val="none" w:sz="0" w:space="0" w:color="auto"/>
              </w:divBdr>
            </w:div>
            <w:div w:id="1670215540">
              <w:marLeft w:val="0"/>
              <w:marRight w:val="0"/>
              <w:marTop w:val="0"/>
              <w:marBottom w:val="0"/>
              <w:divBdr>
                <w:top w:val="none" w:sz="0" w:space="0" w:color="auto"/>
                <w:left w:val="none" w:sz="0" w:space="0" w:color="auto"/>
                <w:bottom w:val="none" w:sz="0" w:space="0" w:color="auto"/>
                <w:right w:val="none" w:sz="0" w:space="0" w:color="auto"/>
              </w:divBdr>
            </w:div>
            <w:div w:id="1506743556">
              <w:marLeft w:val="0"/>
              <w:marRight w:val="0"/>
              <w:marTop w:val="0"/>
              <w:marBottom w:val="0"/>
              <w:divBdr>
                <w:top w:val="none" w:sz="0" w:space="0" w:color="auto"/>
                <w:left w:val="none" w:sz="0" w:space="0" w:color="auto"/>
                <w:bottom w:val="none" w:sz="0" w:space="0" w:color="auto"/>
                <w:right w:val="none" w:sz="0" w:space="0" w:color="auto"/>
              </w:divBdr>
            </w:div>
            <w:div w:id="1526484201">
              <w:marLeft w:val="0"/>
              <w:marRight w:val="0"/>
              <w:marTop w:val="0"/>
              <w:marBottom w:val="0"/>
              <w:divBdr>
                <w:top w:val="none" w:sz="0" w:space="0" w:color="auto"/>
                <w:left w:val="none" w:sz="0" w:space="0" w:color="auto"/>
                <w:bottom w:val="none" w:sz="0" w:space="0" w:color="auto"/>
                <w:right w:val="none" w:sz="0" w:space="0" w:color="auto"/>
              </w:divBdr>
            </w:div>
            <w:div w:id="534973392">
              <w:marLeft w:val="0"/>
              <w:marRight w:val="0"/>
              <w:marTop w:val="0"/>
              <w:marBottom w:val="0"/>
              <w:divBdr>
                <w:top w:val="none" w:sz="0" w:space="0" w:color="auto"/>
                <w:left w:val="none" w:sz="0" w:space="0" w:color="auto"/>
                <w:bottom w:val="none" w:sz="0" w:space="0" w:color="auto"/>
                <w:right w:val="none" w:sz="0" w:space="0" w:color="auto"/>
              </w:divBdr>
            </w:div>
            <w:div w:id="695353823">
              <w:marLeft w:val="0"/>
              <w:marRight w:val="0"/>
              <w:marTop w:val="0"/>
              <w:marBottom w:val="0"/>
              <w:divBdr>
                <w:top w:val="none" w:sz="0" w:space="0" w:color="auto"/>
                <w:left w:val="none" w:sz="0" w:space="0" w:color="auto"/>
                <w:bottom w:val="none" w:sz="0" w:space="0" w:color="auto"/>
                <w:right w:val="none" w:sz="0" w:space="0" w:color="auto"/>
              </w:divBdr>
            </w:div>
            <w:div w:id="5188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1072">
      <w:bodyDiv w:val="1"/>
      <w:marLeft w:val="0"/>
      <w:marRight w:val="0"/>
      <w:marTop w:val="0"/>
      <w:marBottom w:val="0"/>
      <w:divBdr>
        <w:top w:val="none" w:sz="0" w:space="0" w:color="auto"/>
        <w:left w:val="none" w:sz="0" w:space="0" w:color="auto"/>
        <w:bottom w:val="none" w:sz="0" w:space="0" w:color="auto"/>
        <w:right w:val="none" w:sz="0" w:space="0" w:color="auto"/>
      </w:divBdr>
    </w:div>
    <w:div w:id="1178931957">
      <w:bodyDiv w:val="1"/>
      <w:marLeft w:val="0"/>
      <w:marRight w:val="0"/>
      <w:marTop w:val="0"/>
      <w:marBottom w:val="0"/>
      <w:divBdr>
        <w:top w:val="none" w:sz="0" w:space="0" w:color="auto"/>
        <w:left w:val="none" w:sz="0" w:space="0" w:color="auto"/>
        <w:bottom w:val="none" w:sz="0" w:space="0" w:color="auto"/>
        <w:right w:val="none" w:sz="0" w:space="0" w:color="auto"/>
      </w:divBdr>
    </w:div>
    <w:div w:id="1216969522">
      <w:bodyDiv w:val="1"/>
      <w:marLeft w:val="0"/>
      <w:marRight w:val="0"/>
      <w:marTop w:val="0"/>
      <w:marBottom w:val="0"/>
      <w:divBdr>
        <w:top w:val="none" w:sz="0" w:space="0" w:color="auto"/>
        <w:left w:val="none" w:sz="0" w:space="0" w:color="auto"/>
        <w:bottom w:val="none" w:sz="0" w:space="0" w:color="auto"/>
        <w:right w:val="none" w:sz="0" w:space="0" w:color="auto"/>
      </w:divBdr>
    </w:div>
    <w:div w:id="1242981682">
      <w:bodyDiv w:val="1"/>
      <w:marLeft w:val="0"/>
      <w:marRight w:val="0"/>
      <w:marTop w:val="0"/>
      <w:marBottom w:val="0"/>
      <w:divBdr>
        <w:top w:val="none" w:sz="0" w:space="0" w:color="auto"/>
        <w:left w:val="none" w:sz="0" w:space="0" w:color="auto"/>
        <w:bottom w:val="none" w:sz="0" w:space="0" w:color="auto"/>
        <w:right w:val="none" w:sz="0" w:space="0" w:color="auto"/>
      </w:divBdr>
      <w:divsChild>
        <w:div w:id="1630211025">
          <w:marLeft w:val="0"/>
          <w:marRight w:val="0"/>
          <w:marTop w:val="0"/>
          <w:marBottom w:val="0"/>
          <w:divBdr>
            <w:top w:val="none" w:sz="0" w:space="0" w:color="auto"/>
            <w:left w:val="none" w:sz="0" w:space="0" w:color="auto"/>
            <w:bottom w:val="none" w:sz="0" w:space="0" w:color="auto"/>
            <w:right w:val="none" w:sz="0" w:space="0" w:color="auto"/>
          </w:divBdr>
          <w:divsChild>
            <w:div w:id="74742869">
              <w:marLeft w:val="0"/>
              <w:marRight w:val="0"/>
              <w:marTop w:val="0"/>
              <w:marBottom w:val="0"/>
              <w:divBdr>
                <w:top w:val="none" w:sz="0" w:space="0" w:color="auto"/>
                <w:left w:val="none" w:sz="0" w:space="0" w:color="auto"/>
                <w:bottom w:val="none" w:sz="0" w:space="0" w:color="auto"/>
                <w:right w:val="none" w:sz="0" w:space="0" w:color="auto"/>
              </w:divBdr>
            </w:div>
            <w:div w:id="1762483387">
              <w:marLeft w:val="0"/>
              <w:marRight w:val="0"/>
              <w:marTop w:val="0"/>
              <w:marBottom w:val="0"/>
              <w:divBdr>
                <w:top w:val="none" w:sz="0" w:space="0" w:color="auto"/>
                <w:left w:val="none" w:sz="0" w:space="0" w:color="auto"/>
                <w:bottom w:val="none" w:sz="0" w:space="0" w:color="auto"/>
                <w:right w:val="none" w:sz="0" w:space="0" w:color="auto"/>
              </w:divBdr>
            </w:div>
            <w:div w:id="102195724">
              <w:marLeft w:val="0"/>
              <w:marRight w:val="0"/>
              <w:marTop w:val="0"/>
              <w:marBottom w:val="0"/>
              <w:divBdr>
                <w:top w:val="none" w:sz="0" w:space="0" w:color="auto"/>
                <w:left w:val="none" w:sz="0" w:space="0" w:color="auto"/>
                <w:bottom w:val="none" w:sz="0" w:space="0" w:color="auto"/>
                <w:right w:val="none" w:sz="0" w:space="0" w:color="auto"/>
              </w:divBdr>
            </w:div>
            <w:div w:id="2094617370">
              <w:marLeft w:val="0"/>
              <w:marRight w:val="0"/>
              <w:marTop w:val="0"/>
              <w:marBottom w:val="0"/>
              <w:divBdr>
                <w:top w:val="none" w:sz="0" w:space="0" w:color="auto"/>
                <w:left w:val="none" w:sz="0" w:space="0" w:color="auto"/>
                <w:bottom w:val="none" w:sz="0" w:space="0" w:color="auto"/>
                <w:right w:val="none" w:sz="0" w:space="0" w:color="auto"/>
              </w:divBdr>
            </w:div>
            <w:div w:id="782264791">
              <w:marLeft w:val="0"/>
              <w:marRight w:val="0"/>
              <w:marTop w:val="0"/>
              <w:marBottom w:val="0"/>
              <w:divBdr>
                <w:top w:val="none" w:sz="0" w:space="0" w:color="auto"/>
                <w:left w:val="none" w:sz="0" w:space="0" w:color="auto"/>
                <w:bottom w:val="none" w:sz="0" w:space="0" w:color="auto"/>
                <w:right w:val="none" w:sz="0" w:space="0" w:color="auto"/>
              </w:divBdr>
            </w:div>
            <w:div w:id="56173088">
              <w:marLeft w:val="0"/>
              <w:marRight w:val="0"/>
              <w:marTop w:val="0"/>
              <w:marBottom w:val="0"/>
              <w:divBdr>
                <w:top w:val="none" w:sz="0" w:space="0" w:color="auto"/>
                <w:left w:val="none" w:sz="0" w:space="0" w:color="auto"/>
                <w:bottom w:val="none" w:sz="0" w:space="0" w:color="auto"/>
                <w:right w:val="none" w:sz="0" w:space="0" w:color="auto"/>
              </w:divBdr>
            </w:div>
            <w:div w:id="1231814806">
              <w:marLeft w:val="0"/>
              <w:marRight w:val="0"/>
              <w:marTop w:val="0"/>
              <w:marBottom w:val="0"/>
              <w:divBdr>
                <w:top w:val="none" w:sz="0" w:space="0" w:color="auto"/>
                <w:left w:val="none" w:sz="0" w:space="0" w:color="auto"/>
                <w:bottom w:val="none" w:sz="0" w:space="0" w:color="auto"/>
                <w:right w:val="none" w:sz="0" w:space="0" w:color="auto"/>
              </w:divBdr>
            </w:div>
            <w:div w:id="2117164869">
              <w:marLeft w:val="0"/>
              <w:marRight w:val="0"/>
              <w:marTop w:val="0"/>
              <w:marBottom w:val="0"/>
              <w:divBdr>
                <w:top w:val="none" w:sz="0" w:space="0" w:color="auto"/>
                <w:left w:val="none" w:sz="0" w:space="0" w:color="auto"/>
                <w:bottom w:val="none" w:sz="0" w:space="0" w:color="auto"/>
                <w:right w:val="none" w:sz="0" w:space="0" w:color="auto"/>
              </w:divBdr>
            </w:div>
            <w:div w:id="2051370940">
              <w:marLeft w:val="0"/>
              <w:marRight w:val="0"/>
              <w:marTop w:val="0"/>
              <w:marBottom w:val="0"/>
              <w:divBdr>
                <w:top w:val="none" w:sz="0" w:space="0" w:color="auto"/>
                <w:left w:val="none" w:sz="0" w:space="0" w:color="auto"/>
                <w:bottom w:val="none" w:sz="0" w:space="0" w:color="auto"/>
                <w:right w:val="none" w:sz="0" w:space="0" w:color="auto"/>
              </w:divBdr>
            </w:div>
            <w:div w:id="964969225">
              <w:marLeft w:val="0"/>
              <w:marRight w:val="0"/>
              <w:marTop w:val="0"/>
              <w:marBottom w:val="0"/>
              <w:divBdr>
                <w:top w:val="none" w:sz="0" w:space="0" w:color="auto"/>
                <w:left w:val="none" w:sz="0" w:space="0" w:color="auto"/>
                <w:bottom w:val="none" w:sz="0" w:space="0" w:color="auto"/>
                <w:right w:val="none" w:sz="0" w:space="0" w:color="auto"/>
              </w:divBdr>
            </w:div>
            <w:div w:id="1559974997">
              <w:marLeft w:val="0"/>
              <w:marRight w:val="0"/>
              <w:marTop w:val="0"/>
              <w:marBottom w:val="0"/>
              <w:divBdr>
                <w:top w:val="none" w:sz="0" w:space="0" w:color="auto"/>
                <w:left w:val="none" w:sz="0" w:space="0" w:color="auto"/>
                <w:bottom w:val="none" w:sz="0" w:space="0" w:color="auto"/>
                <w:right w:val="none" w:sz="0" w:space="0" w:color="auto"/>
              </w:divBdr>
            </w:div>
            <w:div w:id="1445154591">
              <w:marLeft w:val="0"/>
              <w:marRight w:val="0"/>
              <w:marTop w:val="0"/>
              <w:marBottom w:val="0"/>
              <w:divBdr>
                <w:top w:val="none" w:sz="0" w:space="0" w:color="auto"/>
                <w:left w:val="none" w:sz="0" w:space="0" w:color="auto"/>
                <w:bottom w:val="none" w:sz="0" w:space="0" w:color="auto"/>
                <w:right w:val="none" w:sz="0" w:space="0" w:color="auto"/>
              </w:divBdr>
            </w:div>
            <w:div w:id="2030064697">
              <w:marLeft w:val="0"/>
              <w:marRight w:val="0"/>
              <w:marTop w:val="0"/>
              <w:marBottom w:val="0"/>
              <w:divBdr>
                <w:top w:val="none" w:sz="0" w:space="0" w:color="auto"/>
                <w:left w:val="none" w:sz="0" w:space="0" w:color="auto"/>
                <w:bottom w:val="none" w:sz="0" w:space="0" w:color="auto"/>
                <w:right w:val="none" w:sz="0" w:space="0" w:color="auto"/>
              </w:divBdr>
            </w:div>
            <w:div w:id="1100562755">
              <w:marLeft w:val="0"/>
              <w:marRight w:val="0"/>
              <w:marTop w:val="0"/>
              <w:marBottom w:val="0"/>
              <w:divBdr>
                <w:top w:val="none" w:sz="0" w:space="0" w:color="auto"/>
                <w:left w:val="none" w:sz="0" w:space="0" w:color="auto"/>
                <w:bottom w:val="none" w:sz="0" w:space="0" w:color="auto"/>
                <w:right w:val="none" w:sz="0" w:space="0" w:color="auto"/>
              </w:divBdr>
            </w:div>
            <w:div w:id="1352148827">
              <w:marLeft w:val="0"/>
              <w:marRight w:val="0"/>
              <w:marTop w:val="0"/>
              <w:marBottom w:val="0"/>
              <w:divBdr>
                <w:top w:val="none" w:sz="0" w:space="0" w:color="auto"/>
                <w:left w:val="none" w:sz="0" w:space="0" w:color="auto"/>
                <w:bottom w:val="none" w:sz="0" w:space="0" w:color="auto"/>
                <w:right w:val="none" w:sz="0" w:space="0" w:color="auto"/>
              </w:divBdr>
            </w:div>
            <w:div w:id="1766923054">
              <w:marLeft w:val="0"/>
              <w:marRight w:val="0"/>
              <w:marTop w:val="0"/>
              <w:marBottom w:val="0"/>
              <w:divBdr>
                <w:top w:val="none" w:sz="0" w:space="0" w:color="auto"/>
                <w:left w:val="none" w:sz="0" w:space="0" w:color="auto"/>
                <w:bottom w:val="none" w:sz="0" w:space="0" w:color="auto"/>
                <w:right w:val="none" w:sz="0" w:space="0" w:color="auto"/>
              </w:divBdr>
            </w:div>
            <w:div w:id="1243488882">
              <w:marLeft w:val="0"/>
              <w:marRight w:val="0"/>
              <w:marTop w:val="0"/>
              <w:marBottom w:val="0"/>
              <w:divBdr>
                <w:top w:val="none" w:sz="0" w:space="0" w:color="auto"/>
                <w:left w:val="none" w:sz="0" w:space="0" w:color="auto"/>
                <w:bottom w:val="none" w:sz="0" w:space="0" w:color="auto"/>
                <w:right w:val="none" w:sz="0" w:space="0" w:color="auto"/>
              </w:divBdr>
            </w:div>
            <w:div w:id="233049656">
              <w:marLeft w:val="0"/>
              <w:marRight w:val="0"/>
              <w:marTop w:val="0"/>
              <w:marBottom w:val="0"/>
              <w:divBdr>
                <w:top w:val="none" w:sz="0" w:space="0" w:color="auto"/>
                <w:left w:val="none" w:sz="0" w:space="0" w:color="auto"/>
                <w:bottom w:val="none" w:sz="0" w:space="0" w:color="auto"/>
                <w:right w:val="none" w:sz="0" w:space="0" w:color="auto"/>
              </w:divBdr>
            </w:div>
            <w:div w:id="342711511">
              <w:marLeft w:val="0"/>
              <w:marRight w:val="0"/>
              <w:marTop w:val="0"/>
              <w:marBottom w:val="0"/>
              <w:divBdr>
                <w:top w:val="none" w:sz="0" w:space="0" w:color="auto"/>
                <w:left w:val="none" w:sz="0" w:space="0" w:color="auto"/>
                <w:bottom w:val="none" w:sz="0" w:space="0" w:color="auto"/>
                <w:right w:val="none" w:sz="0" w:space="0" w:color="auto"/>
              </w:divBdr>
            </w:div>
            <w:div w:id="1285698122">
              <w:marLeft w:val="0"/>
              <w:marRight w:val="0"/>
              <w:marTop w:val="0"/>
              <w:marBottom w:val="0"/>
              <w:divBdr>
                <w:top w:val="none" w:sz="0" w:space="0" w:color="auto"/>
                <w:left w:val="none" w:sz="0" w:space="0" w:color="auto"/>
                <w:bottom w:val="none" w:sz="0" w:space="0" w:color="auto"/>
                <w:right w:val="none" w:sz="0" w:space="0" w:color="auto"/>
              </w:divBdr>
            </w:div>
            <w:div w:id="1427849297">
              <w:marLeft w:val="0"/>
              <w:marRight w:val="0"/>
              <w:marTop w:val="0"/>
              <w:marBottom w:val="0"/>
              <w:divBdr>
                <w:top w:val="none" w:sz="0" w:space="0" w:color="auto"/>
                <w:left w:val="none" w:sz="0" w:space="0" w:color="auto"/>
                <w:bottom w:val="none" w:sz="0" w:space="0" w:color="auto"/>
                <w:right w:val="none" w:sz="0" w:space="0" w:color="auto"/>
              </w:divBdr>
            </w:div>
            <w:div w:id="46952475">
              <w:marLeft w:val="0"/>
              <w:marRight w:val="0"/>
              <w:marTop w:val="0"/>
              <w:marBottom w:val="0"/>
              <w:divBdr>
                <w:top w:val="none" w:sz="0" w:space="0" w:color="auto"/>
                <w:left w:val="none" w:sz="0" w:space="0" w:color="auto"/>
                <w:bottom w:val="none" w:sz="0" w:space="0" w:color="auto"/>
                <w:right w:val="none" w:sz="0" w:space="0" w:color="auto"/>
              </w:divBdr>
            </w:div>
            <w:div w:id="1463384084">
              <w:marLeft w:val="0"/>
              <w:marRight w:val="0"/>
              <w:marTop w:val="0"/>
              <w:marBottom w:val="0"/>
              <w:divBdr>
                <w:top w:val="none" w:sz="0" w:space="0" w:color="auto"/>
                <w:left w:val="none" w:sz="0" w:space="0" w:color="auto"/>
                <w:bottom w:val="none" w:sz="0" w:space="0" w:color="auto"/>
                <w:right w:val="none" w:sz="0" w:space="0" w:color="auto"/>
              </w:divBdr>
            </w:div>
            <w:div w:id="970473696">
              <w:marLeft w:val="0"/>
              <w:marRight w:val="0"/>
              <w:marTop w:val="0"/>
              <w:marBottom w:val="0"/>
              <w:divBdr>
                <w:top w:val="none" w:sz="0" w:space="0" w:color="auto"/>
                <w:left w:val="none" w:sz="0" w:space="0" w:color="auto"/>
                <w:bottom w:val="none" w:sz="0" w:space="0" w:color="auto"/>
                <w:right w:val="none" w:sz="0" w:space="0" w:color="auto"/>
              </w:divBdr>
            </w:div>
            <w:div w:id="1927839194">
              <w:marLeft w:val="0"/>
              <w:marRight w:val="0"/>
              <w:marTop w:val="0"/>
              <w:marBottom w:val="0"/>
              <w:divBdr>
                <w:top w:val="none" w:sz="0" w:space="0" w:color="auto"/>
                <w:left w:val="none" w:sz="0" w:space="0" w:color="auto"/>
                <w:bottom w:val="none" w:sz="0" w:space="0" w:color="auto"/>
                <w:right w:val="none" w:sz="0" w:space="0" w:color="auto"/>
              </w:divBdr>
            </w:div>
            <w:div w:id="1403140010">
              <w:marLeft w:val="0"/>
              <w:marRight w:val="0"/>
              <w:marTop w:val="0"/>
              <w:marBottom w:val="0"/>
              <w:divBdr>
                <w:top w:val="none" w:sz="0" w:space="0" w:color="auto"/>
                <w:left w:val="none" w:sz="0" w:space="0" w:color="auto"/>
                <w:bottom w:val="none" w:sz="0" w:space="0" w:color="auto"/>
                <w:right w:val="none" w:sz="0" w:space="0" w:color="auto"/>
              </w:divBdr>
            </w:div>
            <w:div w:id="16126209">
              <w:marLeft w:val="0"/>
              <w:marRight w:val="0"/>
              <w:marTop w:val="0"/>
              <w:marBottom w:val="0"/>
              <w:divBdr>
                <w:top w:val="none" w:sz="0" w:space="0" w:color="auto"/>
                <w:left w:val="none" w:sz="0" w:space="0" w:color="auto"/>
                <w:bottom w:val="none" w:sz="0" w:space="0" w:color="auto"/>
                <w:right w:val="none" w:sz="0" w:space="0" w:color="auto"/>
              </w:divBdr>
            </w:div>
            <w:div w:id="1781531584">
              <w:marLeft w:val="0"/>
              <w:marRight w:val="0"/>
              <w:marTop w:val="0"/>
              <w:marBottom w:val="0"/>
              <w:divBdr>
                <w:top w:val="none" w:sz="0" w:space="0" w:color="auto"/>
                <w:left w:val="none" w:sz="0" w:space="0" w:color="auto"/>
                <w:bottom w:val="none" w:sz="0" w:space="0" w:color="auto"/>
                <w:right w:val="none" w:sz="0" w:space="0" w:color="auto"/>
              </w:divBdr>
            </w:div>
            <w:div w:id="1632403064">
              <w:marLeft w:val="0"/>
              <w:marRight w:val="0"/>
              <w:marTop w:val="0"/>
              <w:marBottom w:val="0"/>
              <w:divBdr>
                <w:top w:val="none" w:sz="0" w:space="0" w:color="auto"/>
                <w:left w:val="none" w:sz="0" w:space="0" w:color="auto"/>
                <w:bottom w:val="none" w:sz="0" w:space="0" w:color="auto"/>
                <w:right w:val="none" w:sz="0" w:space="0" w:color="auto"/>
              </w:divBdr>
            </w:div>
            <w:div w:id="12459836">
              <w:marLeft w:val="0"/>
              <w:marRight w:val="0"/>
              <w:marTop w:val="0"/>
              <w:marBottom w:val="0"/>
              <w:divBdr>
                <w:top w:val="none" w:sz="0" w:space="0" w:color="auto"/>
                <w:left w:val="none" w:sz="0" w:space="0" w:color="auto"/>
                <w:bottom w:val="none" w:sz="0" w:space="0" w:color="auto"/>
                <w:right w:val="none" w:sz="0" w:space="0" w:color="auto"/>
              </w:divBdr>
            </w:div>
            <w:div w:id="1420983366">
              <w:marLeft w:val="0"/>
              <w:marRight w:val="0"/>
              <w:marTop w:val="0"/>
              <w:marBottom w:val="0"/>
              <w:divBdr>
                <w:top w:val="none" w:sz="0" w:space="0" w:color="auto"/>
                <w:left w:val="none" w:sz="0" w:space="0" w:color="auto"/>
                <w:bottom w:val="none" w:sz="0" w:space="0" w:color="auto"/>
                <w:right w:val="none" w:sz="0" w:space="0" w:color="auto"/>
              </w:divBdr>
            </w:div>
            <w:div w:id="1188326420">
              <w:marLeft w:val="0"/>
              <w:marRight w:val="0"/>
              <w:marTop w:val="0"/>
              <w:marBottom w:val="0"/>
              <w:divBdr>
                <w:top w:val="none" w:sz="0" w:space="0" w:color="auto"/>
                <w:left w:val="none" w:sz="0" w:space="0" w:color="auto"/>
                <w:bottom w:val="none" w:sz="0" w:space="0" w:color="auto"/>
                <w:right w:val="none" w:sz="0" w:space="0" w:color="auto"/>
              </w:divBdr>
            </w:div>
            <w:div w:id="1422874717">
              <w:marLeft w:val="0"/>
              <w:marRight w:val="0"/>
              <w:marTop w:val="0"/>
              <w:marBottom w:val="0"/>
              <w:divBdr>
                <w:top w:val="none" w:sz="0" w:space="0" w:color="auto"/>
                <w:left w:val="none" w:sz="0" w:space="0" w:color="auto"/>
                <w:bottom w:val="none" w:sz="0" w:space="0" w:color="auto"/>
                <w:right w:val="none" w:sz="0" w:space="0" w:color="auto"/>
              </w:divBdr>
            </w:div>
            <w:div w:id="451678753">
              <w:marLeft w:val="0"/>
              <w:marRight w:val="0"/>
              <w:marTop w:val="0"/>
              <w:marBottom w:val="0"/>
              <w:divBdr>
                <w:top w:val="none" w:sz="0" w:space="0" w:color="auto"/>
                <w:left w:val="none" w:sz="0" w:space="0" w:color="auto"/>
                <w:bottom w:val="none" w:sz="0" w:space="0" w:color="auto"/>
                <w:right w:val="none" w:sz="0" w:space="0" w:color="auto"/>
              </w:divBdr>
            </w:div>
            <w:div w:id="374014781">
              <w:marLeft w:val="0"/>
              <w:marRight w:val="0"/>
              <w:marTop w:val="0"/>
              <w:marBottom w:val="0"/>
              <w:divBdr>
                <w:top w:val="none" w:sz="0" w:space="0" w:color="auto"/>
                <w:left w:val="none" w:sz="0" w:space="0" w:color="auto"/>
                <w:bottom w:val="none" w:sz="0" w:space="0" w:color="auto"/>
                <w:right w:val="none" w:sz="0" w:space="0" w:color="auto"/>
              </w:divBdr>
            </w:div>
            <w:div w:id="1208879400">
              <w:marLeft w:val="0"/>
              <w:marRight w:val="0"/>
              <w:marTop w:val="0"/>
              <w:marBottom w:val="0"/>
              <w:divBdr>
                <w:top w:val="none" w:sz="0" w:space="0" w:color="auto"/>
                <w:left w:val="none" w:sz="0" w:space="0" w:color="auto"/>
                <w:bottom w:val="none" w:sz="0" w:space="0" w:color="auto"/>
                <w:right w:val="none" w:sz="0" w:space="0" w:color="auto"/>
              </w:divBdr>
            </w:div>
            <w:div w:id="14062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1683">
      <w:bodyDiv w:val="1"/>
      <w:marLeft w:val="0"/>
      <w:marRight w:val="0"/>
      <w:marTop w:val="0"/>
      <w:marBottom w:val="0"/>
      <w:divBdr>
        <w:top w:val="none" w:sz="0" w:space="0" w:color="auto"/>
        <w:left w:val="none" w:sz="0" w:space="0" w:color="auto"/>
        <w:bottom w:val="none" w:sz="0" w:space="0" w:color="auto"/>
        <w:right w:val="none" w:sz="0" w:space="0" w:color="auto"/>
      </w:divBdr>
      <w:divsChild>
        <w:div w:id="1683585144">
          <w:marLeft w:val="0"/>
          <w:marRight w:val="0"/>
          <w:marTop w:val="0"/>
          <w:marBottom w:val="0"/>
          <w:divBdr>
            <w:top w:val="none" w:sz="0" w:space="0" w:color="auto"/>
            <w:left w:val="none" w:sz="0" w:space="0" w:color="auto"/>
            <w:bottom w:val="none" w:sz="0" w:space="0" w:color="auto"/>
            <w:right w:val="none" w:sz="0" w:space="0" w:color="auto"/>
          </w:divBdr>
        </w:div>
      </w:divsChild>
    </w:div>
    <w:div w:id="1323117243">
      <w:bodyDiv w:val="1"/>
      <w:marLeft w:val="0"/>
      <w:marRight w:val="0"/>
      <w:marTop w:val="0"/>
      <w:marBottom w:val="0"/>
      <w:divBdr>
        <w:top w:val="none" w:sz="0" w:space="0" w:color="auto"/>
        <w:left w:val="none" w:sz="0" w:space="0" w:color="auto"/>
        <w:bottom w:val="none" w:sz="0" w:space="0" w:color="auto"/>
        <w:right w:val="none" w:sz="0" w:space="0" w:color="auto"/>
      </w:divBdr>
      <w:divsChild>
        <w:div w:id="221446213">
          <w:marLeft w:val="0"/>
          <w:marRight w:val="0"/>
          <w:marTop w:val="0"/>
          <w:marBottom w:val="0"/>
          <w:divBdr>
            <w:top w:val="none" w:sz="0" w:space="0" w:color="auto"/>
            <w:left w:val="none" w:sz="0" w:space="0" w:color="auto"/>
            <w:bottom w:val="none" w:sz="0" w:space="0" w:color="auto"/>
            <w:right w:val="none" w:sz="0" w:space="0" w:color="auto"/>
          </w:divBdr>
        </w:div>
      </w:divsChild>
    </w:div>
    <w:div w:id="1324622977">
      <w:bodyDiv w:val="1"/>
      <w:marLeft w:val="0"/>
      <w:marRight w:val="0"/>
      <w:marTop w:val="0"/>
      <w:marBottom w:val="0"/>
      <w:divBdr>
        <w:top w:val="none" w:sz="0" w:space="0" w:color="auto"/>
        <w:left w:val="none" w:sz="0" w:space="0" w:color="auto"/>
        <w:bottom w:val="none" w:sz="0" w:space="0" w:color="auto"/>
        <w:right w:val="none" w:sz="0" w:space="0" w:color="auto"/>
      </w:divBdr>
      <w:divsChild>
        <w:div w:id="1754817408">
          <w:marLeft w:val="0"/>
          <w:marRight w:val="0"/>
          <w:marTop w:val="0"/>
          <w:marBottom w:val="0"/>
          <w:divBdr>
            <w:top w:val="none" w:sz="0" w:space="0" w:color="auto"/>
            <w:left w:val="none" w:sz="0" w:space="0" w:color="auto"/>
            <w:bottom w:val="none" w:sz="0" w:space="0" w:color="auto"/>
            <w:right w:val="none" w:sz="0" w:space="0" w:color="auto"/>
          </w:divBdr>
          <w:divsChild>
            <w:div w:id="205409579">
              <w:marLeft w:val="0"/>
              <w:marRight w:val="0"/>
              <w:marTop w:val="0"/>
              <w:marBottom w:val="0"/>
              <w:divBdr>
                <w:top w:val="none" w:sz="0" w:space="0" w:color="auto"/>
                <w:left w:val="none" w:sz="0" w:space="0" w:color="auto"/>
                <w:bottom w:val="none" w:sz="0" w:space="0" w:color="auto"/>
                <w:right w:val="none" w:sz="0" w:space="0" w:color="auto"/>
              </w:divBdr>
            </w:div>
            <w:div w:id="22754590">
              <w:marLeft w:val="0"/>
              <w:marRight w:val="0"/>
              <w:marTop w:val="0"/>
              <w:marBottom w:val="0"/>
              <w:divBdr>
                <w:top w:val="none" w:sz="0" w:space="0" w:color="auto"/>
                <w:left w:val="none" w:sz="0" w:space="0" w:color="auto"/>
                <w:bottom w:val="none" w:sz="0" w:space="0" w:color="auto"/>
                <w:right w:val="none" w:sz="0" w:space="0" w:color="auto"/>
              </w:divBdr>
            </w:div>
            <w:div w:id="1151024090">
              <w:marLeft w:val="0"/>
              <w:marRight w:val="0"/>
              <w:marTop w:val="0"/>
              <w:marBottom w:val="0"/>
              <w:divBdr>
                <w:top w:val="none" w:sz="0" w:space="0" w:color="auto"/>
                <w:left w:val="none" w:sz="0" w:space="0" w:color="auto"/>
                <w:bottom w:val="none" w:sz="0" w:space="0" w:color="auto"/>
                <w:right w:val="none" w:sz="0" w:space="0" w:color="auto"/>
              </w:divBdr>
            </w:div>
            <w:div w:id="622613435">
              <w:marLeft w:val="0"/>
              <w:marRight w:val="0"/>
              <w:marTop w:val="0"/>
              <w:marBottom w:val="0"/>
              <w:divBdr>
                <w:top w:val="none" w:sz="0" w:space="0" w:color="auto"/>
                <w:left w:val="none" w:sz="0" w:space="0" w:color="auto"/>
                <w:bottom w:val="none" w:sz="0" w:space="0" w:color="auto"/>
                <w:right w:val="none" w:sz="0" w:space="0" w:color="auto"/>
              </w:divBdr>
            </w:div>
            <w:div w:id="1598173548">
              <w:marLeft w:val="0"/>
              <w:marRight w:val="0"/>
              <w:marTop w:val="0"/>
              <w:marBottom w:val="0"/>
              <w:divBdr>
                <w:top w:val="none" w:sz="0" w:space="0" w:color="auto"/>
                <w:left w:val="none" w:sz="0" w:space="0" w:color="auto"/>
                <w:bottom w:val="none" w:sz="0" w:space="0" w:color="auto"/>
                <w:right w:val="none" w:sz="0" w:space="0" w:color="auto"/>
              </w:divBdr>
            </w:div>
            <w:div w:id="149638633">
              <w:marLeft w:val="0"/>
              <w:marRight w:val="0"/>
              <w:marTop w:val="0"/>
              <w:marBottom w:val="0"/>
              <w:divBdr>
                <w:top w:val="none" w:sz="0" w:space="0" w:color="auto"/>
                <w:left w:val="none" w:sz="0" w:space="0" w:color="auto"/>
                <w:bottom w:val="none" w:sz="0" w:space="0" w:color="auto"/>
                <w:right w:val="none" w:sz="0" w:space="0" w:color="auto"/>
              </w:divBdr>
            </w:div>
            <w:div w:id="185216878">
              <w:marLeft w:val="0"/>
              <w:marRight w:val="0"/>
              <w:marTop w:val="0"/>
              <w:marBottom w:val="0"/>
              <w:divBdr>
                <w:top w:val="none" w:sz="0" w:space="0" w:color="auto"/>
                <w:left w:val="none" w:sz="0" w:space="0" w:color="auto"/>
                <w:bottom w:val="none" w:sz="0" w:space="0" w:color="auto"/>
                <w:right w:val="none" w:sz="0" w:space="0" w:color="auto"/>
              </w:divBdr>
            </w:div>
            <w:div w:id="456608522">
              <w:marLeft w:val="0"/>
              <w:marRight w:val="0"/>
              <w:marTop w:val="0"/>
              <w:marBottom w:val="0"/>
              <w:divBdr>
                <w:top w:val="none" w:sz="0" w:space="0" w:color="auto"/>
                <w:left w:val="none" w:sz="0" w:space="0" w:color="auto"/>
                <w:bottom w:val="none" w:sz="0" w:space="0" w:color="auto"/>
                <w:right w:val="none" w:sz="0" w:space="0" w:color="auto"/>
              </w:divBdr>
            </w:div>
            <w:div w:id="1493717953">
              <w:marLeft w:val="0"/>
              <w:marRight w:val="0"/>
              <w:marTop w:val="0"/>
              <w:marBottom w:val="0"/>
              <w:divBdr>
                <w:top w:val="none" w:sz="0" w:space="0" w:color="auto"/>
                <w:left w:val="none" w:sz="0" w:space="0" w:color="auto"/>
                <w:bottom w:val="none" w:sz="0" w:space="0" w:color="auto"/>
                <w:right w:val="none" w:sz="0" w:space="0" w:color="auto"/>
              </w:divBdr>
            </w:div>
            <w:div w:id="957026926">
              <w:marLeft w:val="0"/>
              <w:marRight w:val="0"/>
              <w:marTop w:val="0"/>
              <w:marBottom w:val="0"/>
              <w:divBdr>
                <w:top w:val="none" w:sz="0" w:space="0" w:color="auto"/>
                <w:left w:val="none" w:sz="0" w:space="0" w:color="auto"/>
                <w:bottom w:val="none" w:sz="0" w:space="0" w:color="auto"/>
                <w:right w:val="none" w:sz="0" w:space="0" w:color="auto"/>
              </w:divBdr>
            </w:div>
            <w:div w:id="434130669">
              <w:marLeft w:val="0"/>
              <w:marRight w:val="0"/>
              <w:marTop w:val="0"/>
              <w:marBottom w:val="0"/>
              <w:divBdr>
                <w:top w:val="none" w:sz="0" w:space="0" w:color="auto"/>
                <w:left w:val="none" w:sz="0" w:space="0" w:color="auto"/>
                <w:bottom w:val="none" w:sz="0" w:space="0" w:color="auto"/>
                <w:right w:val="none" w:sz="0" w:space="0" w:color="auto"/>
              </w:divBdr>
            </w:div>
            <w:div w:id="155078099">
              <w:marLeft w:val="0"/>
              <w:marRight w:val="0"/>
              <w:marTop w:val="0"/>
              <w:marBottom w:val="0"/>
              <w:divBdr>
                <w:top w:val="none" w:sz="0" w:space="0" w:color="auto"/>
                <w:left w:val="none" w:sz="0" w:space="0" w:color="auto"/>
                <w:bottom w:val="none" w:sz="0" w:space="0" w:color="auto"/>
                <w:right w:val="none" w:sz="0" w:space="0" w:color="auto"/>
              </w:divBdr>
            </w:div>
            <w:div w:id="1096511756">
              <w:marLeft w:val="0"/>
              <w:marRight w:val="0"/>
              <w:marTop w:val="0"/>
              <w:marBottom w:val="0"/>
              <w:divBdr>
                <w:top w:val="none" w:sz="0" w:space="0" w:color="auto"/>
                <w:left w:val="none" w:sz="0" w:space="0" w:color="auto"/>
                <w:bottom w:val="none" w:sz="0" w:space="0" w:color="auto"/>
                <w:right w:val="none" w:sz="0" w:space="0" w:color="auto"/>
              </w:divBdr>
            </w:div>
            <w:div w:id="1980333188">
              <w:marLeft w:val="0"/>
              <w:marRight w:val="0"/>
              <w:marTop w:val="0"/>
              <w:marBottom w:val="0"/>
              <w:divBdr>
                <w:top w:val="none" w:sz="0" w:space="0" w:color="auto"/>
                <w:left w:val="none" w:sz="0" w:space="0" w:color="auto"/>
                <w:bottom w:val="none" w:sz="0" w:space="0" w:color="auto"/>
                <w:right w:val="none" w:sz="0" w:space="0" w:color="auto"/>
              </w:divBdr>
            </w:div>
            <w:div w:id="1910773562">
              <w:marLeft w:val="0"/>
              <w:marRight w:val="0"/>
              <w:marTop w:val="0"/>
              <w:marBottom w:val="0"/>
              <w:divBdr>
                <w:top w:val="none" w:sz="0" w:space="0" w:color="auto"/>
                <w:left w:val="none" w:sz="0" w:space="0" w:color="auto"/>
                <w:bottom w:val="none" w:sz="0" w:space="0" w:color="auto"/>
                <w:right w:val="none" w:sz="0" w:space="0" w:color="auto"/>
              </w:divBdr>
            </w:div>
            <w:div w:id="674108480">
              <w:marLeft w:val="0"/>
              <w:marRight w:val="0"/>
              <w:marTop w:val="0"/>
              <w:marBottom w:val="0"/>
              <w:divBdr>
                <w:top w:val="none" w:sz="0" w:space="0" w:color="auto"/>
                <w:left w:val="none" w:sz="0" w:space="0" w:color="auto"/>
                <w:bottom w:val="none" w:sz="0" w:space="0" w:color="auto"/>
                <w:right w:val="none" w:sz="0" w:space="0" w:color="auto"/>
              </w:divBdr>
            </w:div>
            <w:div w:id="1538277573">
              <w:marLeft w:val="0"/>
              <w:marRight w:val="0"/>
              <w:marTop w:val="0"/>
              <w:marBottom w:val="0"/>
              <w:divBdr>
                <w:top w:val="none" w:sz="0" w:space="0" w:color="auto"/>
                <w:left w:val="none" w:sz="0" w:space="0" w:color="auto"/>
                <w:bottom w:val="none" w:sz="0" w:space="0" w:color="auto"/>
                <w:right w:val="none" w:sz="0" w:space="0" w:color="auto"/>
              </w:divBdr>
            </w:div>
            <w:div w:id="1688022450">
              <w:marLeft w:val="0"/>
              <w:marRight w:val="0"/>
              <w:marTop w:val="0"/>
              <w:marBottom w:val="0"/>
              <w:divBdr>
                <w:top w:val="none" w:sz="0" w:space="0" w:color="auto"/>
                <w:left w:val="none" w:sz="0" w:space="0" w:color="auto"/>
                <w:bottom w:val="none" w:sz="0" w:space="0" w:color="auto"/>
                <w:right w:val="none" w:sz="0" w:space="0" w:color="auto"/>
              </w:divBdr>
            </w:div>
            <w:div w:id="495921516">
              <w:marLeft w:val="0"/>
              <w:marRight w:val="0"/>
              <w:marTop w:val="0"/>
              <w:marBottom w:val="0"/>
              <w:divBdr>
                <w:top w:val="none" w:sz="0" w:space="0" w:color="auto"/>
                <w:left w:val="none" w:sz="0" w:space="0" w:color="auto"/>
                <w:bottom w:val="none" w:sz="0" w:space="0" w:color="auto"/>
                <w:right w:val="none" w:sz="0" w:space="0" w:color="auto"/>
              </w:divBdr>
            </w:div>
            <w:div w:id="415784011">
              <w:marLeft w:val="0"/>
              <w:marRight w:val="0"/>
              <w:marTop w:val="0"/>
              <w:marBottom w:val="0"/>
              <w:divBdr>
                <w:top w:val="none" w:sz="0" w:space="0" w:color="auto"/>
                <w:left w:val="none" w:sz="0" w:space="0" w:color="auto"/>
                <w:bottom w:val="none" w:sz="0" w:space="0" w:color="auto"/>
                <w:right w:val="none" w:sz="0" w:space="0" w:color="auto"/>
              </w:divBdr>
            </w:div>
            <w:div w:id="1355379778">
              <w:marLeft w:val="0"/>
              <w:marRight w:val="0"/>
              <w:marTop w:val="0"/>
              <w:marBottom w:val="0"/>
              <w:divBdr>
                <w:top w:val="none" w:sz="0" w:space="0" w:color="auto"/>
                <w:left w:val="none" w:sz="0" w:space="0" w:color="auto"/>
                <w:bottom w:val="none" w:sz="0" w:space="0" w:color="auto"/>
                <w:right w:val="none" w:sz="0" w:space="0" w:color="auto"/>
              </w:divBdr>
            </w:div>
            <w:div w:id="882248383">
              <w:marLeft w:val="0"/>
              <w:marRight w:val="0"/>
              <w:marTop w:val="0"/>
              <w:marBottom w:val="0"/>
              <w:divBdr>
                <w:top w:val="none" w:sz="0" w:space="0" w:color="auto"/>
                <w:left w:val="none" w:sz="0" w:space="0" w:color="auto"/>
                <w:bottom w:val="none" w:sz="0" w:space="0" w:color="auto"/>
                <w:right w:val="none" w:sz="0" w:space="0" w:color="auto"/>
              </w:divBdr>
            </w:div>
            <w:div w:id="1544518182">
              <w:marLeft w:val="0"/>
              <w:marRight w:val="0"/>
              <w:marTop w:val="0"/>
              <w:marBottom w:val="0"/>
              <w:divBdr>
                <w:top w:val="none" w:sz="0" w:space="0" w:color="auto"/>
                <w:left w:val="none" w:sz="0" w:space="0" w:color="auto"/>
                <w:bottom w:val="none" w:sz="0" w:space="0" w:color="auto"/>
                <w:right w:val="none" w:sz="0" w:space="0" w:color="auto"/>
              </w:divBdr>
            </w:div>
            <w:div w:id="733698514">
              <w:marLeft w:val="0"/>
              <w:marRight w:val="0"/>
              <w:marTop w:val="0"/>
              <w:marBottom w:val="0"/>
              <w:divBdr>
                <w:top w:val="none" w:sz="0" w:space="0" w:color="auto"/>
                <w:left w:val="none" w:sz="0" w:space="0" w:color="auto"/>
                <w:bottom w:val="none" w:sz="0" w:space="0" w:color="auto"/>
                <w:right w:val="none" w:sz="0" w:space="0" w:color="auto"/>
              </w:divBdr>
            </w:div>
            <w:div w:id="1715039318">
              <w:marLeft w:val="0"/>
              <w:marRight w:val="0"/>
              <w:marTop w:val="0"/>
              <w:marBottom w:val="0"/>
              <w:divBdr>
                <w:top w:val="none" w:sz="0" w:space="0" w:color="auto"/>
                <w:left w:val="none" w:sz="0" w:space="0" w:color="auto"/>
                <w:bottom w:val="none" w:sz="0" w:space="0" w:color="auto"/>
                <w:right w:val="none" w:sz="0" w:space="0" w:color="auto"/>
              </w:divBdr>
            </w:div>
            <w:div w:id="1416708777">
              <w:marLeft w:val="0"/>
              <w:marRight w:val="0"/>
              <w:marTop w:val="0"/>
              <w:marBottom w:val="0"/>
              <w:divBdr>
                <w:top w:val="none" w:sz="0" w:space="0" w:color="auto"/>
                <w:left w:val="none" w:sz="0" w:space="0" w:color="auto"/>
                <w:bottom w:val="none" w:sz="0" w:space="0" w:color="auto"/>
                <w:right w:val="none" w:sz="0" w:space="0" w:color="auto"/>
              </w:divBdr>
            </w:div>
            <w:div w:id="1952055599">
              <w:marLeft w:val="0"/>
              <w:marRight w:val="0"/>
              <w:marTop w:val="0"/>
              <w:marBottom w:val="0"/>
              <w:divBdr>
                <w:top w:val="none" w:sz="0" w:space="0" w:color="auto"/>
                <w:left w:val="none" w:sz="0" w:space="0" w:color="auto"/>
                <w:bottom w:val="none" w:sz="0" w:space="0" w:color="auto"/>
                <w:right w:val="none" w:sz="0" w:space="0" w:color="auto"/>
              </w:divBdr>
            </w:div>
            <w:div w:id="1736586147">
              <w:marLeft w:val="0"/>
              <w:marRight w:val="0"/>
              <w:marTop w:val="0"/>
              <w:marBottom w:val="0"/>
              <w:divBdr>
                <w:top w:val="none" w:sz="0" w:space="0" w:color="auto"/>
                <w:left w:val="none" w:sz="0" w:space="0" w:color="auto"/>
                <w:bottom w:val="none" w:sz="0" w:space="0" w:color="auto"/>
                <w:right w:val="none" w:sz="0" w:space="0" w:color="auto"/>
              </w:divBdr>
            </w:div>
            <w:div w:id="503277482">
              <w:marLeft w:val="0"/>
              <w:marRight w:val="0"/>
              <w:marTop w:val="0"/>
              <w:marBottom w:val="0"/>
              <w:divBdr>
                <w:top w:val="none" w:sz="0" w:space="0" w:color="auto"/>
                <w:left w:val="none" w:sz="0" w:space="0" w:color="auto"/>
                <w:bottom w:val="none" w:sz="0" w:space="0" w:color="auto"/>
                <w:right w:val="none" w:sz="0" w:space="0" w:color="auto"/>
              </w:divBdr>
            </w:div>
            <w:div w:id="109861154">
              <w:marLeft w:val="0"/>
              <w:marRight w:val="0"/>
              <w:marTop w:val="0"/>
              <w:marBottom w:val="0"/>
              <w:divBdr>
                <w:top w:val="none" w:sz="0" w:space="0" w:color="auto"/>
                <w:left w:val="none" w:sz="0" w:space="0" w:color="auto"/>
                <w:bottom w:val="none" w:sz="0" w:space="0" w:color="auto"/>
                <w:right w:val="none" w:sz="0" w:space="0" w:color="auto"/>
              </w:divBdr>
            </w:div>
            <w:div w:id="103111053">
              <w:marLeft w:val="0"/>
              <w:marRight w:val="0"/>
              <w:marTop w:val="0"/>
              <w:marBottom w:val="0"/>
              <w:divBdr>
                <w:top w:val="none" w:sz="0" w:space="0" w:color="auto"/>
                <w:left w:val="none" w:sz="0" w:space="0" w:color="auto"/>
                <w:bottom w:val="none" w:sz="0" w:space="0" w:color="auto"/>
                <w:right w:val="none" w:sz="0" w:space="0" w:color="auto"/>
              </w:divBdr>
            </w:div>
            <w:div w:id="537930686">
              <w:marLeft w:val="0"/>
              <w:marRight w:val="0"/>
              <w:marTop w:val="0"/>
              <w:marBottom w:val="0"/>
              <w:divBdr>
                <w:top w:val="none" w:sz="0" w:space="0" w:color="auto"/>
                <w:left w:val="none" w:sz="0" w:space="0" w:color="auto"/>
                <w:bottom w:val="none" w:sz="0" w:space="0" w:color="auto"/>
                <w:right w:val="none" w:sz="0" w:space="0" w:color="auto"/>
              </w:divBdr>
            </w:div>
            <w:div w:id="618875569">
              <w:marLeft w:val="0"/>
              <w:marRight w:val="0"/>
              <w:marTop w:val="0"/>
              <w:marBottom w:val="0"/>
              <w:divBdr>
                <w:top w:val="none" w:sz="0" w:space="0" w:color="auto"/>
                <w:left w:val="none" w:sz="0" w:space="0" w:color="auto"/>
                <w:bottom w:val="none" w:sz="0" w:space="0" w:color="auto"/>
                <w:right w:val="none" w:sz="0" w:space="0" w:color="auto"/>
              </w:divBdr>
            </w:div>
            <w:div w:id="223611533">
              <w:marLeft w:val="0"/>
              <w:marRight w:val="0"/>
              <w:marTop w:val="0"/>
              <w:marBottom w:val="0"/>
              <w:divBdr>
                <w:top w:val="none" w:sz="0" w:space="0" w:color="auto"/>
                <w:left w:val="none" w:sz="0" w:space="0" w:color="auto"/>
                <w:bottom w:val="none" w:sz="0" w:space="0" w:color="auto"/>
                <w:right w:val="none" w:sz="0" w:space="0" w:color="auto"/>
              </w:divBdr>
            </w:div>
            <w:div w:id="1328561293">
              <w:marLeft w:val="0"/>
              <w:marRight w:val="0"/>
              <w:marTop w:val="0"/>
              <w:marBottom w:val="0"/>
              <w:divBdr>
                <w:top w:val="none" w:sz="0" w:space="0" w:color="auto"/>
                <w:left w:val="none" w:sz="0" w:space="0" w:color="auto"/>
                <w:bottom w:val="none" w:sz="0" w:space="0" w:color="auto"/>
                <w:right w:val="none" w:sz="0" w:space="0" w:color="auto"/>
              </w:divBdr>
            </w:div>
            <w:div w:id="161044718">
              <w:marLeft w:val="0"/>
              <w:marRight w:val="0"/>
              <w:marTop w:val="0"/>
              <w:marBottom w:val="0"/>
              <w:divBdr>
                <w:top w:val="none" w:sz="0" w:space="0" w:color="auto"/>
                <w:left w:val="none" w:sz="0" w:space="0" w:color="auto"/>
                <w:bottom w:val="none" w:sz="0" w:space="0" w:color="auto"/>
                <w:right w:val="none" w:sz="0" w:space="0" w:color="auto"/>
              </w:divBdr>
            </w:div>
            <w:div w:id="1107387629">
              <w:marLeft w:val="0"/>
              <w:marRight w:val="0"/>
              <w:marTop w:val="0"/>
              <w:marBottom w:val="0"/>
              <w:divBdr>
                <w:top w:val="none" w:sz="0" w:space="0" w:color="auto"/>
                <w:left w:val="none" w:sz="0" w:space="0" w:color="auto"/>
                <w:bottom w:val="none" w:sz="0" w:space="0" w:color="auto"/>
                <w:right w:val="none" w:sz="0" w:space="0" w:color="auto"/>
              </w:divBdr>
            </w:div>
            <w:div w:id="251352635">
              <w:marLeft w:val="0"/>
              <w:marRight w:val="0"/>
              <w:marTop w:val="0"/>
              <w:marBottom w:val="0"/>
              <w:divBdr>
                <w:top w:val="none" w:sz="0" w:space="0" w:color="auto"/>
                <w:left w:val="none" w:sz="0" w:space="0" w:color="auto"/>
                <w:bottom w:val="none" w:sz="0" w:space="0" w:color="auto"/>
                <w:right w:val="none" w:sz="0" w:space="0" w:color="auto"/>
              </w:divBdr>
            </w:div>
            <w:div w:id="917326638">
              <w:marLeft w:val="0"/>
              <w:marRight w:val="0"/>
              <w:marTop w:val="0"/>
              <w:marBottom w:val="0"/>
              <w:divBdr>
                <w:top w:val="none" w:sz="0" w:space="0" w:color="auto"/>
                <w:left w:val="none" w:sz="0" w:space="0" w:color="auto"/>
                <w:bottom w:val="none" w:sz="0" w:space="0" w:color="auto"/>
                <w:right w:val="none" w:sz="0" w:space="0" w:color="auto"/>
              </w:divBdr>
            </w:div>
            <w:div w:id="800655720">
              <w:marLeft w:val="0"/>
              <w:marRight w:val="0"/>
              <w:marTop w:val="0"/>
              <w:marBottom w:val="0"/>
              <w:divBdr>
                <w:top w:val="none" w:sz="0" w:space="0" w:color="auto"/>
                <w:left w:val="none" w:sz="0" w:space="0" w:color="auto"/>
                <w:bottom w:val="none" w:sz="0" w:space="0" w:color="auto"/>
                <w:right w:val="none" w:sz="0" w:space="0" w:color="auto"/>
              </w:divBdr>
            </w:div>
            <w:div w:id="1515730069">
              <w:marLeft w:val="0"/>
              <w:marRight w:val="0"/>
              <w:marTop w:val="0"/>
              <w:marBottom w:val="0"/>
              <w:divBdr>
                <w:top w:val="none" w:sz="0" w:space="0" w:color="auto"/>
                <w:left w:val="none" w:sz="0" w:space="0" w:color="auto"/>
                <w:bottom w:val="none" w:sz="0" w:space="0" w:color="auto"/>
                <w:right w:val="none" w:sz="0" w:space="0" w:color="auto"/>
              </w:divBdr>
            </w:div>
            <w:div w:id="1277759628">
              <w:marLeft w:val="0"/>
              <w:marRight w:val="0"/>
              <w:marTop w:val="0"/>
              <w:marBottom w:val="0"/>
              <w:divBdr>
                <w:top w:val="none" w:sz="0" w:space="0" w:color="auto"/>
                <w:left w:val="none" w:sz="0" w:space="0" w:color="auto"/>
                <w:bottom w:val="none" w:sz="0" w:space="0" w:color="auto"/>
                <w:right w:val="none" w:sz="0" w:space="0" w:color="auto"/>
              </w:divBdr>
            </w:div>
            <w:div w:id="1378237741">
              <w:marLeft w:val="0"/>
              <w:marRight w:val="0"/>
              <w:marTop w:val="0"/>
              <w:marBottom w:val="0"/>
              <w:divBdr>
                <w:top w:val="none" w:sz="0" w:space="0" w:color="auto"/>
                <w:left w:val="none" w:sz="0" w:space="0" w:color="auto"/>
                <w:bottom w:val="none" w:sz="0" w:space="0" w:color="auto"/>
                <w:right w:val="none" w:sz="0" w:space="0" w:color="auto"/>
              </w:divBdr>
            </w:div>
            <w:div w:id="87897461">
              <w:marLeft w:val="0"/>
              <w:marRight w:val="0"/>
              <w:marTop w:val="0"/>
              <w:marBottom w:val="0"/>
              <w:divBdr>
                <w:top w:val="none" w:sz="0" w:space="0" w:color="auto"/>
                <w:left w:val="none" w:sz="0" w:space="0" w:color="auto"/>
                <w:bottom w:val="none" w:sz="0" w:space="0" w:color="auto"/>
                <w:right w:val="none" w:sz="0" w:space="0" w:color="auto"/>
              </w:divBdr>
            </w:div>
            <w:div w:id="1856572531">
              <w:marLeft w:val="0"/>
              <w:marRight w:val="0"/>
              <w:marTop w:val="0"/>
              <w:marBottom w:val="0"/>
              <w:divBdr>
                <w:top w:val="none" w:sz="0" w:space="0" w:color="auto"/>
                <w:left w:val="none" w:sz="0" w:space="0" w:color="auto"/>
                <w:bottom w:val="none" w:sz="0" w:space="0" w:color="auto"/>
                <w:right w:val="none" w:sz="0" w:space="0" w:color="auto"/>
              </w:divBdr>
            </w:div>
            <w:div w:id="555549559">
              <w:marLeft w:val="0"/>
              <w:marRight w:val="0"/>
              <w:marTop w:val="0"/>
              <w:marBottom w:val="0"/>
              <w:divBdr>
                <w:top w:val="none" w:sz="0" w:space="0" w:color="auto"/>
                <w:left w:val="none" w:sz="0" w:space="0" w:color="auto"/>
                <w:bottom w:val="none" w:sz="0" w:space="0" w:color="auto"/>
                <w:right w:val="none" w:sz="0" w:space="0" w:color="auto"/>
              </w:divBdr>
            </w:div>
            <w:div w:id="2045789368">
              <w:marLeft w:val="0"/>
              <w:marRight w:val="0"/>
              <w:marTop w:val="0"/>
              <w:marBottom w:val="0"/>
              <w:divBdr>
                <w:top w:val="none" w:sz="0" w:space="0" w:color="auto"/>
                <w:left w:val="none" w:sz="0" w:space="0" w:color="auto"/>
                <w:bottom w:val="none" w:sz="0" w:space="0" w:color="auto"/>
                <w:right w:val="none" w:sz="0" w:space="0" w:color="auto"/>
              </w:divBdr>
            </w:div>
            <w:div w:id="1704667172">
              <w:marLeft w:val="0"/>
              <w:marRight w:val="0"/>
              <w:marTop w:val="0"/>
              <w:marBottom w:val="0"/>
              <w:divBdr>
                <w:top w:val="none" w:sz="0" w:space="0" w:color="auto"/>
                <w:left w:val="none" w:sz="0" w:space="0" w:color="auto"/>
                <w:bottom w:val="none" w:sz="0" w:space="0" w:color="auto"/>
                <w:right w:val="none" w:sz="0" w:space="0" w:color="auto"/>
              </w:divBdr>
            </w:div>
            <w:div w:id="1896047330">
              <w:marLeft w:val="0"/>
              <w:marRight w:val="0"/>
              <w:marTop w:val="0"/>
              <w:marBottom w:val="0"/>
              <w:divBdr>
                <w:top w:val="none" w:sz="0" w:space="0" w:color="auto"/>
                <w:left w:val="none" w:sz="0" w:space="0" w:color="auto"/>
                <w:bottom w:val="none" w:sz="0" w:space="0" w:color="auto"/>
                <w:right w:val="none" w:sz="0" w:space="0" w:color="auto"/>
              </w:divBdr>
            </w:div>
            <w:div w:id="691607746">
              <w:marLeft w:val="0"/>
              <w:marRight w:val="0"/>
              <w:marTop w:val="0"/>
              <w:marBottom w:val="0"/>
              <w:divBdr>
                <w:top w:val="none" w:sz="0" w:space="0" w:color="auto"/>
                <w:left w:val="none" w:sz="0" w:space="0" w:color="auto"/>
                <w:bottom w:val="none" w:sz="0" w:space="0" w:color="auto"/>
                <w:right w:val="none" w:sz="0" w:space="0" w:color="auto"/>
              </w:divBdr>
            </w:div>
            <w:div w:id="1451975927">
              <w:marLeft w:val="0"/>
              <w:marRight w:val="0"/>
              <w:marTop w:val="0"/>
              <w:marBottom w:val="0"/>
              <w:divBdr>
                <w:top w:val="none" w:sz="0" w:space="0" w:color="auto"/>
                <w:left w:val="none" w:sz="0" w:space="0" w:color="auto"/>
                <w:bottom w:val="none" w:sz="0" w:space="0" w:color="auto"/>
                <w:right w:val="none" w:sz="0" w:space="0" w:color="auto"/>
              </w:divBdr>
            </w:div>
            <w:div w:id="2110733048">
              <w:marLeft w:val="0"/>
              <w:marRight w:val="0"/>
              <w:marTop w:val="0"/>
              <w:marBottom w:val="0"/>
              <w:divBdr>
                <w:top w:val="none" w:sz="0" w:space="0" w:color="auto"/>
                <w:left w:val="none" w:sz="0" w:space="0" w:color="auto"/>
                <w:bottom w:val="none" w:sz="0" w:space="0" w:color="auto"/>
                <w:right w:val="none" w:sz="0" w:space="0" w:color="auto"/>
              </w:divBdr>
            </w:div>
            <w:div w:id="1391997924">
              <w:marLeft w:val="0"/>
              <w:marRight w:val="0"/>
              <w:marTop w:val="0"/>
              <w:marBottom w:val="0"/>
              <w:divBdr>
                <w:top w:val="none" w:sz="0" w:space="0" w:color="auto"/>
                <w:left w:val="none" w:sz="0" w:space="0" w:color="auto"/>
                <w:bottom w:val="none" w:sz="0" w:space="0" w:color="auto"/>
                <w:right w:val="none" w:sz="0" w:space="0" w:color="auto"/>
              </w:divBdr>
            </w:div>
            <w:div w:id="999311296">
              <w:marLeft w:val="0"/>
              <w:marRight w:val="0"/>
              <w:marTop w:val="0"/>
              <w:marBottom w:val="0"/>
              <w:divBdr>
                <w:top w:val="none" w:sz="0" w:space="0" w:color="auto"/>
                <w:left w:val="none" w:sz="0" w:space="0" w:color="auto"/>
                <w:bottom w:val="none" w:sz="0" w:space="0" w:color="auto"/>
                <w:right w:val="none" w:sz="0" w:space="0" w:color="auto"/>
              </w:divBdr>
            </w:div>
            <w:div w:id="952399873">
              <w:marLeft w:val="0"/>
              <w:marRight w:val="0"/>
              <w:marTop w:val="0"/>
              <w:marBottom w:val="0"/>
              <w:divBdr>
                <w:top w:val="none" w:sz="0" w:space="0" w:color="auto"/>
                <w:left w:val="none" w:sz="0" w:space="0" w:color="auto"/>
                <w:bottom w:val="none" w:sz="0" w:space="0" w:color="auto"/>
                <w:right w:val="none" w:sz="0" w:space="0" w:color="auto"/>
              </w:divBdr>
            </w:div>
            <w:div w:id="1716276108">
              <w:marLeft w:val="0"/>
              <w:marRight w:val="0"/>
              <w:marTop w:val="0"/>
              <w:marBottom w:val="0"/>
              <w:divBdr>
                <w:top w:val="none" w:sz="0" w:space="0" w:color="auto"/>
                <w:left w:val="none" w:sz="0" w:space="0" w:color="auto"/>
                <w:bottom w:val="none" w:sz="0" w:space="0" w:color="auto"/>
                <w:right w:val="none" w:sz="0" w:space="0" w:color="auto"/>
              </w:divBdr>
            </w:div>
            <w:div w:id="1554006795">
              <w:marLeft w:val="0"/>
              <w:marRight w:val="0"/>
              <w:marTop w:val="0"/>
              <w:marBottom w:val="0"/>
              <w:divBdr>
                <w:top w:val="none" w:sz="0" w:space="0" w:color="auto"/>
                <w:left w:val="none" w:sz="0" w:space="0" w:color="auto"/>
                <w:bottom w:val="none" w:sz="0" w:space="0" w:color="auto"/>
                <w:right w:val="none" w:sz="0" w:space="0" w:color="auto"/>
              </w:divBdr>
            </w:div>
            <w:div w:id="199900003">
              <w:marLeft w:val="0"/>
              <w:marRight w:val="0"/>
              <w:marTop w:val="0"/>
              <w:marBottom w:val="0"/>
              <w:divBdr>
                <w:top w:val="none" w:sz="0" w:space="0" w:color="auto"/>
                <w:left w:val="none" w:sz="0" w:space="0" w:color="auto"/>
                <w:bottom w:val="none" w:sz="0" w:space="0" w:color="auto"/>
                <w:right w:val="none" w:sz="0" w:space="0" w:color="auto"/>
              </w:divBdr>
            </w:div>
            <w:div w:id="1897037429">
              <w:marLeft w:val="0"/>
              <w:marRight w:val="0"/>
              <w:marTop w:val="0"/>
              <w:marBottom w:val="0"/>
              <w:divBdr>
                <w:top w:val="none" w:sz="0" w:space="0" w:color="auto"/>
                <w:left w:val="none" w:sz="0" w:space="0" w:color="auto"/>
                <w:bottom w:val="none" w:sz="0" w:space="0" w:color="auto"/>
                <w:right w:val="none" w:sz="0" w:space="0" w:color="auto"/>
              </w:divBdr>
            </w:div>
            <w:div w:id="60106472">
              <w:marLeft w:val="0"/>
              <w:marRight w:val="0"/>
              <w:marTop w:val="0"/>
              <w:marBottom w:val="0"/>
              <w:divBdr>
                <w:top w:val="none" w:sz="0" w:space="0" w:color="auto"/>
                <w:left w:val="none" w:sz="0" w:space="0" w:color="auto"/>
                <w:bottom w:val="none" w:sz="0" w:space="0" w:color="auto"/>
                <w:right w:val="none" w:sz="0" w:space="0" w:color="auto"/>
              </w:divBdr>
            </w:div>
            <w:div w:id="653684016">
              <w:marLeft w:val="0"/>
              <w:marRight w:val="0"/>
              <w:marTop w:val="0"/>
              <w:marBottom w:val="0"/>
              <w:divBdr>
                <w:top w:val="none" w:sz="0" w:space="0" w:color="auto"/>
                <w:left w:val="none" w:sz="0" w:space="0" w:color="auto"/>
                <w:bottom w:val="none" w:sz="0" w:space="0" w:color="auto"/>
                <w:right w:val="none" w:sz="0" w:space="0" w:color="auto"/>
              </w:divBdr>
            </w:div>
            <w:div w:id="1761829171">
              <w:marLeft w:val="0"/>
              <w:marRight w:val="0"/>
              <w:marTop w:val="0"/>
              <w:marBottom w:val="0"/>
              <w:divBdr>
                <w:top w:val="none" w:sz="0" w:space="0" w:color="auto"/>
                <w:left w:val="none" w:sz="0" w:space="0" w:color="auto"/>
                <w:bottom w:val="none" w:sz="0" w:space="0" w:color="auto"/>
                <w:right w:val="none" w:sz="0" w:space="0" w:color="auto"/>
              </w:divBdr>
            </w:div>
            <w:div w:id="30805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8971">
      <w:bodyDiv w:val="1"/>
      <w:marLeft w:val="0"/>
      <w:marRight w:val="0"/>
      <w:marTop w:val="0"/>
      <w:marBottom w:val="0"/>
      <w:divBdr>
        <w:top w:val="none" w:sz="0" w:space="0" w:color="auto"/>
        <w:left w:val="none" w:sz="0" w:space="0" w:color="auto"/>
        <w:bottom w:val="none" w:sz="0" w:space="0" w:color="auto"/>
        <w:right w:val="none" w:sz="0" w:space="0" w:color="auto"/>
      </w:divBdr>
    </w:div>
    <w:div w:id="1422022168">
      <w:bodyDiv w:val="1"/>
      <w:marLeft w:val="0"/>
      <w:marRight w:val="0"/>
      <w:marTop w:val="0"/>
      <w:marBottom w:val="0"/>
      <w:divBdr>
        <w:top w:val="none" w:sz="0" w:space="0" w:color="auto"/>
        <w:left w:val="none" w:sz="0" w:space="0" w:color="auto"/>
        <w:bottom w:val="none" w:sz="0" w:space="0" w:color="auto"/>
        <w:right w:val="none" w:sz="0" w:space="0" w:color="auto"/>
      </w:divBdr>
    </w:div>
    <w:div w:id="1491870070">
      <w:bodyDiv w:val="1"/>
      <w:marLeft w:val="0"/>
      <w:marRight w:val="0"/>
      <w:marTop w:val="0"/>
      <w:marBottom w:val="0"/>
      <w:divBdr>
        <w:top w:val="none" w:sz="0" w:space="0" w:color="auto"/>
        <w:left w:val="none" w:sz="0" w:space="0" w:color="auto"/>
        <w:bottom w:val="none" w:sz="0" w:space="0" w:color="auto"/>
        <w:right w:val="none" w:sz="0" w:space="0" w:color="auto"/>
      </w:divBdr>
    </w:div>
    <w:div w:id="1521313055">
      <w:bodyDiv w:val="1"/>
      <w:marLeft w:val="0"/>
      <w:marRight w:val="0"/>
      <w:marTop w:val="0"/>
      <w:marBottom w:val="0"/>
      <w:divBdr>
        <w:top w:val="none" w:sz="0" w:space="0" w:color="auto"/>
        <w:left w:val="none" w:sz="0" w:space="0" w:color="auto"/>
        <w:bottom w:val="none" w:sz="0" w:space="0" w:color="auto"/>
        <w:right w:val="none" w:sz="0" w:space="0" w:color="auto"/>
      </w:divBdr>
    </w:div>
    <w:div w:id="1572693164">
      <w:bodyDiv w:val="1"/>
      <w:marLeft w:val="0"/>
      <w:marRight w:val="0"/>
      <w:marTop w:val="0"/>
      <w:marBottom w:val="0"/>
      <w:divBdr>
        <w:top w:val="none" w:sz="0" w:space="0" w:color="auto"/>
        <w:left w:val="none" w:sz="0" w:space="0" w:color="auto"/>
        <w:bottom w:val="none" w:sz="0" w:space="0" w:color="auto"/>
        <w:right w:val="none" w:sz="0" w:space="0" w:color="auto"/>
      </w:divBdr>
    </w:div>
    <w:div w:id="1597786030">
      <w:bodyDiv w:val="1"/>
      <w:marLeft w:val="0"/>
      <w:marRight w:val="0"/>
      <w:marTop w:val="0"/>
      <w:marBottom w:val="0"/>
      <w:divBdr>
        <w:top w:val="none" w:sz="0" w:space="0" w:color="auto"/>
        <w:left w:val="none" w:sz="0" w:space="0" w:color="auto"/>
        <w:bottom w:val="none" w:sz="0" w:space="0" w:color="auto"/>
        <w:right w:val="none" w:sz="0" w:space="0" w:color="auto"/>
      </w:divBdr>
    </w:div>
    <w:div w:id="1627808575">
      <w:bodyDiv w:val="1"/>
      <w:marLeft w:val="0"/>
      <w:marRight w:val="0"/>
      <w:marTop w:val="0"/>
      <w:marBottom w:val="0"/>
      <w:divBdr>
        <w:top w:val="none" w:sz="0" w:space="0" w:color="auto"/>
        <w:left w:val="none" w:sz="0" w:space="0" w:color="auto"/>
        <w:bottom w:val="none" w:sz="0" w:space="0" w:color="auto"/>
        <w:right w:val="none" w:sz="0" w:space="0" w:color="auto"/>
      </w:divBdr>
    </w:div>
    <w:div w:id="1703895943">
      <w:bodyDiv w:val="1"/>
      <w:marLeft w:val="0"/>
      <w:marRight w:val="0"/>
      <w:marTop w:val="0"/>
      <w:marBottom w:val="0"/>
      <w:divBdr>
        <w:top w:val="none" w:sz="0" w:space="0" w:color="auto"/>
        <w:left w:val="none" w:sz="0" w:space="0" w:color="auto"/>
        <w:bottom w:val="none" w:sz="0" w:space="0" w:color="auto"/>
        <w:right w:val="none" w:sz="0" w:space="0" w:color="auto"/>
      </w:divBdr>
      <w:divsChild>
        <w:div w:id="2046979187">
          <w:marLeft w:val="0"/>
          <w:marRight w:val="0"/>
          <w:marTop w:val="180"/>
          <w:marBottom w:val="240"/>
          <w:divBdr>
            <w:top w:val="none" w:sz="0" w:space="0" w:color="auto"/>
            <w:left w:val="none" w:sz="0" w:space="0" w:color="auto"/>
            <w:bottom w:val="none" w:sz="0" w:space="0" w:color="auto"/>
            <w:right w:val="none" w:sz="0" w:space="0" w:color="auto"/>
          </w:divBdr>
        </w:div>
        <w:div w:id="854005037">
          <w:marLeft w:val="0"/>
          <w:marRight w:val="0"/>
          <w:marTop w:val="180"/>
          <w:marBottom w:val="240"/>
          <w:divBdr>
            <w:top w:val="none" w:sz="0" w:space="0" w:color="auto"/>
            <w:left w:val="none" w:sz="0" w:space="0" w:color="auto"/>
            <w:bottom w:val="none" w:sz="0" w:space="0" w:color="auto"/>
            <w:right w:val="none" w:sz="0" w:space="0" w:color="auto"/>
          </w:divBdr>
        </w:div>
      </w:divsChild>
    </w:div>
    <w:div w:id="1733700778">
      <w:bodyDiv w:val="1"/>
      <w:marLeft w:val="0"/>
      <w:marRight w:val="0"/>
      <w:marTop w:val="0"/>
      <w:marBottom w:val="0"/>
      <w:divBdr>
        <w:top w:val="none" w:sz="0" w:space="0" w:color="auto"/>
        <w:left w:val="none" w:sz="0" w:space="0" w:color="auto"/>
        <w:bottom w:val="none" w:sz="0" w:space="0" w:color="auto"/>
        <w:right w:val="none" w:sz="0" w:space="0" w:color="auto"/>
      </w:divBdr>
      <w:divsChild>
        <w:div w:id="1180923258">
          <w:marLeft w:val="0"/>
          <w:marRight w:val="0"/>
          <w:marTop w:val="0"/>
          <w:marBottom w:val="0"/>
          <w:divBdr>
            <w:top w:val="none" w:sz="0" w:space="0" w:color="auto"/>
            <w:left w:val="none" w:sz="0" w:space="0" w:color="auto"/>
            <w:bottom w:val="none" w:sz="0" w:space="0" w:color="auto"/>
            <w:right w:val="none" w:sz="0" w:space="0" w:color="auto"/>
          </w:divBdr>
        </w:div>
      </w:divsChild>
    </w:div>
    <w:div w:id="1762750108">
      <w:bodyDiv w:val="1"/>
      <w:marLeft w:val="0"/>
      <w:marRight w:val="0"/>
      <w:marTop w:val="0"/>
      <w:marBottom w:val="0"/>
      <w:divBdr>
        <w:top w:val="none" w:sz="0" w:space="0" w:color="auto"/>
        <w:left w:val="none" w:sz="0" w:space="0" w:color="auto"/>
        <w:bottom w:val="none" w:sz="0" w:space="0" w:color="auto"/>
        <w:right w:val="none" w:sz="0" w:space="0" w:color="auto"/>
      </w:divBdr>
      <w:divsChild>
        <w:div w:id="1621451084">
          <w:marLeft w:val="0"/>
          <w:marRight w:val="0"/>
          <w:marTop w:val="360"/>
          <w:marBottom w:val="180"/>
          <w:divBdr>
            <w:top w:val="none" w:sz="0" w:space="0" w:color="auto"/>
            <w:left w:val="none" w:sz="0" w:space="0" w:color="auto"/>
            <w:bottom w:val="none" w:sz="0" w:space="0" w:color="auto"/>
            <w:right w:val="none" w:sz="0" w:space="0" w:color="auto"/>
          </w:divBdr>
        </w:div>
        <w:div w:id="1184442072">
          <w:marLeft w:val="0"/>
          <w:marRight w:val="0"/>
          <w:marTop w:val="180"/>
          <w:marBottom w:val="240"/>
          <w:divBdr>
            <w:top w:val="none" w:sz="0" w:space="0" w:color="auto"/>
            <w:left w:val="none" w:sz="0" w:space="0" w:color="auto"/>
            <w:bottom w:val="none" w:sz="0" w:space="0" w:color="auto"/>
            <w:right w:val="none" w:sz="0" w:space="0" w:color="auto"/>
          </w:divBdr>
        </w:div>
        <w:div w:id="1300843294">
          <w:marLeft w:val="0"/>
          <w:marRight w:val="0"/>
          <w:marTop w:val="180"/>
          <w:marBottom w:val="240"/>
          <w:divBdr>
            <w:top w:val="none" w:sz="0" w:space="0" w:color="auto"/>
            <w:left w:val="none" w:sz="0" w:space="0" w:color="auto"/>
            <w:bottom w:val="none" w:sz="0" w:space="0" w:color="auto"/>
            <w:right w:val="none" w:sz="0" w:space="0" w:color="auto"/>
          </w:divBdr>
        </w:div>
        <w:div w:id="1300644272">
          <w:marLeft w:val="0"/>
          <w:marRight w:val="0"/>
          <w:marTop w:val="180"/>
          <w:marBottom w:val="240"/>
          <w:divBdr>
            <w:top w:val="none" w:sz="0" w:space="0" w:color="auto"/>
            <w:left w:val="none" w:sz="0" w:space="0" w:color="auto"/>
            <w:bottom w:val="none" w:sz="0" w:space="0" w:color="auto"/>
            <w:right w:val="none" w:sz="0" w:space="0" w:color="auto"/>
          </w:divBdr>
        </w:div>
        <w:div w:id="419375283">
          <w:marLeft w:val="0"/>
          <w:marRight w:val="0"/>
          <w:marTop w:val="180"/>
          <w:marBottom w:val="240"/>
          <w:divBdr>
            <w:top w:val="none" w:sz="0" w:space="0" w:color="auto"/>
            <w:left w:val="none" w:sz="0" w:space="0" w:color="auto"/>
            <w:bottom w:val="none" w:sz="0" w:space="0" w:color="auto"/>
            <w:right w:val="none" w:sz="0" w:space="0" w:color="auto"/>
          </w:divBdr>
        </w:div>
      </w:divsChild>
    </w:div>
    <w:div w:id="1822891390">
      <w:bodyDiv w:val="1"/>
      <w:marLeft w:val="0"/>
      <w:marRight w:val="0"/>
      <w:marTop w:val="0"/>
      <w:marBottom w:val="0"/>
      <w:divBdr>
        <w:top w:val="none" w:sz="0" w:space="0" w:color="auto"/>
        <w:left w:val="none" w:sz="0" w:space="0" w:color="auto"/>
        <w:bottom w:val="none" w:sz="0" w:space="0" w:color="auto"/>
        <w:right w:val="none" w:sz="0" w:space="0" w:color="auto"/>
      </w:divBdr>
    </w:div>
    <w:div w:id="1912618774">
      <w:bodyDiv w:val="1"/>
      <w:marLeft w:val="0"/>
      <w:marRight w:val="0"/>
      <w:marTop w:val="0"/>
      <w:marBottom w:val="0"/>
      <w:divBdr>
        <w:top w:val="none" w:sz="0" w:space="0" w:color="auto"/>
        <w:left w:val="none" w:sz="0" w:space="0" w:color="auto"/>
        <w:bottom w:val="none" w:sz="0" w:space="0" w:color="auto"/>
        <w:right w:val="none" w:sz="0" w:space="0" w:color="auto"/>
      </w:divBdr>
      <w:divsChild>
        <w:div w:id="70810242">
          <w:marLeft w:val="0"/>
          <w:marRight w:val="0"/>
          <w:marTop w:val="0"/>
          <w:marBottom w:val="0"/>
          <w:divBdr>
            <w:top w:val="none" w:sz="0" w:space="0" w:color="auto"/>
            <w:left w:val="none" w:sz="0" w:space="0" w:color="auto"/>
            <w:bottom w:val="none" w:sz="0" w:space="0" w:color="auto"/>
            <w:right w:val="none" w:sz="0" w:space="0" w:color="auto"/>
          </w:divBdr>
        </w:div>
      </w:divsChild>
    </w:div>
    <w:div w:id="200273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51ECF-207D-431C-B7C7-7C05A3BB8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2130</TotalTime>
  <Pages>32</Pages>
  <Words>4785</Words>
  <Characters>23929</Characters>
  <Application>Microsoft Office Word</Application>
  <DocSecurity>0</DocSecurity>
  <Lines>199</Lines>
  <Paragraphs>57</Paragraphs>
  <ScaleCrop>false</ScaleCrop>
  <HeadingPairs>
    <vt:vector size="2" baseType="variant">
      <vt:variant>
        <vt:lpstr>שם</vt:lpstr>
      </vt:variant>
      <vt:variant>
        <vt:i4>1</vt:i4>
      </vt:variant>
    </vt:vector>
  </HeadingPairs>
  <TitlesOfParts>
    <vt:vector size="1" baseType="lpstr">
      <vt:lpstr/>
    </vt:vector>
  </TitlesOfParts>
  <Company>Rambam Medical Center</Company>
  <LinksUpToDate>false</LinksUpToDate>
  <CharactersWithSpaces>28657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SCCM</dc:creator>
  <cp:keywords/>
  <dc:description/>
  <cp:lastModifiedBy>Avrohom Henoch Piotrkowski</cp:lastModifiedBy>
  <cp:revision>91</cp:revision>
  <cp:lastPrinted>2026-08-23T10:17:00Z</cp:lastPrinted>
  <dcterms:created xsi:type="dcterms:W3CDTF">2024-03-28T05:56:00Z</dcterms:created>
  <dcterms:modified xsi:type="dcterms:W3CDTF">2026-10-13T09:46:00Z</dcterms:modified>
</cp:coreProperties>
</file>